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6586B" w14:textId="77777777" w:rsidR="00F60BCB" w:rsidRPr="00F60BCB" w:rsidRDefault="00F60BCB" w:rsidP="00F60BCB">
      <w:pPr>
        <w:jc w:val="center"/>
        <w:rPr>
          <w:rFonts w:ascii="Times New Roman" w:eastAsiaTheme="minorHAnsi" w:hAnsi="Times New Roman"/>
          <w:b/>
          <w:bCs/>
          <w:sz w:val="24"/>
          <w:lang w:eastAsia="en-US"/>
        </w:rPr>
      </w:pPr>
      <w:r w:rsidRPr="00F60BCB">
        <w:rPr>
          <w:rFonts w:ascii="Times New Roman" w:eastAsiaTheme="minorHAnsi" w:hAnsi="Times New Roman"/>
          <w:b/>
          <w:bCs/>
          <w:sz w:val="24"/>
          <w:lang w:eastAsia="en-US"/>
        </w:rPr>
        <w:t>Phthalates and Incident Diabetes in Midlife Women: The Study of Women’s Health Across the Nation (SWAN)</w:t>
      </w:r>
    </w:p>
    <w:p w14:paraId="5AAAED5E" w14:textId="77777777" w:rsidR="00F60BCB" w:rsidRPr="00F60BCB" w:rsidRDefault="00F60BCB" w:rsidP="00F60BCB">
      <w:pPr>
        <w:jc w:val="center"/>
        <w:rPr>
          <w:rFonts w:ascii="Times New Roman" w:eastAsiaTheme="minorHAnsi" w:hAnsi="Times New Roman" w:cs="Times New Roman"/>
          <w:b/>
          <w:bCs/>
          <w:sz w:val="24"/>
          <w:szCs w:val="24"/>
          <w:lang w:eastAsia="en-US"/>
        </w:rPr>
      </w:pPr>
      <w:r w:rsidRPr="00F60BCB">
        <w:rPr>
          <w:rFonts w:ascii="Times New Roman" w:eastAsiaTheme="minorHAnsi" w:hAnsi="Times New Roman" w:cs="Times New Roman"/>
          <w:sz w:val="24"/>
          <w:szCs w:val="24"/>
          <w:lang w:eastAsia="en-US"/>
        </w:rPr>
        <w:t>Short title:</w:t>
      </w:r>
      <w:r w:rsidRPr="00F60BCB">
        <w:rPr>
          <w:rFonts w:ascii="Times New Roman" w:eastAsiaTheme="minorHAnsi" w:hAnsi="Times New Roman" w:cs="Times New Roman"/>
          <w:b/>
          <w:bCs/>
          <w:sz w:val="24"/>
          <w:szCs w:val="24"/>
          <w:lang w:eastAsia="en-US"/>
        </w:rPr>
        <w:t xml:space="preserve"> </w:t>
      </w:r>
      <w:r w:rsidRPr="00F60BCB">
        <w:rPr>
          <w:rFonts w:ascii="Times New Roman" w:eastAsiaTheme="minorHAnsi" w:hAnsi="Times New Roman" w:cs="Times New Roman"/>
          <w:sz w:val="24"/>
          <w:szCs w:val="24"/>
          <w:lang w:eastAsia="en-US"/>
        </w:rPr>
        <w:t>Phthalates and diabetes in women</w:t>
      </w:r>
    </w:p>
    <w:p w14:paraId="3076D5D7" w14:textId="180919B8" w:rsidR="00F60BCB" w:rsidRPr="00F60BCB" w:rsidRDefault="00F60BCB" w:rsidP="00F60BCB">
      <w:pPr>
        <w:spacing w:line="480" w:lineRule="auto"/>
        <w:rPr>
          <w:rFonts w:ascii="Times New Roman" w:eastAsiaTheme="minorHAnsi" w:hAnsi="Times New Roman" w:cs="Times New Roman"/>
          <w:sz w:val="24"/>
          <w:szCs w:val="24"/>
          <w:vertAlign w:val="superscript"/>
          <w:lang w:eastAsia="en-US"/>
        </w:rPr>
      </w:pPr>
      <w:r w:rsidRPr="00F60BCB">
        <w:rPr>
          <w:rFonts w:ascii="Times New Roman" w:eastAsiaTheme="minorHAnsi" w:hAnsi="Times New Roman" w:cs="Times New Roman"/>
          <w:sz w:val="24"/>
          <w:szCs w:val="24"/>
          <w:lang w:eastAsia="en-US"/>
        </w:rPr>
        <w:t>Mia Q. Peng,</w:t>
      </w:r>
      <w:r w:rsidRPr="00F60BCB">
        <w:rPr>
          <w:rFonts w:ascii="Times New Roman" w:eastAsiaTheme="minorHAnsi" w:hAnsi="Times New Roman" w:cs="Times New Roman"/>
          <w:b/>
          <w:bCs/>
          <w:sz w:val="24"/>
          <w:szCs w:val="24"/>
          <w:lang w:eastAsia="en-US"/>
        </w:rPr>
        <w:t xml:space="preserve"> </w:t>
      </w:r>
      <w:r w:rsidRPr="00F60BCB">
        <w:rPr>
          <w:rFonts w:ascii="Times New Roman" w:eastAsiaTheme="minorHAnsi" w:hAnsi="Times New Roman" w:cs="Times New Roman"/>
          <w:sz w:val="24"/>
          <w:szCs w:val="24"/>
          <w:lang w:eastAsia="en-US"/>
        </w:rPr>
        <w:t xml:space="preserve">Carrie A. Karvonen-Gutierrez, William H. Herman, </w:t>
      </w:r>
      <w:proofErr w:type="spellStart"/>
      <w:r w:rsidRPr="00F60BCB">
        <w:rPr>
          <w:rFonts w:ascii="Times New Roman" w:eastAsiaTheme="minorHAnsi" w:hAnsi="Times New Roman" w:cs="Times New Roman"/>
          <w:sz w:val="24"/>
          <w:szCs w:val="24"/>
          <w:lang w:eastAsia="en-US"/>
        </w:rPr>
        <w:t>Bhramar</w:t>
      </w:r>
      <w:proofErr w:type="spellEnd"/>
      <w:r w:rsidRPr="00F60BCB">
        <w:rPr>
          <w:rFonts w:ascii="Times New Roman" w:eastAsiaTheme="minorHAnsi" w:hAnsi="Times New Roman" w:cs="Times New Roman"/>
          <w:sz w:val="24"/>
          <w:szCs w:val="24"/>
          <w:lang w:eastAsia="en-US"/>
        </w:rPr>
        <w:t xml:space="preserve"> Mukherjee, Sung </w:t>
      </w:r>
      <w:proofErr w:type="spellStart"/>
      <w:r w:rsidRPr="00F60BCB">
        <w:rPr>
          <w:rFonts w:ascii="Times New Roman" w:eastAsiaTheme="minorHAnsi" w:hAnsi="Times New Roman" w:cs="Times New Roman"/>
          <w:sz w:val="24"/>
          <w:szCs w:val="24"/>
          <w:lang w:eastAsia="en-US"/>
        </w:rPr>
        <w:t>Kyun</w:t>
      </w:r>
      <w:proofErr w:type="spellEnd"/>
      <w:r w:rsidRPr="00F60BCB">
        <w:rPr>
          <w:rFonts w:ascii="Times New Roman" w:eastAsiaTheme="minorHAnsi" w:hAnsi="Times New Roman" w:cs="Times New Roman"/>
          <w:sz w:val="24"/>
          <w:szCs w:val="24"/>
          <w:lang w:eastAsia="en-US"/>
        </w:rPr>
        <w:t xml:space="preserve"> Park</w:t>
      </w:r>
    </w:p>
    <w:p w14:paraId="2031BE3B" w14:textId="51D6974A" w:rsidR="00F60BCB" w:rsidRPr="00F60BCB" w:rsidRDefault="00F60BCB" w:rsidP="00F60BCB">
      <w:pPr>
        <w:rPr>
          <w:rFonts w:ascii="Times New Roman" w:eastAsiaTheme="minorHAnsi" w:hAnsi="Times New Roman"/>
          <w:b/>
          <w:bCs/>
          <w:sz w:val="24"/>
          <w:lang w:eastAsia="en-US"/>
        </w:rPr>
      </w:pPr>
      <w:r w:rsidRPr="00F60BCB">
        <w:rPr>
          <w:rFonts w:ascii="Times New Roman" w:eastAsiaTheme="minorHAnsi" w:hAnsi="Times New Roman"/>
          <w:b/>
          <w:bCs/>
          <w:sz w:val="24"/>
          <w:lang w:eastAsia="en-US"/>
        </w:rPr>
        <w:t>Supplemental Materials</w:t>
      </w:r>
      <w:r>
        <w:rPr>
          <w:rFonts w:ascii="Times New Roman" w:eastAsiaTheme="minorHAnsi" w:hAnsi="Times New Roman"/>
          <w:b/>
          <w:bCs/>
          <w:sz w:val="24"/>
          <w:lang w:eastAsia="en-US"/>
        </w:rPr>
        <w:t xml:space="preserve"> </w:t>
      </w:r>
    </w:p>
    <w:p w14:paraId="2F5B9CC0" w14:textId="77777777" w:rsidR="00F60BCB" w:rsidRPr="00F60BCB" w:rsidRDefault="00F60BCB" w:rsidP="00F60BCB">
      <w:pPr>
        <w:rPr>
          <w:rFonts w:ascii="Times New Roman" w:eastAsiaTheme="minorHAnsi" w:hAnsi="Times New Roman" w:cs="Times New Roman"/>
          <w:b/>
          <w:bCs/>
          <w:sz w:val="24"/>
          <w:szCs w:val="24"/>
          <w:lang w:eastAsia="en-US"/>
        </w:rPr>
      </w:pPr>
      <w:bookmarkStart w:id="0" w:name="_Hlk96342232"/>
      <w:r w:rsidRPr="00F60BCB">
        <w:rPr>
          <w:rFonts w:ascii="Times New Roman" w:eastAsiaTheme="minorHAnsi" w:hAnsi="Times New Roman" w:cs="Times New Roman"/>
          <w:b/>
          <w:bCs/>
          <w:sz w:val="24"/>
          <w:szCs w:val="24"/>
          <w:lang w:eastAsia="en-US"/>
        </w:rPr>
        <w:t>Inverse-probability-of-treatment weights</w:t>
      </w:r>
    </w:p>
    <w:bookmarkEnd w:id="0"/>
    <w:p w14:paraId="689937E1" w14:textId="77777777" w:rsidR="00F60BCB" w:rsidRPr="00F60BCB" w:rsidRDefault="00F60BCB" w:rsidP="00F60BCB">
      <w:pPr>
        <w:spacing w:line="480" w:lineRule="auto"/>
        <w:jc w:val="both"/>
        <w:rPr>
          <w:rFonts w:ascii="Times New Roman" w:eastAsiaTheme="minorHAnsi" w:hAnsi="Times New Roman" w:cs="Times New Roman"/>
          <w:sz w:val="24"/>
          <w:szCs w:val="24"/>
          <w:lang w:eastAsia="en-US"/>
        </w:rPr>
      </w:pPr>
      <w:r w:rsidRPr="00F60BCB">
        <w:rPr>
          <w:rFonts w:ascii="Times New Roman" w:eastAsiaTheme="minorHAnsi" w:hAnsi="Times New Roman" w:cs="Times New Roman"/>
          <w:sz w:val="24"/>
          <w:szCs w:val="24"/>
          <w:lang w:eastAsia="en-US"/>
        </w:rPr>
        <w:t xml:space="preserve">For each phthalate metabolite, we weighted each observation by the following inverse-probability-of-treatment weights (IPTW): </w:t>
      </w:r>
    </w:p>
    <w:p w14:paraId="5901B38A" w14:textId="77777777" w:rsidR="00F60BCB" w:rsidRPr="00F60BCB" w:rsidRDefault="00F60BCB" w:rsidP="00F60BCB">
      <w:pPr>
        <w:spacing w:line="480" w:lineRule="auto"/>
        <w:jc w:val="center"/>
        <w:rPr>
          <w:rFonts w:ascii="Times New Roman" w:eastAsia="Calibri" w:hAnsi="Times New Roman" w:cs="Times New Roman"/>
          <w:iCs/>
          <w:color w:val="000000"/>
          <w:kern w:val="24"/>
          <w:sz w:val="24"/>
          <w:szCs w:val="24"/>
          <w:lang w:eastAsia="en-US"/>
        </w:rPr>
      </w:pPr>
      <w:r w:rsidRPr="00F60BCB">
        <w:rPr>
          <w:rFonts w:ascii="Times New Roman" w:eastAsia="Calibri" w:hAnsi="Times New Roman" w:cs="Times New Roman"/>
          <w:color w:val="000000"/>
          <w:kern w:val="24"/>
          <w:sz w:val="28"/>
          <w:szCs w:val="28"/>
          <w:lang w:eastAsia="en-US"/>
        </w:rPr>
        <w:t>IPTW</w:t>
      </w:r>
      <w:proofErr w:type="spellStart"/>
      <w:r w:rsidRPr="00F60BCB">
        <w:rPr>
          <w:rFonts w:ascii="Times New Roman" w:eastAsia="Calibri" w:hAnsi="Times New Roman" w:cs="Times New Roman"/>
          <w:color w:val="000000"/>
          <w:kern w:val="24"/>
          <w:position w:val="-12"/>
          <w:sz w:val="28"/>
          <w:szCs w:val="28"/>
          <w:vertAlign w:val="subscript"/>
          <w:lang w:eastAsia="en-US"/>
        </w:rPr>
        <w:t>ij</w:t>
      </w:r>
      <w:proofErr w:type="spellEnd"/>
      <w:r w:rsidRPr="00F60BCB">
        <w:rPr>
          <w:rFonts w:ascii="Times New Roman" w:eastAsia="Calibri" w:hAnsi="Times New Roman" w:cs="Times New Roman"/>
          <w:color w:val="000000"/>
          <w:kern w:val="24"/>
          <w:sz w:val="28"/>
          <w:szCs w:val="28"/>
          <w:lang w:eastAsia="en-US"/>
        </w:rPr>
        <w:t xml:space="preserve"> </w:t>
      </w:r>
      <w:bookmarkStart w:id="1" w:name="_Hlk96340207"/>
      <w:r w:rsidRPr="00F60BCB">
        <w:rPr>
          <w:rFonts w:ascii="Times New Roman" w:eastAsia="Calibri" w:hAnsi="Times New Roman" w:cs="Times New Roman"/>
          <w:color w:val="000000"/>
          <w:kern w:val="24"/>
          <w:sz w:val="28"/>
          <w:szCs w:val="28"/>
          <w:lang w:eastAsia="en-US"/>
        </w:rPr>
        <w:t xml:space="preserve">= </w:t>
      </w:r>
      <m:oMath>
        <m:nary>
          <m:naryPr>
            <m:chr m:val="∏"/>
            <m:limLoc m:val="undOvr"/>
            <m:ctrlPr>
              <w:rPr>
                <w:rFonts w:ascii="Cambria Math" w:eastAsia="Calibri" w:hAnsi="Cambria Math" w:cs="Times New Roman"/>
                <w:i/>
                <w:iCs/>
                <w:color w:val="000000"/>
                <w:kern w:val="24"/>
                <w:sz w:val="28"/>
                <w:szCs w:val="28"/>
                <w:lang w:eastAsia="en-US"/>
              </w:rPr>
            </m:ctrlPr>
          </m:naryPr>
          <m:sub>
            <m:r>
              <w:rPr>
                <w:rFonts w:ascii="Cambria Math" w:eastAsia="Calibri" w:hAnsi="Cambria Math" w:cs="Times New Roman"/>
                <w:color w:val="000000"/>
                <w:kern w:val="24"/>
                <w:sz w:val="28"/>
                <w:szCs w:val="28"/>
                <w:lang w:eastAsia="en-US"/>
              </w:rPr>
              <m:t>k=1</m:t>
            </m:r>
          </m:sub>
          <m:sup>
            <m:r>
              <w:rPr>
                <w:rFonts w:ascii="Cambria Math" w:eastAsia="Calibri" w:hAnsi="Cambria Math" w:cs="Times New Roman"/>
                <w:color w:val="000000"/>
                <w:kern w:val="24"/>
                <w:sz w:val="28"/>
                <w:szCs w:val="28"/>
                <w:lang w:eastAsia="en-US"/>
              </w:rPr>
              <m:t>j</m:t>
            </m:r>
          </m:sup>
          <m:e>
            <m:f>
              <m:fPr>
                <m:ctrlPr>
                  <w:rPr>
                    <w:rFonts w:ascii="Cambria Math" w:eastAsia="Calibri" w:hAnsi="Cambria Math" w:cs="Times New Roman"/>
                    <w:i/>
                    <w:iCs/>
                    <w:color w:val="000000"/>
                    <w:kern w:val="24"/>
                    <w:sz w:val="28"/>
                    <w:szCs w:val="28"/>
                    <w:lang w:eastAsia="en-US"/>
                  </w:rPr>
                </m:ctrlPr>
              </m:fPr>
              <m:num>
                <m:r>
                  <w:rPr>
                    <w:rFonts w:ascii="Cambria Math" w:eastAsia="Calibri" w:hAnsi="Cambria Math" w:cs="Times New Roman"/>
                    <w:color w:val="000000"/>
                    <w:kern w:val="24"/>
                    <w:sz w:val="28"/>
                    <w:szCs w:val="28"/>
                    <w:lang w:eastAsia="en-US"/>
                  </w:rPr>
                  <m:t>f(</m:t>
                </m:r>
                <m:func>
                  <m:funcPr>
                    <m:ctrlPr>
                      <w:rPr>
                        <w:rFonts w:ascii="Cambria Math" w:eastAsia="Calibri" w:hAnsi="Cambria Math" w:cs="Times New Roman"/>
                        <w:i/>
                        <w:iCs/>
                        <w:color w:val="000000"/>
                        <w:kern w:val="24"/>
                        <w:sz w:val="28"/>
                        <w:szCs w:val="28"/>
                        <w:lang w:eastAsia="en-US"/>
                      </w:rPr>
                    </m:ctrlPr>
                  </m:funcPr>
                  <m:fName>
                    <m:sSub>
                      <m:sSubPr>
                        <m:ctrlPr>
                          <w:rPr>
                            <w:rFonts w:ascii="Cambria Math" w:eastAsia="Calibri" w:hAnsi="Cambria Math" w:cs="Times New Roman"/>
                            <w:i/>
                            <w:iCs/>
                            <w:color w:val="000000"/>
                            <w:kern w:val="24"/>
                            <w:sz w:val="28"/>
                            <w:szCs w:val="28"/>
                            <w:lang w:eastAsia="en-US"/>
                          </w:rPr>
                        </m:ctrlPr>
                      </m:sSubPr>
                      <m:e>
                        <m:r>
                          <w:rPr>
                            <w:rFonts w:ascii="Cambria Math" w:eastAsia="Calibri" w:hAnsi="Cambria Math" w:cs="Times New Roman"/>
                            <w:color w:val="000000"/>
                            <w:kern w:val="24"/>
                            <w:sz w:val="28"/>
                            <w:szCs w:val="28"/>
                            <w:lang w:eastAsia="en-US"/>
                          </w:rPr>
                          <m:t>log</m:t>
                        </m:r>
                      </m:e>
                      <m:sub>
                        <m:r>
                          <w:rPr>
                            <w:rFonts w:ascii="Cambria Math" w:eastAsia="Calibri" w:hAnsi="Cambria Math" w:cs="Times New Roman"/>
                            <w:color w:val="000000"/>
                            <w:kern w:val="24"/>
                            <w:sz w:val="28"/>
                            <w:szCs w:val="28"/>
                            <w:lang w:eastAsia="en-US"/>
                          </w:rPr>
                          <m:t>2</m:t>
                        </m:r>
                      </m:sub>
                    </m:sSub>
                  </m:fName>
                  <m:e>
                    <m:r>
                      <w:rPr>
                        <w:rFonts w:ascii="Cambria Math" w:eastAsia="Calibri" w:hAnsi="Cambria Math" w:cs="Times New Roman"/>
                        <w:color w:val="000000"/>
                        <w:kern w:val="24"/>
                        <w:sz w:val="28"/>
                        <w:szCs w:val="28"/>
                        <w:lang w:eastAsia="en-US"/>
                      </w:rPr>
                      <m:t>phthalate meta</m:t>
                    </m:r>
                    <m:sSub>
                      <m:sSubPr>
                        <m:ctrlPr>
                          <w:rPr>
                            <w:rFonts w:ascii="Cambria Math" w:eastAsia="Calibri" w:hAnsi="Cambria Math" w:cs="Times New Roman"/>
                            <w:i/>
                            <w:iCs/>
                            <w:color w:val="000000"/>
                            <w:kern w:val="24"/>
                            <w:sz w:val="28"/>
                            <w:szCs w:val="28"/>
                            <w:lang w:eastAsia="en-US"/>
                          </w:rPr>
                        </m:ctrlPr>
                      </m:sSubPr>
                      <m:e>
                        <m:r>
                          <w:rPr>
                            <w:rFonts w:ascii="Cambria Math" w:eastAsia="Calibri" w:hAnsi="Cambria Math" w:cs="Times New Roman"/>
                            <w:color w:val="000000"/>
                            <w:kern w:val="24"/>
                            <w:sz w:val="28"/>
                            <w:szCs w:val="28"/>
                            <w:lang w:eastAsia="en-US"/>
                          </w:rPr>
                          <m:t>bolite</m:t>
                        </m:r>
                      </m:e>
                      <m:sub>
                        <m:r>
                          <w:rPr>
                            <w:rFonts w:ascii="Cambria Math" w:eastAsia="Calibri" w:hAnsi="Cambria Math" w:cs="Times New Roman"/>
                            <w:color w:val="000000"/>
                            <w:kern w:val="24"/>
                            <w:sz w:val="28"/>
                            <w:szCs w:val="28"/>
                            <w:lang w:eastAsia="en-US"/>
                          </w:rPr>
                          <m:t>ik </m:t>
                        </m:r>
                      </m:sub>
                    </m:sSub>
                    <m:r>
                      <w:rPr>
                        <w:rFonts w:ascii="Cambria Math" w:eastAsia="Calibri" w:hAnsi="Cambria Math" w:cs="Times New Roman"/>
                        <w:color w:val="000000"/>
                        <w:kern w:val="24"/>
                        <w:sz w:val="28"/>
                        <w:szCs w:val="28"/>
                        <w:lang w:eastAsia="en-US"/>
                      </w:rPr>
                      <m:t>|</m:t>
                    </m:r>
                    <m:sSub>
                      <m:sSubPr>
                        <m:ctrlPr>
                          <w:rPr>
                            <w:rFonts w:ascii="Cambria Math" w:eastAsia="Calibri" w:hAnsi="Cambria Math" w:cs="Times New Roman"/>
                            <w:i/>
                            <w:iCs/>
                            <w:color w:val="000000"/>
                            <w:kern w:val="24"/>
                            <w:sz w:val="28"/>
                            <w:szCs w:val="28"/>
                            <w:lang w:eastAsia="en-US"/>
                          </w:rPr>
                        </m:ctrlPr>
                      </m:sSubPr>
                      <m:e>
                        <m:r>
                          <w:rPr>
                            <w:rFonts w:ascii="Cambria Math" w:eastAsia="Calibri" w:hAnsi="Cambria Math" w:cs="Times New Roman"/>
                            <w:color w:val="000000"/>
                            <w:kern w:val="24"/>
                            <w:sz w:val="28"/>
                            <w:szCs w:val="28"/>
                            <w:lang w:eastAsia="en-US"/>
                          </w:rPr>
                          <m:t>Z</m:t>
                        </m:r>
                      </m:e>
                      <m:sub>
                        <m:r>
                          <w:rPr>
                            <w:rFonts w:ascii="Cambria Math" w:eastAsia="Calibri" w:hAnsi="Cambria Math" w:cs="Times New Roman"/>
                            <w:color w:val="000000"/>
                            <w:kern w:val="24"/>
                            <w:sz w:val="28"/>
                            <w:szCs w:val="28"/>
                            <w:lang w:eastAsia="en-US"/>
                          </w:rPr>
                          <m:t>i</m:t>
                        </m:r>
                      </m:sub>
                    </m:sSub>
                  </m:e>
                </m:func>
                <m:r>
                  <w:rPr>
                    <w:rFonts w:ascii="Cambria Math" w:eastAsia="Calibri" w:hAnsi="Cambria Math" w:cs="Times New Roman"/>
                    <w:color w:val="000000"/>
                    <w:kern w:val="24"/>
                    <w:sz w:val="28"/>
                    <w:szCs w:val="28"/>
                    <w:lang w:eastAsia="en-US"/>
                  </w:rPr>
                  <m:t> )</m:t>
                </m:r>
              </m:num>
              <m:den>
                <m:r>
                  <w:rPr>
                    <w:rFonts w:ascii="Cambria Math" w:eastAsia="Calibri" w:hAnsi="Cambria Math" w:cs="Times New Roman"/>
                    <w:color w:val="000000"/>
                    <w:kern w:val="24"/>
                    <w:sz w:val="28"/>
                    <w:szCs w:val="28"/>
                    <w:lang w:eastAsia="en-US"/>
                  </w:rPr>
                  <m:t>f </m:t>
                </m:r>
                <m:d>
                  <m:dPr>
                    <m:endChr m:val="|"/>
                    <m:ctrlPr>
                      <w:rPr>
                        <w:rFonts w:ascii="Cambria Math" w:eastAsia="Calibri" w:hAnsi="Cambria Math" w:cs="Times New Roman"/>
                        <w:i/>
                        <w:iCs/>
                        <w:color w:val="000000"/>
                        <w:kern w:val="24"/>
                        <w:sz w:val="28"/>
                        <w:szCs w:val="28"/>
                        <w:lang w:eastAsia="en-US"/>
                      </w:rPr>
                    </m:ctrlPr>
                  </m:dPr>
                  <m:e>
                    <m:func>
                      <m:funcPr>
                        <m:ctrlPr>
                          <w:rPr>
                            <w:rFonts w:ascii="Cambria Math" w:eastAsia="Calibri" w:hAnsi="Cambria Math" w:cs="Times New Roman"/>
                            <w:i/>
                            <w:iCs/>
                            <w:color w:val="000000"/>
                            <w:kern w:val="24"/>
                            <w:sz w:val="28"/>
                            <w:szCs w:val="28"/>
                            <w:lang w:eastAsia="en-US"/>
                          </w:rPr>
                        </m:ctrlPr>
                      </m:funcPr>
                      <m:fName>
                        <m:sSub>
                          <m:sSubPr>
                            <m:ctrlPr>
                              <w:rPr>
                                <w:rFonts w:ascii="Cambria Math" w:eastAsia="Calibri" w:hAnsi="Cambria Math" w:cs="Times New Roman"/>
                                <w:i/>
                                <w:iCs/>
                                <w:color w:val="000000"/>
                                <w:kern w:val="24"/>
                                <w:sz w:val="28"/>
                                <w:szCs w:val="28"/>
                                <w:lang w:eastAsia="en-US"/>
                              </w:rPr>
                            </m:ctrlPr>
                          </m:sSubPr>
                          <m:e>
                            <m:r>
                              <w:rPr>
                                <w:rFonts w:ascii="Cambria Math" w:eastAsia="Calibri" w:hAnsi="Cambria Math" w:cs="Times New Roman"/>
                                <w:color w:val="000000"/>
                                <w:kern w:val="24"/>
                                <w:sz w:val="28"/>
                                <w:szCs w:val="28"/>
                                <w:lang w:eastAsia="en-US"/>
                              </w:rPr>
                              <m:t>log</m:t>
                            </m:r>
                          </m:e>
                          <m:sub>
                            <m:r>
                              <w:rPr>
                                <w:rFonts w:ascii="Cambria Math" w:eastAsia="Calibri" w:hAnsi="Cambria Math" w:cs="Times New Roman"/>
                                <w:color w:val="000000"/>
                                <w:kern w:val="24"/>
                                <w:sz w:val="28"/>
                                <w:szCs w:val="28"/>
                                <w:lang w:eastAsia="en-US"/>
                              </w:rPr>
                              <m:t>2</m:t>
                            </m:r>
                          </m:sub>
                        </m:sSub>
                      </m:fName>
                      <m:e>
                        <m:r>
                          <w:rPr>
                            <w:rFonts w:ascii="Cambria Math" w:eastAsia="Calibri" w:hAnsi="Cambria Math" w:cs="Times New Roman"/>
                            <w:color w:val="000000"/>
                            <w:kern w:val="24"/>
                            <w:sz w:val="28"/>
                            <w:szCs w:val="28"/>
                            <w:lang w:eastAsia="en-US"/>
                          </w:rPr>
                          <m:t>phthalate meta</m:t>
                        </m:r>
                        <m:sSub>
                          <m:sSubPr>
                            <m:ctrlPr>
                              <w:rPr>
                                <w:rFonts w:ascii="Cambria Math" w:eastAsia="Calibri" w:hAnsi="Cambria Math" w:cs="Times New Roman"/>
                                <w:i/>
                                <w:iCs/>
                                <w:color w:val="000000"/>
                                <w:kern w:val="24"/>
                                <w:sz w:val="28"/>
                                <w:szCs w:val="28"/>
                                <w:lang w:eastAsia="en-US"/>
                              </w:rPr>
                            </m:ctrlPr>
                          </m:sSubPr>
                          <m:e>
                            <m:r>
                              <w:rPr>
                                <w:rFonts w:ascii="Cambria Math" w:eastAsia="Calibri" w:hAnsi="Cambria Math" w:cs="Times New Roman"/>
                                <w:color w:val="000000"/>
                                <w:kern w:val="24"/>
                                <w:sz w:val="28"/>
                                <w:szCs w:val="28"/>
                                <w:lang w:eastAsia="en-US"/>
                              </w:rPr>
                              <m:t>bolite</m:t>
                            </m:r>
                          </m:e>
                          <m:sub>
                            <m:r>
                              <w:rPr>
                                <w:rFonts w:ascii="Cambria Math" w:eastAsia="Calibri" w:hAnsi="Cambria Math" w:cs="Times New Roman"/>
                                <w:color w:val="000000"/>
                                <w:kern w:val="24"/>
                                <w:sz w:val="28"/>
                                <w:szCs w:val="28"/>
                                <w:lang w:eastAsia="en-US"/>
                              </w:rPr>
                              <m:t>ik</m:t>
                            </m:r>
                          </m:sub>
                        </m:sSub>
                      </m:e>
                    </m:func>
                  </m:e>
                </m:d>
                <m:r>
                  <w:rPr>
                    <w:rFonts w:ascii="Cambria Math" w:eastAsia="Calibri" w:hAnsi="Cambria Math" w:cs="Times New Roman"/>
                    <w:color w:val="000000"/>
                    <w:kern w:val="24"/>
                    <w:sz w:val="28"/>
                    <w:szCs w:val="28"/>
                    <w:lang w:eastAsia="en-US"/>
                  </w:rPr>
                  <m:t> </m:t>
                </m:r>
                <m:sSub>
                  <m:sSubPr>
                    <m:ctrlPr>
                      <w:rPr>
                        <w:rFonts w:ascii="Cambria Math" w:eastAsia="Calibri" w:hAnsi="Cambria Math" w:cs="Times New Roman"/>
                        <w:i/>
                        <w:iCs/>
                        <w:color w:val="000000"/>
                        <w:kern w:val="24"/>
                        <w:sz w:val="28"/>
                        <w:szCs w:val="28"/>
                        <w:lang w:eastAsia="en-US"/>
                      </w:rPr>
                    </m:ctrlPr>
                  </m:sSubPr>
                  <m:e>
                    <m:r>
                      <w:rPr>
                        <w:rFonts w:ascii="Cambria Math" w:eastAsia="Calibri" w:hAnsi="Cambria Math" w:cs="Times New Roman"/>
                        <w:color w:val="000000"/>
                        <w:kern w:val="24"/>
                        <w:sz w:val="28"/>
                        <w:szCs w:val="28"/>
                        <w:lang w:eastAsia="en-US"/>
                      </w:rPr>
                      <m:t> L</m:t>
                    </m:r>
                  </m:e>
                  <m:sub>
                    <m:r>
                      <w:rPr>
                        <w:rFonts w:ascii="Cambria Math" w:eastAsia="Calibri" w:hAnsi="Cambria Math" w:cs="Times New Roman"/>
                        <w:color w:val="000000"/>
                        <w:kern w:val="24"/>
                        <w:sz w:val="28"/>
                        <w:szCs w:val="28"/>
                        <w:lang w:eastAsia="en-US"/>
                      </w:rPr>
                      <m:t>ik </m:t>
                    </m:r>
                  </m:sub>
                </m:sSub>
                <m:r>
                  <w:rPr>
                    <w:rFonts w:ascii="Cambria Math" w:eastAsia="Calibri" w:hAnsi="Cambria Math" w:cs="Times New Roman"/>
                    <w:color w:val="000000"/>
                    <w:kern w:val="24"/>
                    <w:sz w:val="28"/>
                    <w:szCs w:val="28"/>
                    <w:lang w:eastAsia="en-US"/>
                  </w:rPr>
                  <m:t>,</m:t>
                </m:r>
                <m:sSub>
                  <m:sSubPr>
                    <m:ctrlPr>
                      <w:rPr>
                        <w:rFonts w:ascii="Cambria Math" w:eastAsia="Calibri" w:hAnsi="Cambria Math" w:cs="Times New Roman"/>
                        <w:i/>
                        <w:iCs/>
                        <w:color w:val="000000"/>
                        <w:kern w:val="24"/>
                        <w:sz w:val="28"/>
                        <w:szCs w:val="28"/>
                        <w:lang w:eastAsia="en-US"/>
                      </w:rPr>
                    </m:ctrlPr>
                  </m:sSubPr>
                  <m:e>
                    <m:r>
                      <w:rPr>
                        <w:rFonts w:ascii="Cambria Math" w:eastAsia="Calibri" w:hAnsi="Cambria Math" w:cs="Times New Roman"/>
                        <w:color w:val="000000"/>
                        <w:kern w:val="24"/>
                        <w:sz w:val="28"/>
                        <w:szCs w:val="28"/>
                        <w:lang w:eastAsia="en-US"/>
                      </w:rPr>
                      <m:t>Z</m:t>
                    </m:r>
                  </m:e>
                  <m:sub>
                    <m:r>
                      <w:rPr>
                        <w:rFonts w:ascii="Cambria Math" w:eastAsia="Calibri" w:hAnsi="Cambria Math" w:cs="Times New Roman"/>
                        <w:color w:val="000000"/>
                        <w:kern w:val="24"/>
                        <w:sz w:val="28"/>
                        <w:szCs w:val="28"/>
                        <w:lang w:eastAsia="en-US"/>
                      </w:rPr>
                      <m:t>i</m:t>
                    </m:r>
                  </m:sub>
                </m:sSub>
                <m:r>
                  <w:rPr>
                    <w:rFonts w:ascii="Cambria Math" w:eastAsia="Calibri" w:hAnsi="Cambria Math" w:cs="Times New Roman"/>
                    <w:color w:val="000000"/>
                    <w:kern w:val="24"/>
                    <w:sz w:val="28"/>
                    <w:szCs w:val="28"/>
                    <w:lang w:eastAsia="en-US"/>
                  </w:rPr>
                  <m:t> ) </m:t>
                </m:r>
              </m:den>
            </m:f>
          </m:e>
        </m:nary>
      </m:oMath>
      <w:bookmarkEnd w:id="1"/>
      <w:r w:rsidRPr="00F60BCB">
        <w:rPr>
          <w:rFonts w:ascii="Times New Roman" w:eastAsia="Calibri" w:hAnsi="Times New Roman" w:cs="Times New Roman"/>
          <w:iCs/>
          <w:color w:val="000000"/>
          <w:kern w:val="24"/>
          <w:sz w:val="28"/>
          <w:szCs w:val="28"/>
          <w:lang w:eastAsia="en-US"/>
        </w:rPr>
        <w:t xml:space="preserve"> , </w:t>
      </w:r>
    </w:p>
    <w:p w14:paraId="31519830" w14:textId="77777777" w:rsidR="00F60BCB" w:rsidRPr="00F60BCB" w:rsidRDefault="00F60BCB" w:rsidP="00F60BCB">
      <w:pPr>
        <w:spacing w:line="480" w:lineRule="auto"/>
        <w:jc w:val="both"/>
        <w:rPr>
          <w:rFonts w:ascii="Times New Roman" w:eastAsiaTheme="minorHAnsi" w:hAnsi="Times New Roman" w:cs="Times New Roman"/>
          <w:sz w:val="24"/>
          <w:szCs w:val="24"/>
          <w:lang w:eastAsia="en-US"/>
        </w:rPr>
      </w:pPr>
      <w:r w:rsidRPr="00F60BCB">
        <w:rPr>
          <w:rFonts w:ascii="Times New Roman" w:eastAsiaTheme="minorHAnsi" w:hAnsi="Times New Roman" w:cs="Times New Roman"/>
          <w:sz w:val="24"/>
          <w:szCs w:val="24"/>
          <w:lang w:eastAsia="en-US"/>
        </w:rPr>
        <w:t xml:space="preserve">where </w:t>
      </w:r>
      <w:proofErr w:type="spellStart"/>
      <w:r w:rsidRPr="00F60BCB">
        <w:rPr>
          <w:rFonts w:ascii="Times New Roman" w:eastAsiaTheme="minorHAnsi" w:hAnsi="Times New Roman" w:cs="Times New Roman"/>
          <w:i/>
          <w:iCs/>
          <w:sz w:val="24"/>
          <w:szCs w:val="24"/>
          <w:lang w:eastAsia="en-US"/>
        </w:rPr>
        <w:t>i</w:t>
      </w:r>
      <w:proofErr w:type="spellEnd"/>
      <w:r w:rsidRPr="00F60BCB">
        <w:rPr>
          <w:rFonts w:ascii="Times New Roman" w:eastAsiaTheme="minorHAnsi" w:hAnsi="Times New Roman" w:cs="Times New Roman"/>
          <w:sz w:val="24"/>
          <w:szCs w:val="24"/>
          <w:lang w:eastAsia="en-US"/>
        </w:rPr>
        <w:t xml:space="preserve"> indicates an individual, and </w:t>
      </w:r>
      <w:r w:rsidRPr="00F60BCB">
        <w:rPr>
          <w:rFonts w:ascii="Times New Roman" w:eastAsiaTheme="minorHAnsi" w:hAnsi="Times New Roman" w:cs="Times New Roman"/>
          <w:i/>
          <w:iCs/>
          <w:sz w:val="24"/>
          <w:szCs w:val="24"/>
          <w:lang w:eastAsia="en-US"/>
        </w:rPr>
        <w:t>k</w:t>
      </w:r>
      <w:r w:rsidRPr="00F60BCB">
        <w:rPr>
          <w:rFonts w:ascii="Times New Roman" w:eastAsiaTheme="minorHAnsi" w:hAnsi="Times New Roman" w:cs="Times New Roman"/>
          <w:sz w:val="24"/>
          <w:szCs w:val="24"/>
          <w:lang w:eastAsia="en-US"/>
        </w:rPr>
        <w:t xml:space="preserve"> indicates a time point. </w:t>
      </w:r>
      <w:r w:rsidRPr="00F60BCB">
        <w:rPr>
          <w:rFonts w:ascii="Times New Roman" w:eastAsiaTheme="minorHAnsi" w:hAnsi="Times New Roman" w:cs="Times New Roman"/>
          <w:i/>
          <w:iCs/>
          <w:sz w:val="24"/>
          <w:szCs w:val="24"/>
          <w:lang w:eastAsia="en-US"/>
        </w:rPr>
        <w:t>k</w:t>
      </w:r>
      <w:r w:rsidRPr="00F60BCB">
        <w:rPr>
          <w:rFonts w:ascii="Times New Roman" w:eastAsiaTheme="minorHAnsi" w:hAnsi="Times New Roman" w:cs="Times New Roman"/>
          <w:sz w:val="24"/>
          <w:szCs w:val="24"/>
          <w:lang w:eastAsia="en-US"/>
        </w:rPr>
        <w:t xml:space="preserve"> takes the value of 1 or 2, with </w:t>
      </w:r>
      <w:r w:rsidRPr="00F60BCB">
        <w:rPr>
          <w:rFonts w:ascii="Times New Roman" w:eastAsiaTheme="minorHAnsi" w:hAnsi="Times New Roman" w:cs="Times New Roman"/>
          <w:i/>
          <w:iCs/>
          <w:sz w:val="24"/>
          <w:szCs w:val="24"/>
          <w:lang w:eastAsia="en-US"/>
        </w:rPr>
        <w:t>k</w:t>
      </w:r>
      <w:r w:rsidRPr="00F60BCB">
        <w:rPr>
          <w:rFonts w:ascii="Times New Roman" w:eastAsiaTheme="minorHAnsi" w:hAnsi="Times New Roman" w:cs="Times New Roman"/>
          <w:sz w:val="24"/>
          <w:szCs w:val="24"/>
          <w:lang w:eastAsia="en-US"/>
        </w:rPr>
        <w:t xml:space="preserve"> = 1 corresponding to Visit 3 in 1999/2000, and </w:t>
      </w:r>
      <w:r w:rsidRPr="00F60BCB">
        <w:rPr>
          <w:rFonts w:ascii="Times New Roman" w:eastAsiaTheme="minorHAnsi" w:hAnsi="Times New Roman" w:cs="Times New Roman"/>
          <w:i/>
          <w:iCs/>
          <w:sz w:val="24"/>
          <w:szCs w:val="24"/>
          <w:lang w:eastAsia="en-US"/>
        </w:rPr>
        <w:t>k</w:t>
      </w:r>
      <w:r w:rsidRPr="00F60BCB">
        <w:rPr>
          <w:rFonts w:ascii="Times New Roman" w:eastAsiaTheme="minorHAnsi" w:hAnsi="Times New Roman" w:cs="Times New Roman"/>
          <w:sz w:val="24"/>
          <w:szCs w:val="24"/>
          <w:lang w:eastAsia="en-US"/>
        </w:rPr>
        <w:t xml:space="preserve"> = 2 corresponding to Visit 6 in 2002/2003. </w:t>
      </w:r>
      <w:r w:rsidRPr="00F60BCB">
        <w:rPr>
          <w:rFonts w:ascii="Times New Roman" w:eastAsiaTheme="minorHAnsi" w:hAnsi="Times New Roman" w:cs="Times New Roman"/>
          <w:i/>
          <w:iCs/>
          <w:sz w:val="24"/>
          <w:szCs w:val="24"/>
          <w:lang w:eastAsia="en-US"/>
        </w:rPr>
        <w:t>Z</w:t>
      </w:r>
      <w:r w:rsidRPr="00F60BCB">
        <w:rPr>
          <w:rFonts w:ascii="Times New Roman" w:eastAsiaTheme="minorHAnsi" w:hAnsi="Times New Roman" w:cs="Times New Roman"/>
          <w:i/>
          <w:iCs/>
          <w:sz w:val="24"/>
          <w:szCs w:val="24"/>
          <w:vertAlign w:val="subscript"/>
          <w:lang w:eastAsia="en-US"/>
        </w:rPr>
        <w:t>i</w:t>
      </w:r>
      <w:r w:rsidRPr="00F60BCB">
        <w:rPr>
          <w:rFonts w:ascii="Times New Roman" w:eastAsiaTheme="minorHAnsi" w:hAnsi="Times New Roman" w:cs="Times New Roman"/>
          <w:sz w:val="24"/>
          <w:szCs w:val="24"/>
          <w:lang w:eastAsia="en-US"/>
        </w:rPr>
        <w:t xml:space="preserve"> is a vector of time-constant covariates measured in 1999/2000, which included age in 1999/2000, site and race/ethnicity, and education. </w:t>
      </w:r>
      <w:proofErr w:type="spellStart"/>
      <w:r w:rsidRPr="00F60BCB">
        <w:rPr>
          <w:rFonts w:ascii="Times New Roman" w:eastAsiaTheme="minorHAnsi" w:hAnsi="Times New Roman" w:cs="Times New Roman"/>
          <w:i/>
          <w:iCs/>
          <w:sz w:val="24"/>
          <w:szCs w:val="24"/>
          <w:lang w:eastAsia="en-US"/>
        </w:rPr>
        <w:t>L</w:t>
      </w:r>
      <w:r w:rsidRPr="00F60BCB">
        <w:rPr>
          <w:rFonts w:ascii="Times New Roman" w:eastAsiaTheme="minorHAnsi" w:hAnsi="Times New Roman" w:cs="Times New Roman"/>
          <w:i/>
          <w:iCs/>
          <w:sz w:val="24"/>
          <w:szCs w:val="24"/>
          <w:vertAlign w:val="subscript"/>
          <w:lang w:eastAsia="en-US"/>
        </w:rPr>
        <w:t>ik</w:t>
      </w:r>
      <w:proofErr w:type="spellEnd"/>
      <w:r w:rsidRPr="00F60BCB">
        <w:rPr>
          <w:rFonts w:ascii="Times New Roman" w:eastAsiaTheme="minorHAnsi" w:hAnsi="Times New Roman" w:cs="Times New Roman"/>
          <w:sz w:val="24"/>
          <w:szCs w:val="24"/>
          <w:lang w:eastAsia="en-US"/>
        </w:rPr>
        <w:t xml:space="preserve"> is vector of time-varying confounders for individual </w:t>
      </w:r>
      <w:proofErr w:type="spellStart"/>
      <w:r w:rsidRPr="00F60BCB">
        <w:rPr>
          <w:rFonts w:ascii="Times New Roman" w:eastAsiaTheme="minorHAnsi" w:hAnsi="Times New Roman" w:cs="Times New Roman"/>
          <w:i/>
          <w:iCs/>
          <w:sz w:val="24"/>
          <w:szCs w:val="24"/>
          <w:lang w:eastAsia="en-US"/>
        </w:rPr>
        <w:t>i</w:t>
      </w:r>
      <w:proofErr w:type="spellEnd"/>
      <w:r w:rsidRPr="00F60BCB">
        <w:rPr>
          <w:rFonts w:ascii="Times New Roman" w:eastAsiaTheme="minorHAnsi" w:hAnsi="Times New Roman" w:cs="Times New Roman"/>
          <w:sz w:val="24"/>
          <w:szCs w:val="24"/>
          <w:lang w:eastAsia="en-US"/>
        </w:rPr>
        <w:t xml:space="preserve"> at time point </w:t>
      </w:r>
      <w:r w:rsidRPr="00F60BCB">
        <w:rPr>
          <w:rFonts w:ascii="Times New Roman" w:eastAsiaTheme="minorHAnsi" w:hAnsi="Times New Roman" w:cs="Times New Roman"/>
          <w:i/>
          <w:iCs/>
          <w:sz w:val="24"/>
          <w:szCs w:val="24"/>
          <w:lang w:eastAsia="en-US"/>
        </w:rPr>
        <w:t>k</w:t>
      </w:r>
      <w:r w:rsidRPr="00F60BCB">
        <w:rPr>
          <w:rFonts w:ascii="Times New Roman" w:eastAsiaTheme="minorHAnsi" w:hAnsi="Times New Roman" w:cs="Times New Roman"/>
          <w:sz w:val="24"/>
          <w:szCs w:val="24"/>
          <w:lang w:eastAsia="en-US"/>
        </w:rPr>
        <w:t xml:space="preserve">, which included dietary energy intake, smoking status, physical activity, and menopausal status in IPTW-weighted marginal structural model (MSM) 1 and additionally included (lagged) BMI in IPTW-weighted MSM 2. We constructed two IPTWs to evaluate the impact of BMI on the association between phthalates and incident diabetes. Unlike our main analyses, site and race/ethnicity was combined into a 10-level variable in the construction of IPTWs. These ten levels corresponded to all observed race/ethnicity and site combinations in SWAN-MPS. We used the 10-level variable because by design, each study site recruited White women and women of one other race/ethnicity. In other words, not all possible race/ethnicity and site combinations were represented in SWAN-MPS. Using race/ethnicity and site as separate predictors of phthalate </w:t>
      </w:r>
      <w:r w:rsidRPr="00F60BCB">
        <w:rPr>
          <w:rFonts w:ascii="Times New Roman" w:eastAsiaTheme="minorHAnsi" w:hAnsi="Times New Roman" w:cs="Times New Roman"/>
          <w:sz w:val="24"/>
          <w:szCs w:val="24"/>
          <w:lang w:eastAsia="en-US"/>
        </w:rPr>
        <w:lastRenderedPageBreak/>
        <w:t xml:space="preserve">metabolites in the construction of IPTWs would have violated the positivity assumption of the inverse probability weighting method (1). </w:t>
      </w:r>
    </w:p>
    <w:p w14:paraId="22484839" w14:textId="77777777" w:rsidR="00F60BCB" w:rsidRPr="00F60BCB" w:rsidRDefault="00F60BCB" w:rsidP="00F60BCB">
      <w:pPr>
        <w:spacing w:line="480" w:lineRule="auto"/>
        <w:jc w:val="both"/>
        <w:rPr>
          <w:rFonts w:ascii="Times New Roman" w:eastAsiaTheme="minorHAnsi" w:hAnsi="Times New Roman" w:cs="Times New Roman"/>
          <w:sz w:val="24"/>
          <w:szCs w:val="24"/>
          <w:lang w:eastAsia="en-US"/>
        </w:rPr>
      </w:pPr>
      <w:r w:rsidRPr="00F60BCB">
        <w:rPr>
          <w:rFonts w:ascii="Times New Roman" w:eastAsiaTheme="minorHAnsi" w:hAnsi="Times New Roman" w:cs="Times New Roman"/>
          <w:sz w:val="24"/>
          <w:szCs w:val="24"/>
          <w:lang w:eastAsia="en-US"/>
        </w:rPr>
        <w:tab/>
        <w:t xml:space="preserve">The denominator of the IPTW was the conditional probability of having a phthalate metabolite concentration infinitely close to the observed phthalate metabolite concentration for woman </w:t>
      </w:r>
      <w:proofErr w:type="spellStart"/>
      <w:r w:rsidRPr="00F60BCB">
        <w:rPr>
          <w:rFonts w:ascii="Times New Roman" w:eastAsiaTheme="minorHAnsi" w:hAnsi="Times New Roman" w:cs="Times New Roman"/>
          <w:i/>
          <w:iCs/>
          <w:sz w:val="24"/>
          <w:szCs w:val="24"/>
          <w:lang w:eastAsia="en-US"/>
        </w:rPr>
        <w:t>i</w:t>
      </w:r>
      <w:proofErr w:type="spellEnd"/>
      <w:r w:rsidRPr="00F60BCB">
        <w:rPr>
          <w:rFonts w:ascii="Times New Roman" w:eastAsiaTheme="minorHAnsi" w:hAnsi="Times New Roman" w:cs="Times New Roman"/>
          <w:sz w:val="24"/>
          <w:szCs w:val="24"/>
          <w:lang w:eastAsia="en-US"/>
        </w:rPr>
        <w:t xml:space="preserve"> at time point </w:t>
      </w:r>
      <w:r w:rsidRPr="00F60BCB">
        <w:rPr>
          <w:rFonts w:ascii="Times New Roman" w:eastAsiaTheme="minorHAnsi" w:hAnsi="Times New Roman" w:cs="Times New Roman"/>
          <w:i/>
          <w:iCs/>
          <w:sz w:val="24"/>
          <w:szCs w:val="24"/>
          <w:lang w:eastAsia="en-US"/>
        </w:rPr>
        <w:t>k</w:t>
      </w:r>
      <w:r w:rsidRPr="00F60BCB">
        <w:rPr>
          <w:rFonts w:ascii="Times New Roman" w:eastAsiaTheme="minorHAnsi" w:hAnsi="Times New Roman" w:cs="Times New Roman"/>
          <w:sz w:val="24"/>
          <w:szCs w:val="24"/>
          <w:lang w:eastAsia="en-US"/>
        </w:rPr>
        <w:t xml:space="preserve">, given </w:t>
      </w:r>
      <w:proofErr w:type="spellStart"/>
      <w:r w:rsidRPr="00F60BCB">
        <w:rPr>
          <w:rFonts w:ascii="Times New Roman" w:eastAsiaTheme="minorHAnsi" w:hAnsi="Times New Roman" w:cs="Times New Roman"/>
          <w:i/>
          <w:iCs/>
          <w:sz w:val="24"/>
          <w:szCs w:val="24"/>
          <w:lang w:eastAsia="en-US"/>
        </w:rPr>
        <w:t>L</w:t>
      </w:r>
      <w:r w:rsidRPr="00F60BCB">
        <w:rPr>
          <w:rFonts w:ascii="Times New Roman" w:eastAsiaTheme="minorHAnsi" w:hAnsi="Times New Roman" w:cs="Times New Roman"/>
          <w:i/>
          <w:iCs/>
          <w:sz w:val="24"/>
          <w:szCs w:val="24"/>
          <w:vertAlign w:val="subscript"/>
          <w:lang w:eastAsia="en-US"/>
        </w:rPr>
        <w:t>ik</w:t>
      </w:r>
      <w:proofErr w:type="spellEnd"/>
      <w:r w:rsidRPr="00F60BCB">
        <w:rPr>
          <w:rFonts w:ascii="Times New Roman" w:eastAsiaTheme="minorHAnsi" w:hAnsi="Times New Roman" w:cs="Times New Roman"/>
          <w:i/>
          <w:iCs/>
          <w:sz w:val="24"/>
          <w:szCs w:val="24"/>
          <w:lang w:eastAsia="en-US"/>
        </w:rPr>
        <w:t xml:space="preserve"> </w:t>
      </w:r>
      <w:r w:rsidRPr="00F60BCB">
        <w:rPr>
          <w:rFonts w:ascii="Times New Roman" w:eastAsiaTheme="minorHAnsi" w:hAnsi="Times New Roman" w:cs="Times New Roman"/>
          <w:sz w:val="24"/>
          <w:szCs w:val="24"/>
          <w:lang w:eastAsia="en-US"/>
        </w:rPr>
        <w:t xml:space="preserve">and </w:t>
      </w:r>
      <w:r w:rsidRPr="00F60BCB">
        <w:rPr>
          <w:rFonts w:ascii="Times New Roman" w:eastAsiaTheme="minorHAnsi" w:hAnsi="Times New Roman" w:cs="Times New Roman"/>
          <w:i/>
          <w:iCs/>
          <w:sz w:val="24"/>
          <w:szCs w:val="24"/>
          <w:lang w:eastAsia="en-US"/>
        </w:rPr>
        <w:t>Z</w:t>
      </w:r>
      <w:r w:rsidRPr="00F60BCB">
        <w:rPr>
          <w:rFonts w:ascii="Times New Roman" w:eastAsiaTheme="minorHAnsi" w:hAnsi="Times New Roman" w:cs="Times New Roman"/>
          <w:i/>
          <w:iCs/>
          <w:sz w:val="24"/>
          <w:szCs w:val="24"/>
          <w:vertAlign w:val="subscript"/>
          <w:lang w:eastAsia="en-US"/>
        </w:rPr>
        <w:t>i</w:t>
      </w:r>
      <w:r w:rsidRPr="00F60BCB">
        <w:rPr>
          <w:rFonts w:ascii="Times New Roman" w:eastAsiaTheme="minorHAnsi" w:hAnsi="Times New Roman" w:cs="Times New Roman"/>
          <w:i/>
          <w:iCs/>
          <w:sz w:val="24"/>
          <w:szCs w:val="24"/>
          <w:lang w:eastAsia="en-US"/>
        </w:rPr>
        <w:t xml:space="preserve">. </w:t>
      </w:r>
      <w:r w:rsidRPr="00F60BCB">
        <w:rPr>
          <w:rFonts w:ascii="Times New Roman" w:eastAsiaTheme="minorHAnsi" w:hAnsi="Times New Roman" w:cs="Times New Roman"/>
          <w:sz w:val="24"/>
          <w:szCs w:val="24"/>
          <w:lang w:eastAsia="en-US"/>
        </w:rPr>
        <w:t>This likelihood was evaluated at the observed value of the phthalate metabolite based on a normal density function. The mean and standard deviation of this normal density function was obtained via a generalized estimating equation (GEE). The GEE had log</w:t>
      </w:r>
      <w:r w:rsidRPr="00F60BCB">
        <w:rPr>
          <w:rFonts w:ascii="Times New Roman" w:eastAsiaTheme="minorHAnsi" w:hAnsi="Times New Roman" w:cs="Times New Roman"/>
          <w:sz w:val="24"/>
          <w:szCs w:val="24"/>
          <w:vertAlign w:val="subscript"/>
          <w:lang w:eastAsia="en-US"/>
        </w:rPr>
        <w:t xml:space="preserve">2 </w:t>
      </w:r>
      <w:r w:rsidRPr="00F60BCB">
        <w:rPr>
          <w:rFonts w:ascii="Times New Roman" w:eastAsiaTheme="minorHAnsi" w:hAnsi="Times New Roman" w:cs="Times New Roman"/>
          <w:sz w:val="24"/>
          <w:szCs w:val="24"/>
          <w:lang w:eastAsia="en-US"/>
        </w:rPr>
        <w:t xml:space="preserve">(phthalate metabolite) as the outcome, </w:t>
      </w:r>
      <w:proofErr w:type="spellStart"/>
      <w:r w:rsidRPr="00F60BCB">
        <w:rPr>
          <w:rFonts w:ascii="Times New Roman" w:eastAsiaTheme="minorHAnsi" w:hAnsi="Times New Roman" w:cs="Times New Roman"/>
          <w:i/>
          <w:iCs/>
          <w:sz w:val="24"/>
          <w:szCs w:val="24"/>
          <w:lang w:eastAsia="en-US"/>
        </w:rPr>
        <w:t>L</w:t>
      </w:r>
      <w:r w:rsidRPr="00F60BCB">
        <w:rPr>
          <w:rFonts w:ascii="Times New Roman" w:eastAsiaTheme="minorHAnsi" w:hAnsi="Times New Roman" w:cs="Times New Roman"/>
          <w:i/>
          <w:iCs/>
          <w:sz w:val="24"/>
          <w:szCs w:val="24"/>
          <w:vertAlign w:val="subscript"/>
          <w:lang w:eastAsia="en-US"/>
        </w:rPr>
        <w:t>ik</w:t>
      </w:r>
      <w:proofErr w:type="spellEnd"/>
      <w:r w:rsidRPr="00F60BCB">
        <w:rPr>
          <w:rFonts w:ascii="Times New Roman" w:eastAsiaTheme="minorHAnsi" w:hAnsi="Times New Roman" w:cs="Times New Roman"/>
          <w:i/>
          <w:iCs/>
          <w:sz w:val="24"/>
          <w:szCs w:val="24"/>
          <w:lang w:eastAsia="en-US"/>
        </w:rPr>
        <w:t xml:space="preserve"> </w:t>
      </w:r>
      <w:r w:rsidRPr="00F60BCB">
        <w:rPr>
          <w:rFonts w:ascii="Times New Roman" w:eastAsiaTheme="minorHAnsi" w:hAnsi="Times New Roman" w:cs="Times New Roman"/>
          <w:sz w:val="24"/>
          <w:szCs w:val="24"/>
          <w:lang w:eastAsia="en-US"/>
        </w:rPr>
        <w:t xml:space="preserve">and </w:t>
      </w:r>
      <w:r w:rsidRPr="00F60BCB">
        <w:rPr>
          <w:rFonts w:ascii="Times New Roman" w:eastAsiaTheme="minorHAnsi" w:hAnsi="Times New Roman" w:cs="Times New Roman"/>
          <w:i/>
          <w:iCs/>
          <w:sz w:val="24"/>
          <w:szCs w:val="24"/>
          <w:lang w:eastAsia="en-US"/>
        </w:rPr>
        <w:t>Z</w:t>
      </w:r>
      <w:r w:rsidRPr="00F60BCB">
        <w:rPr>
          <w:rFonts w:ascii="Times New Roman" w:eastAsiaTheme="minorHAnsi" w:hAnsi="Times New Roman" w:cs="Times New Roman"/>
          <w:i/>
          <w:iCs/>
          <w:sz w:val="24"/>
          <w:szCs w:val="24"/>
          <w:vertAlign w:val="subscript"/>
          <w:lang w:eastAsia="en-US"/>
        </w:rPr>
        <w:t>i</w:t>
      </w:r>
      <w:r w:rsidRPr="00F60BCB">
        <w:rPr>
          <w:rFonts w:ascii="Times New Roman" w:eastAsiaTheme="minorHAnsi" w:hAnsi="Times New Roman" w:cs="Times New Roman"/>
          <w:sz w:val="24"/>
          <w:szCs w:val="24"/>
          <w:lang w:eastAsia="en-US"/>
        </w:rPr>
        <w:t xml:space="preserve"> as predictors, and an exchangeable correlation matrix. The numerator of the IPTW was obtained in a similar manner, except that the GEE model used to predict log</w:t>
      </w:r>
      <w:r w:rsidRPr="00F60BCB">
        <w:rPr>
          <w:rFonts w:ascii="Times New Roman" w:eastAsiaTheme="minorHAnsi" w:hAnsi="Times New Roman" w:cs="Times New Roman"/>
          <w:sz w:val="24"/>
          <w:szCs w:val="24"/>
          <w:vertAlign w:val="subscript"/>
          <w:lang w:eastAsia="en-US"/>
        </w:rPr>
        <w:t xml:space="preserve">2 </w:t>
      </w:r>
      <w:r w:rsidRPr="00F60BCB">
        <w:rPr>
          <w:rFonts w:ascii="Times New Roman" w:eastAsiaTheme="minorHAnsi" w:hAnsi="Times New Roman" w:cs="Times New Roman"/>
          <w:sz w:val="24"/>
          <w:szCs w:val="24"/>
          <w:lang w:eastAsia="en-US"/>
        </w:rPr>
        <w:t xml:space="preserve">(phthalate metabolite) included only the time-constant covariates, </w:t>
      </w:r>
      <w:r w:rsidRPr="00F60BCB">
        <w:rPr>
          <w:rFonts w:ascii="Times New Roman" w:eastAsiaTheme="minorHAnsi" w:hAnsi="Times New Roman" w:cs="Times New Roman"/>
          <w:i/>
          <w:iCs/>
          <w:sz w:val="24"/>
          <w:szCs w:val="24"/>
          <w:lang w:eastAsia="en-US"/>
        </w:rPr>
        <w:t>Z</w:t>
      </w:r>
      <w:r w:rsidRPr="00F60BCB">
        <w:rPr>
          <w:rFonts w:ascii="Times New Roman" w:eastAsiaTheme="minorHAnsi" w:hAnsi="Times New Roman" w:cs="Times New Roman"/>
          <w:i/>
          <w:iCs/>
          <w:sz w:val="24"/>
          <w:szCs w:val="24"/>
          <w:vertAlign w:val="subscript"/>
          <w:lang w:eastAsia="en-US"/>
        </w:rPr>
        <w:t>i</w:t>
      </w:r>
      <w:r w:rsidRPr="00F60BCB">
        <w:rPr>
          <w:rFonts w:ascii="Times New Roman" w:eastAsiaTheme="minorHAnsi" w:hAnsi="Times New Roman" w:cs="Times New Roman"/>
          <w:sz w:val="24"/>
          <w:szCs w:val="24"/>
          <w:lang w:eastAsia="en-US"/>
        </w:rPr>
        <w:t>,</w:t>
      </w:r>
      <w:r w:rsidRPr="00F60BCB">
        <w:rPr>
          <w:rFonts w:ascii="Times New Roman" w:eastAsiaTheme="minorHAnsi" w:hAnsi="Times New Roman" w:cs="Times New Roman"/>
          <w:i/>
          <w:iCs/>
          <w:sz w:val="24"/>
          <w:szCs w:val="24"/>
          <w:lang w:eastAsia="en-US"/>
        </w:rPr>
        <w:t xml:space="preserve"> </w:t>
      </w:r>
      <w:r w:rsidRPr="00F60BCB">
        <w:rPr>
          <w:rFonts w:ascii="Times New Roman" w:eastAsiaTheme="minorHAnsi" w:hAnsi="Times New Roman" w:cs="Times New Roman"/>
          <w:sz w:val="24"/>
          <w:szCs w:val="24"/>
          <w:lang w:eastAsia="en-US"/>
        </w:rPr>
        <w:t>as predictors. After constructing the IPTWs, for each phthalate metabolite, we fit the following IPTW-weighted marginal structural Cox proportional hazards model with a robust variance estimator:</w:t>
      </w:r>
    </w:p>
    <w:p w14:paraId="4A0783EE" w14:textId="77777777" w:rsidR="00F60BCB" w:rsidRPr="00F60BCB" w:rsidRDefault="00F60BCB" w:rsidP="00F60BCB">
      <w:pPr>
        <w:spacing w:line="480" w:lineRule="auto"/>
        <w:jc w:val="center"/>
        <w:rPr>
          <w:rFonts w:ascii="Times New Roman" w:eastAsiaTheme="minorHAnsi" w:hAnsi="Times New Roman" w:cs="Times New Roman"/>
          <w:sz w:val="24"/>
          <w:szCs w:val="24"/>
          <w:lang w:eastAsia="en-US"/>
        </w:rPr>
      </w:pPr>
      <w:r w:rsidRPr="00F60BCB">
        <w:rPr>
          <w:rFonts w:ascii="Times New Roman" w:eastAsiaTheme="minorHAnsi" w:hAnsi="Times New Roman" w:cs="Times New Roman"/>
          <w:sz w:val="24"/>
          <w:szCs w:val="24"/>
          <w:lang w:eastAsia="en-US"/>
        </w:rPr>
        <w:t>λ(t) = λ</w:t>
      </w:r>
      <w:r w:rsidRPr="00F60BCB">
        <w:rPr>
          <w:rFonts w:ascii="Times New Roman" w:eastAsiaTheme="minorHAnsi" w:hAnsi="Times New Roman" w:cs="Times New Roman"/>
          <w:sz w:val="24"/>
          <w:szCs w:val="24"/>
          <w:vertAlign w:val="subscript"/>
          <w:lang w:eastAsia="en-US"/>
        </w:rPr>
        <w:t>0</w:t>
      </w:r>
      <w:r w:rsidRPr="00F60BCB">
        <w:rPr>
          <w:rFonts w:ascii="Times New Roman" w:eastAsiaTheme="minorHAnsi" w:hAnsi="Times New Roman" w:cs="Times New Roman"/>
          <w:sz w:val="24"/>
          <w:szCs w:val="24"/>
          <w:lang w:eastAsia="en-US"/>
        </w:rPr>
        <w:t>(t) exp (β</w:t>
      </w:r>
      <w:r w:rsidRPr="00F60BCB">
        <w:rPr>
          <w:rFonts w:ascii="Times New Roman" w:eastAsiaTheme="minorHAnsi" w:hAnsi="Times New Roman" w:cs="Times New Roman"/>
          <w:sz w:val="24"/>
          <w:szCs w:val="24"/>
          <w:vertAlign w:val="subscript"/>
          <w:lang w:eastAsia="en-US"/>
        </w:rPr>
        <w:t>1</w:t>
      </w:r>
      <w:r w:rsidRPr="00F60BCB">
        <w:rPr>
          <w:rFonts w:ascii="Times New Roman" w:eastAsiaTheme="minorHAnsi" w:hAnsi="Times New Roman" w:cs="Times New Roman"/>
          <w:sz w:val="24"/>
          <w:szCs w:val="24"/>
          <w:lang w:eastAsia="en-US"/>
        </w:rPr>
        <w:t xml:space="preserve"> log</w:t>
      </w:r>
      <w:r w:rsidRPr="00F60BCB">
        <w:rPr>
          <w:rFonts w:ascii="Times New Roman" w:eastAsiaTheme="minorHAnsi" w:hAnsi="Times New Roman" w:cs="Times New Roman"/>
          <w:sz w:val="24"/>
          <w:szCs w:val="24"/>
          <w:vertAlign w:val="subscript"/>
          <w:lang w:eastAsia="en-US"/>
        </w:rPr>
        <w:t xml:space="preserve">2 </w:t>
      </w:r>
      <w:r w:rsidRPr="00F60BCB">
        <w:rPr>
          <w:rFonts w:ascii="Times New Roman" w:eastAsiaTheme="minorHAnsi" w:hAnsi="Times New Roman" w:cs="Times New Roman"/>
          <w:sz w:val="24"/>
          <w:szCs w:val="24"/>
          <w:lang w:eastAsia="en-US"/>
        </w:rPr>
        <w:t>(phthalate metabolite) + β</w:t>
      </w:r>
      <w:r w:rsidRPr="00F60BCB">
        <w:rPr>
          <w:rFonts w:ascii="Times New Roman" w:eastAsiaTheme="minorHAnsi" w:hAnsi="Times New Roman" w:cs="Times New Roman"/>
          <w:sz w:val="24"/>
          <w:szCs w:val="24"/>
          <w:vertAlign w:val="subscript"/>
          <w:lang w:eastAsia="en-US"/>
        </w:rPr>
        <w:t xml:space="preserve">z </w:t>
      </w:r>
      <m:oMath>
        <m:sSub>
          <m:sSubPr>
            <m:ctrlPr>
              <w:rPr>
                <w:rFonts w:ascii="Cambria Math" w:eastAsia="Calibri" w:hAnsi="Cambria Math" w:cs="Times New Roman"/>
                <w:i/>
                <w:iCs/>
                <w:color w:val="000000"/>
                <w:kern w:val="24"/>
                <w:sz w:val="24"/>
                <w:szCs w:val="24"/>
                <w:lang w:eastAsia="en-US"/>
              </w:rPr>
            </m:ctrlPr>
          </m:sSubPr>
          <m:e>
            <m:r>
              <w:rPr>
                <w:rFonts w:ascii="Cambria Math" w:eastAsia="Calibri" w:hAnsi="Cambria Math" w:cs="Times New Roman"/>
                <w:color w:val="000000"/>
                <w:kern w:val="24"/>
                <w:sz w:val="24"/>
                <w:szCs w:val="24"/>
                <w:lang w:eastAsia="en-US"/>
              </w:rPr>
              <m:t>Z</m:t>
            </m:r>
          </m:e>
          <m:sub>
            <m:r>
              <w:rPr>
                <w:rFonts w:ascii="Cambria Math" w:eastAsia="Calibri" w:hAnsi="Cambria Math" w:cs="Times New Roman"/>
                <w:color w:val="000000"/>
                <w:kern w:val="24"/>
                <w:sz w:val="24"/>
                <w:szCs w:val="24"/>
                <w:lang w:eastAsia="en-US"/>
              </w:rPr>
              <m:t>i</m:t>
            </m:r>
          </m:sub>
        </m:sSub>
      </m:oMath>
      <w:r w:rsidRPr="00F60BCB">
        <w:rPr>
          <w:rFonts w:ascii="Times New Roman" w:hAnsi="Times New Roman" w:cs="Times New Roman"/>
          <w:iCs/>
          <w:color w:val="000000"/>
          <w:kern w:val="24"/>
          <w:sz w:val="28"/>
          <w:szCs w:val="28"/>
          <w:lang w:eastAsia="en-US"/>
        </w:rPr>
        <w:t>)</w:t>
      </w:r>
    </w:p>
    <w:p w14:paraId="1D5D1768" w14:textId="77777777" w:rsidR="00F60BCB" w:rsidRPr="00F60BCB" w:rsidRDefault="00F60BCB" w:rsidP="00F60BCB">
      <w:pPr>
        <w:spacing w:line="480" w:lineRule="auto"/>
        <w:jc w:val="both"/>
        <w:rPr>
          <w:rFonts w:ascii="Times New Roman" w:eastAsiaTheme="minorHAnsi" w:hAnsi="Times New Roman" w:cs="Times New Roman"/>
          <w:sz w:val="24"/>
          <w:szCs w:val="24"/>
          <w:lang w:eastAsia="en-US"/>
        </w:rPr>
      </w:pPr>
      <w:r w:rsidRPr="00F60BCB">
        <w:rPr>
          <w:rFonts w:ascii="Times New Roman" w:eastAsiaTheme="minorHAnsi" w:hAnsi="Times New Roman" w:cs="Times New Roman"/>
          <w:sz w:val="24"/>
          <w:szCs w:val="24"/>
          <w:lang w:eastAsia="en-US"/>
        </w:rPr>
        <w:t>Weighting each observation by the IPTW</w:t>
      </w:r>
      <w:r w:rsidRPr="00F60BCB">
        <w:rPr>
          <w:rFonts w:ascii="Times New Roman" w:hAnsi="Times New Roman" w:cs="Times New Roman"/>
          <w:iCs/>
          <w:color w:val="000000"/>
          <w:kern w:val="24"/>
          <w:sz w:val="28"/>
          <w:szCs w:val="28"/>
          <w:lang w:eastAsia="en-US"/>
        </w:rPr>
        <w:t xml:space="preserve"> </w:t>
      </w:r>
      <w:r w:rsidRPr="00F60BCB">
        <w:rPr>
          <w:rFonts w:ascii="Times New Roman" w:eastAsiaTheme="minorHAnsi" w:hAnsi="Times New Roman" w:cs="Times New Roman"/>
          <w:sz w:val="24"/>
          <w:szCs w:val="24"/>
          <w:lang w:eastAsia="en-US"/>
        </w:rPr>
        <w:t xml:space="preserve">created a pseudo-population in which phthalate metabolite concentrations were not associated with time-varying confounders included in </w:t>
      </w:r>
      <w:proofErr w:type="spellStart"/>
      <w:r w:rsidRPr="00F60BCB">
        <w:rPr>
          <w:rFonts w:ascii="Times New Roman" w:eastAsiaTheme="minorHAnsi" w:hAnsi="Times New Roman" w:cs="Times New Roman"/>
          <w:i/>
          <w:iCs/>
          <w:sz w:val="24"/>
          <w:szCs w:val="24"/>
          <w:lang w:eastAsia="en-US"/>
        </w:rPr>
        <w:t>L</w:t>
      </w:r>
      <w:r w:rsidRPr="00F60BCB">
        <w:rPr>
          <w:rFonts w:ascii="Times New Roman" w:eastAsiaTheme="minorHAnsi" w:hAnsi="Times New Roman" w:cs="Times New Roman"/>
          <w:i/>
          <w:iCs/>
          <w:sz w:val="24"/>
          <w:szCs w:val="24"/>
          <w:vertAlign w:val="subscript"/>
          <w:lang w:eastAsia="en-US"/>
        </w:rPr>
        <w:t>ik</w:t>
      </w:r>
      <w:proofErr w:type="spellEnd"/>
      <w:r w:rsidRPr="00F60BCB">
        <w:rPr>
          <w:rFonts w:ascii="Times New Roman" w:eastAsiaTheme="minorHAnsi" w:hAnsi="Times New Roman" w:cs="Times New Roman"/>
          <w:sz w:val="24"/>
          <w:szCs w:val="24"/>
          <w:lang w:eastAsia="en-US"/>
        </w:rPr>
        <w:t xml:space="preserve">. Thus, the MSMs allowed us to eliminate confounding by BMI and other time-varying confounders without having to adjust for them in Cox models. Note that because the numerator of the IPTW depended on </w:t>
      </w:r>
      <w:r w:rsidRPr="00F60BCB">
        <w:rPr>
          <w:rFonts w:ascii="Times New Roman" w:eastAsiaTheme="minorHAnsi" w:hAnsi="Times New Roman" w:cs="Times New Roman"/>
          <w:i/>
          <w:iCs/>
          <w:sz w:val="24"/>
          <w:szCs w:val="24"/>
          <w:lang w:eastAsia="en-US"/>
        </w:rPr>
        <w:t>Z</w:t>
      </w:r>
      <w:r w:rsidRPr="00F60BCB">
        <w:rPr>
          <w:rFonts w:ascii="Times New Roman" w:eastAsiaTheme="minorHAnsi" w:hAnsi="Times New Roman" w:cs="Times New Roman"/>
          <w:i/>
          <w:iCs/>
          <w:sz w:val="24"/>
          <w:szCs w:val="24"/>
          <w:vertAlign w:val="subscript"/>
          <w:lang w:eastAsia="en-US"/>
        </w:rPr>
        <w:t>i</w:t>
      </w:r>
      <w:r w:rsidRPr="00F60BCB">
        <w:rPr>
          <w:rFonts w:ascii="Times New Roman" w:eastAsiaTheme="minorHAnsi" w:hAnsi="Times New Roman" w:cs="Times New Roman"/>
          <w:sz w:val="24"/>
          <w:szCs w:val="24"/>
          <w:lang w:eastAsia="en-US"/>
        </w:rPr>
        <w:t xml:space="preserve">, phthalate metabolite concentrations in the weighted sample were still associated with </w:t>
      </w:r>
      <w:r w:rsidRPr="00F60BCB">
        <w:rPr>
          <w:rFonts w:ascii="Times New Roman" w:eastAsiaTheme="minorHAnsi" w:hAnsi="Times New Roman" w:cs="Times New Roman"/>
          <w:i/>
          <w:iCs/>
          <w:sz w:val="24"/>
          <w:szCs w:val="24"/>
          <w:lang w:eastAsia="en-US"/>
        </w:rPr>
        <w:t>Z</w:t>
      </w:r>
      <w:r w:rsidRPr="00F60BCB">
        <w:rPr>
          <w:rFonts w:ascii="Times New Roman" w:eastAsiaTheme="minorHAnsi" w:hAnsi="Times New Roman" w:cs="Times New Roman"/>
          <w:i/>
          <w:iCs/>
          <w:sz w:val="24"/>
          <w:szCs w:val="24"/>
          <w:vertAlign w:val="subscript"/>
          <w:lang w:eastAsia="en-US"/>
        </w:rPr>
        <w:t>i</w:t>
      </w:r>
      <w:r w:rsidRPr="00F60BCB">
        <w:rPr>
          <w:rFonts w:ascii="Times New Roman" w:eastAsiaTheme="minorHAnsi" w:hAnsi="Times New Roman" w:cs="Times New Roman"/>
          <w:sz w:val="24"/>
          <w:szCs w:val="24"/>
          <w:lang w:eastAsia="en-US"/>
        </w:rPr>
        <w:t xml:space="preserve">. Therefore, </w:t>
      </w:r>
      <w:r w:rsidRPr="00F60BCB">
        <w:rPr>
          <w:rFonts w:ascii="Times New Roman" w:eastAsiaTheme="minorHAnsi" w:hAnsi="Times New Roman" w:cs="Times New Roman"/>
          <w:i/>
          <w:iCs/>
          <w:sz w:val="24"/>
          <w:szCs w:val="24"/>
          <w:lang w:eastAsia="en-US"/>
        </w:rPr>
        <w:t>Z</w:t>
      </w:r>
      <w:r w:rsidRPr="00F60BCB">
        <w:rPr>
          <w:rFonts w:ascii="Times New Roman" w:eastAsiaTheme="minorHAnsi" w:hAnsi="Times New Roman" w:cs="Times New Roman"/>
          <w:i/>
          <w:iCs/>
          <w:sz w:val="24"/>
          <w:szCs w:val="24"/>
          <w:vertAlign w:val="subscript"/>
          <w:lang w:eastAsia="en-US"/>
        </w:rPr>
        <w:t>i</w:t>
      </w:r>
      <w:r w:rsidRPr="00F60BCB">
        <w:rPr>
          <w:rFonts w:ascii="Times New Roman" w:eastAsiaTheme="minorHAnsi" w:hAnsi="Times New Roman" w:cs="Times New Roman"/>
          <w:sz w:val="24"/>
          <w:szCs w:val="24"/>
          <w:lang w:eastAsia="en-US"/>
        </w:rPr>
        <w:t xml:space="preserve"> was adjusted in the IPTW-weighted marginal structural </w:t>
      </w:r>
      <w:proofErr w:type="gramStart"/>
      <w:r w:rsidRPr="00F60BCB">
        <w:rPr>
          <w:rFonts w:ascii="Times New Roman" w:eastAsiaTheme="minorHAnsi" w:hAnsi="Times New Roman" w:cs="Times New Roman"/>
          <w:sz w:val="24"/>
          <w:szCs w:val="24"/>
          <w:lang w:eastAsia="en-US"/>
        </w:rPr>
        <w:t>models  to</w:t>
      </w:r>
      <w:proofErr w:type="gramEnd"/>
      <w:r w:rsidRPr="00F60BCB">
        <w:rPr>
          <w:rFonts w:ascii="Times New Roman" w:eastAsiaTheme="minorHAnsi" w:hAnsi="Times New Roman" w:cs="Times New Roman"/>
          <w:sz w:val="24"/>
          <w:szCs w:val="24"/>
          <w:lang w:eastAsia="en-US"/>
        </w:rPr>
        <w:t xml:space="preserve"> eliminate confounding by time-constant covariates (1). We created the IPTWs with the R package “</w:t>
      </w:r>
      <w:proofErr w:type="spellStart"/>
      <w:r w:rsidRPr="00F60BCB">
        <w:rPr>
          <w:rFonts w:ascii="Times New Roman" w:eastAsiaTheme="minorHAnsi" w:hAnsi="Times New Roman" w:cs="Times New Roman"/>
          <w:sz w:val="24"/>
          <w:szCs w:val="24"/>
          <w:lang w:eastAsia="en-US"/>
        </w:rPr>
        <w:t>ipw</w:t>
      </w:r>
      <w:proofErr w:type="spellEnd"/>
      <w:r w:rsidRPr="00F60BCB">
        <w:rPr>
          <w:rFonts w:ascii="Times New Roman" w:eastAsiaTheme="minorHAnsi" w:hAnsi="Times New Roman" w:cs="Times New Roman"/>
          <w:sz w:val="24"/>
          <w:szCs w:val="24"/>
          <w:lang w:eastAsia="en-US"/>
        </w:rPr>
        <w:t xml:space="preserve">” (version 1.0-11). Details about this package are available in Wal and </w:t>
      </w:r>
      <w:proofErr w:type="spellStart"/>
      <w:r w:rsidRPr="00F60BCB">
        <w:rPr>
          <w:rFonts w:ascii="Times New Roman" w:eastAsiaTheme="minorHAnsi" w:hAnsi="Times New Roman" w:cs="Times New Roman"/>
          <w:sz w:val="24"/>
          <w:szCs w:val="24"/>
          <w:lang w:eastAsia="en-US"/>
        </w:rPr>
        <w:t>Geskus</w:t>
      </w:r>
      <w:proofErr w:type="spellEnd"/>
      <w:r w:rsidRPr="00F60BCB">
        <w:rPr>
          <w:rFonts w:ascii="Times New Roman" w:eastAsiaTheme="minorHAnsi" w:hAnsi="Times New Roman" w:cs="Times New Roman"/>
          <w:sz w:val="24"/>
          <w:szCs w:val="24"/>
          <w:lang w:eastAsia="en-US"/>
        </w:rPr>
        <w:t xml:space="preserve"> 2011 (2). </w:t>
      </w:r>
    </w:p>
    <w:p w14:paraId="1A3C5305" w14:textId="77777777" w:rsidR="00F60BCB" w:rsidRPr="00F60BCB" w:rsidRDefault="00F60BCB" w:rsidP="00F60BCB">
      <w:pPr>
        <w:rPr>
          <w:rFonts w:ascii="Times New Roman" w:eastAsiaTheme="minorHAnsi" w:hAnsi="Times New Roman" w:cs="Times New Roman"/>
          <w:b/>
          <w:bCs/>
          <w:sz w:val="24"/>
          <w:szCs w:val="24"/>
          <w:lang w:eastAsia="en-US"/>
        </w:rPr>
      </w:pPr>
      <w:r w:rsidRPr="00F60BCB">
        <w:rPr>
          <w:rFonts w:ascii="Times New Roman" w:eastAsiaTheme="minorHAnsi" w:hAnsi="Times New Roman" w:cs="Times New Roman"/>
          <w:b/>
          <w:bCs/>
          <w:sz w:val="24"/>
          <w:szCs w:val="24"/>
          <w:lang w:eastAsia="en-US"/>
        </w:rPr>
        <w:lastRenderedPageBreak/>
        <w:t>Inverse-probability-of-selection weights</w:t>
      </w:r>
    </w:p>
    <w:p w14:paraId="1749A190" w14:textId="77777777" w:rsidR="00F60BCB" w:rsidRPr="00F60BCB" w:rsidRDefault="00F60BCB" w:rsidP="00F60BCB">
      <w:pPr>
        <w:spacing w:line="480" w:lineRule="auto"/>
        <w:jc w:val="both"/>
        <w:rPr>
          <w:rFonts w:ascii="Times New Roman" w:eastAsiaTheme="minorHAnsi" w:hAnsi="Times New Roman" w:cs="Times New Roman"/>
          <w:sz w:val="24"/>
          <w:szCs w:val="24"/>
          <w:lang w:eastAsia="en-US"/>
        </w:rPr>
      </w:pPr>
      <w:r w:rsidRPr="00F60BCB">
        <w:rPr>
          <w:rFonts w:ascii="Times New Roman" w:eastAsiaTheme="minorHAnsi" w:hAnsi="Times New Roman" w:cs="Times New Roman"/>
          <w:sz w:val="24"/>
          <w:szCs w:val="24"/>
          <w:lang w:eastAsia="en-US"/>
        </w:rPr>
        <w:t xml:space="preserve">We weighted each observation by the following inverse-probability-of-selection weights (IPSW): </w:t>
      </w:r>
    </w:p>
    <w:p w14:paraId="7EC7D45F" w14:textId="77777777" w:rsidR="00F60BCB" w:rsidRPr="00F60BCB" w:rsidRDefault="00F60BCB" w:rsidP="00F60BCB">
      <w:pPr>
        <w:spacing w:line="480" w:lineRule="auto"/>
        <w:jc w:val="center"/>
        <w:rPr>
          <w:rFonts w:ascii="Times New Roman" w:eastAsia="Calibri" w:hAnsi="Times New Roman" w:cs="Times New Roman"/>
          <w:color w:val="000000"/>
          <w:kern w:val="24"/>
          <w:sz w:val="28"/>
          <w:szCs w:val="28"/>
          <w:lang w:eastAsia="en-US"/>
        </w:rPr>
      </w:pPr>
      <w:proofErr w:type="spellStart"/>
      <w:r w:rsidRPr="00F60BCB">
        <w:rPr>
          <w:rFonts w:ascii="Times New Roman" w:eastAsia="Calibri" w:hAnsi="Times New Roman" w:cs="Times New Roman"/>
          <w:color w:val="000000"/>
          <w:kern w:val="24"/>
          <w:sz w:val="28"/>
          <w:szCs w:val="28"/>
          <w:lang w:eastAsia="en-US"/>
        </w:rPr>
        <w:t>IPSW</w:t>
      </w:r>
      <w:r w:rsidRPr="00F60BCB">
        <w:rPr>
          <w:rFonts w:ascii="Times New Roman" w:eastAsia="Calibri" w:hAnsi="Times New Roman" w:cs="Times New Roman"/>
          <w:color w:val="000000"/>
          <w:kern w:val="24"/>
          <w:sz w:val="28"/>
          <w:szCs w:val="28"/>
          <w:vertAlign w:val="subscript"/>
          <w:lang w:eastAsia="en-US"/>
        </w:rPr>
        <w:t>i</w:t>
      </w:r>
      <w:proofErr w:type="spellEnd"/>
      <w:r w:rsidRPr="00F60BCB">
        <w:rPr>
          <w:rFonts w:ascii="Times New Roman" w:eastAsia="Calibri" w:hAnsi="Times New Roman" w:cs="Times New Roman"/>
          <w:color w:val="000000"/>
          <w:kern w:val="24"/>
          <w:sz w:val="28"/>
          <w:szCs w:val="28"/>
          <w:vertAlign w:val="subscript"/>
          <w:lang w:eastAsia="en-US"/>
        </w:rPr>
        <w:t xml:space="preserve"> </w:t>
      </w:r>
      <w:r w:rsidRPr="00F60BCB">
        <w:rPr>
          <w:rFonts w:ascii="Times New Roman" w:eastAsia="Calibri" w:hAnsi="Times New Roman" w:cs="Times New Roman"/>
          <w:color w:val="000000"/>
          <w:kern w:val="24"/>
          <w:sz w:val="28"/>
          <w:szCs w:val="28"/>
          <w:lang w:eastAsia="en-US"/>
        </w:rPr>
        <w:t>= IPSW</w:t>
      </w:r>
      <w:r w:rsidRPr="00F60BCB">
        <w:rPr>
          <w:rFonts w:ascii="Times New Roman" w:eastAsia="Calibri" w:hAnsi="Times New Roman" w:cs="Times New Roman"/>
          <w:color w:val="000000"/>
          <w:kern w:val="24"/>
          <w:sz w:val="28"/>
          <w:szCs w:val="28"/>
          <w:vertAlign w:val="subscript"/>
          <w:lang w:eastAsia="en-US"/>
        </w:rPr>
        <w:t>1i</w:t>
      </w:r>
      <w:r w:rsidRPr="00F60BCB">
        <w:rPr>
          <w:rFonts w:ascii="Times New Roman" w:eastAsia="Calibri" w:hAnsi="Times New Roman" w:cs="Times New Roman"/>
          <w:color w:val="000000"/>
          <w:kern w:val="24"/>
          <w:sz w:val="28"/>
          <w:szCs w:val="28"/>
          <w:lang w:eastAsia="en-US"/>
        </w:rPr>
        <w:t xml:space="preserve"> × IPSW</w:t>
      </w:r>
      <w:r w:rsidRPr="00F60BCB">
        <w:rPr>
          <w:rFonts w:ascii="Times New Roman" w:eastAsia="Calibri" w:hAnsi="Times New Roman" w:cs="Times New Roman"/>
          <w:color w:val="000000"/>
          <w:kern w:val="24"/>
          <w:sz w:val="28"/>
          <w:szCs w:val="28"/>
          <w:vertAlign w:val="subscript"/>
          <w:lang w:eastAsia="en-US"/>
        </w:rPr>
        <w:t>2i</w:t>
      </w:r>
      <w:r w:rsidRPr="00F60BCB">
        <w:rPr>
          <w:rFonts w:ascii="Times New Roman" w:eastAsia="Calibri" w:hAnsi="Times New Roman" w:cs="Times New Roman"/>
          <w:color w:val="000000"/>
          <w:kern w:val="24"/>
          <w:sz w:val="28"/>
          <w:szCs w:val="28"/>
          <w:lang w:eastAsia="en-US"/>
        </w:rPr>
        <w:t>,</w:t>
      </w:r>
    </w:p>
    <w:p w14:paraId="532B3027" w14:textId="77777777" w:rsidR="00F60BCB" w:rsidRPr="00F60BCB" w:rsidRDefault="00F60BCB" w:rsidP="00F60BCB">
      <w:pPr>
        <w:spacing w:line="480" w:lineRule="auto"/>
        <w:jc w:val="both"/>
        <w:rPr>
          <w:rFonts w:ascii="Times New Roman" w:eastAsiaTheme="minorHAnsi" w:hAnsi="Times New Roman" w:cs="Times New Roman"/>
          <w:sz w:val="24"/>
          <w:szCs w:val="24"/>
          <w:lang w:eastAsia="en-US"/>
        </w:rPr>
      </w:pPr>
      <w:r w:rsidRPr="00F60BCB">
        <w:rPr>
          <w:rFonts w:ascii="Times New Roman" w:eastAsiaTheme="minorHAnsi" w:hAnsi="Times New Roman" w:cs="Times New Roman"/>
          <w:sz w:val="24"/>
          <w:szCs w:val="24"/>
          <w:lang w:eastAsia="en-US"/>
        </w:rPr>
        <w:t xml:space="preserve">where </w:t>
      </w:r>
      <w:proofErr w:type="spellStart"/>
      <w:r w:rsidRPr="00F60BCB">
        <w:rPr>
          <w:rFonts w:ascii="Times New Roman" w:eastAsiaTheme="minorHAnsi" w:hAnsi="Times New Roman" w:cs="Times New Roman"/>
          <w:sz w:val="24"/>
          <w:szCs w:val="24"/>
          <w:lang w:eastAsia="en-US"/>
        </w:rPr>
        <w:t>i</w:t>
      </w:r>
      <w:proofErr w:type="spellEnd"/>
      <w:r w:rsidRPr="00F60BCB">
        <w:rPr>
          <w:rFonts w:ascii="Times New Roman" w:eastAsiaTheme="minorHAnsi" w:hAnsi="Times New Roman" w:cs="Times New Roman"/>
          <w:sz w:val="24"/>
          <w:szCs w:val="24"/>
          <w:lang w:eastAsia="en-US"/>
        </w:rPr>
        <w:t xml:space="preserve"> indicates an individual, and IPSW</w:t>
      </w:r>
      <w:r w:rsidRPr="00F60BCB">
        <w:rPr>
          <w:rFonts w:ascii="Times New Roman" w:eastAsiaTheme="minorHAnsi" w:hAnsi="Times New Roman" w:cs="Times New Roman"/>
          <w:sz w:val="24"/>
          <w:szCs w:val="24"/>
          <w:vertAlign w:val="subscript"/>
          <w:lang w:eastAsia="en-US"/>
        </w:rPr>
        <w:t xml:space="preserve">1i </w:t>
      </w:r>
      <w:r w:rsidRPr="00F60BCB">
        <w:rPr>
          <w:rFonts w:ascii="Times New Roman" w:eastAsiaTheme="minorHAnsi" w:hAnsi="Times New Roman" w:cs="Times New Roman"/>
          <w:sz w:val="24"/>
          <w:szCs w:val="24"/>
          <w:lang w:eastAsia="en-US"/>
        </w:rPr>
        <w:t>and IPSW</w:t>
      </w:r>
      <w:r w:rsidRPr="00F60BCB">
        <w:rPr>
          <w:rFonts w:ascii="Times New Roman" w:eastAsiaTheme="minorHAnsi" w:hAnsi="Times New Roman" w:cs="Times New Roman"/>
          <w:sz w:val="24"/>
          <w:szCs w:val="24"/>
          <w:vertAlign w:val="subscript"/>
          <w:lang w:eastAsia="en-US"/>
        </w:rPr>
        <w:t>2i</w:t>
      </w:r>
      <w:r w:rsidRPr="00F60BCB">
        <w:rPr>
          <w:rFonts w:ascii="Times New Roman" w:eastAsiaTheme="minorHAnsi" w:hAnsi="Times New Roman" w:cs="Times New Roman"/>
          <w:sz w:val="24"/>
          <w:szCs w:val="24"/>
          <w:lang w:eastAsia="en-US"/>
        </w:rPr>
        <w:t xml:space="preserve"> each represents the two selection processes </w:t>
      </w:r>
    </w:p>
    <w:p w14:paraId="3AE33AE2" w14:textId="77777777" w:rsidR="00F60BCB" w:rsidRPr="00F60BCB" w:rsidRDefault="00F60BCB" w:rsidP="00F60BCB">
      <w:pPr>
        <w:spacing w:line="480" w:lineRule="auto"/>
        <w:jc w:val="both"/>
        <w:rPr>
          <w:rFonts w:ascii="Times New Roman" w:eastAsiaTheme="minorHAnsi" w:hAnsi="Times New Roman" w:cs="Times New Roman"/>
          <w:sz w:val="24"/>
          <w:szCs w:val="24"/>
          <w:lang w:eastAsia="en-US"/>
        </w:rPr>
      </w:pPr>
      <w:r w:rsidRPr="00F60BCB">
        <w:rPr>
          <w:rFonts w:ascii="Times New Roman" w:eastAsiaTheme="minorHAnsi" w:hAnsi="Times New Roman" w:cs="Times New Roman"/>
          <w:sz w:val="24"/>
          <w:szCs w:val="24"/>
          <w:lang w:eastAsia="en-US"/>
        </w:rPr>
        <w:t>into SWAN-MPS: 1) continuing in the SWAN Study through Visit 3 and 2) being selected into SWAN-MPS, given being active in SWAN at Visit 3 in 1999/2000.</w:t>
      </w:r>
    </w:p>
    <w:p w14:paraId="3A56CD76" w14:textId="77777777" w:rsidR="00F60BCB" w:rsidRPr="00F60BCB" w:rsidRDefault="00F60BCB" w:rsidP="00F60BCB">
      <w:pPr>
        <w:spacing w:line="480" w:lineRule="auto"/>
        <w:jc w:val="both"/>
        <w:rPr>
          <w:rFonts w:ascii="Times New Roman" w:eastAsiaTheme="minorHAnsi" w:hAnsi="Times New Roman" w:cs="Times New Roman"/>
          <w:b/>
          <w:bCs/>
          <w:sz w:val="24"/>
          <w:szCs w:val="24"/>
          <w:lang w:eastAsia="en-US"/>
        </w:rPr>
      </w:pPr>
      <w:bookmarkStart w:id="2" w:name="_Hlk96354066"/>
      <w:r w:rsidRPr="00F60BCB">
        <w:rPr>
          <w:rFonts w:ascii="Times New Roman" w:eastAsiaTheme="minorHAnsi" w:hAnsi="Times New Roman" w:cs="Times New Roman"/>
          <w:b/>
          <w:bCs/>
          <w:sz w:val="24"/>
          <w:szCs w:val="24"/>
          <w:lang w:eastAsia="en-US"/>
        </w:rPr>
        <w:t xml:space="preserve">Construction of </w:t>
      </w:r>
      <w:bookmarkStart w:id="3" w:name="_Hlk96356679"/>
      <w:r w:rsidRPr="00F60BCB">
        <w:rPr>
          <w:rFonts w:ascii="Times New Roman" w:eastAsiaTheme="minorHAnsi" w:hAnsi="Times New Roman" w:cs="Times New Roman"/>
          <w:b/>
          <w:bCs/>
          <w:sz w:val="24"/>
          <w:szCs w:val="24"/>
          <w:lang w:eastAsia="en-US"/>
        </w:rPr>
        <w:t>IPSW</w:t>
      </w:r>
      <w:r w:rsidRPr="00F60BCB">
        <w:rPr>
          <w:rFonts w:ascii="Times New Roman" w:eastAsiaTheme="minorHAnsi" w:hAnsi="Times New Roman" w:cs="Times New Roman"/>
          <w:b/>
          <w:bCs/>
          <w:sz w:val="24"/>
          <w:szCs w:val="24"/>
          <w:vertAlign w:val="subscript"/>
          <w:lang w:eastAsia="en-US"/>
        </w:rPr>
        <w:t>1</w:t>
      </w:r>
      <w:bookmarkEnd w:id="3"/>
    </w:p>
    <w:bookmarkEnd w:id="2"/>
    <w:p w14:paraId="2F150E25" w14:textId="77777777" w:rsidR="00F60BCB" w:rsidRPr="00F60BCB" w:rsidRDefault="00F60BCB" w:rsidP="00F60BCB">
      <w:pPr>
        <w:spacing w:line="480" w:lineRule="auto"/>
        <w:jc w:val="both"/>
        <w:rPr>
          <w:rFonts w:ascii="Times New Roman" w:eastAsiaTheme="minorHAnsi" w:hAnsi="Times New Roman" w:cs="Times New Roman"/>
          <w:sz w:val="24"/>
          <w:szCs w:val="24"/>
          <w:lang w:eastAsia="en-US"/>
        </w:rPr>
      </w:pPr>
      <w:r w:rsidRPr="00F60BCB">
        <w:rPr>
          <w:rFonts w:ascii="Times New Roman" w:eastAsiaTheme="minorHAnsi" w:hAnsi="Times New Roman" w:cs="Times New Roman"/>
          <w:sz w:val="24"/>
          <w:szCs w:val="24"/>
          <w:lang w:eastAsia="en-US"/>
        </w:rPr>
        <w:t>IPSW</w:t>
      </w:r>
      <w:r w:rsidRPr="00F60BCB">
        <w:rPr>
          <w:rFonts w:ascii="Times New Roman" w:eastAsiaTheme="minorHAnsi" w:hAnsi="Times New Roman" w:cs="Times New Roman"/>
          <w:sz w:val="24"/>
          <w:szCs w:val="24"/>
          <w:vertAlign w:val="subscript"/>
          <w:lang w:eastAsia="en-US"/>
        </w:rPr>
        <w:t>1</w:t>
      </w:r>
      <w:r w:rsidRPr="00F60BCB">
        <w:rPr>
          <w:rFonts w:ascii="Times New Roman" w:eastAsiaTheme="minorHAnsi" w:hAnsi="Times New Roman" w:cs="Times New Roman"/>
          <w:sz w:val="24"/>
          <w:szCs w:val="24"/>
          <w:lang w:eastAsia="en-US"/>
        </w:rPr>
        <w:t xml:space="preserve"> was calculated as follows: </w:t>
      </w:r>
    </w:p>
    <w:p w14:paraId="55CC78F5" w14:textId="77777777" w:rsidR="00F60BCB" w:rsidRPr="00F60BCB" w:rsidRDefault="00F60BCB" w:rsidP="00F60BCB">
      <w:pPr>
        <w:spacing w:line="480" w:lineRule="auto"/>
        <w:jc w:val="both"/>
        <w:rPr>
          <w:rFonts w:ascii="Times New Roman" w:eastAsia="Calibri" w:hAnsi="Times New Roman" w:cs="Times New Roman"/>
          <w:iCs/>
          <w:color w:val="000000"/>
          <w:kern w:val="24"/>
          <w:sz w:val="28"/>
          <w:szCs w:val="28"/>
          <w:lang w:eastAsia="en-US"/>
        </w:rPr>
      </w:pPr>
      <w:r w:rsidRPr="00F60BCB">
        <w:rPr>
          <w:rFonts w:ascii="Times New Roman" w:eastAsiaTheme="minorHAnsi" w:hAnsi="Times New Roman" w:cs="Times New Roman"/>
          <w:sz w:val="24"/>
          <w:szCs w:val="24"/>
          <w:lang w:eastAsia="en-US"/>
        </w:rPr>
        <w:tab/>
      </w:r>
      <w:r w:rsidRPr="00F60BCB">
        <w:rPr>
          <w:rFonts w:ascii="Times New Roman" w:eastAsia="Calibri" w:hAnsi="Times New Roman" w:cs="Times New Roman"/>
          <w:color w:val="000000"/>
          <w:kern w:val="24"/>
          <w:sz w:val="28"/>
          <w:szCs w:val="28"/>
          <w:lang w:eastAsia="en-US"/>
        </w:rPr>
        <w:t>IPSW</w:t>
      </w:r>
      <w:r w:rsidRPr="00F60BCB">
        <w:rPr>
          <w:rFonts w:ascii="Times New Roman" w:eastAsia="Calibri" w:hAnsi="Times New Roman" w:cs="Times New Roman"/>
          <w:color w:val="000000"/>
          <w:kern w:val="24"/>
          <w:sz w:val="28"/>
          <w:szCs w:val="28"/>
          <w:vertAlign w:val="subscript"/>
          <w:lang w:eastAsia="en-US"/>
        </w:rPr>
        <w:t>1i</w:t>
      </w:r>
      <w:r w:rsidRPr="00F60BCB">
        <w:rPr>
          <w:rFonts w:ascii="Times New Roman" w:eastAsia="Calibri" w:hAnsi="Times New Roman" w:cs="Times New Roman"/>
          <w:color w:val="000000"/>
          <w:kern w:val="24"/>
          <w:sz w:val="28"/>
          <w:szCs w:val="28"/>
          <w:lang w:eastAsia="en-US"/>
        </w:rPr>
        <w:t xml:space="preserve"> = </w:t>
      </w:r>
      <m:oMath>
        <m:nary>
          <m:naryPr>
            <m:chr m:val="∏"/>
            <m:limLoc m:val="undOvr"/>
            <m:ctrlPr>
              <w:rPr>
                <w:rFonts w:ascii="Cambria Math" w:eastAsia="Calibri" w:hAnsi="Cambria Math" w:cs="Times New Roman"/>
                <w:i/>
                <w:iCs/>
                <w:color w:val="000000"/>
                <w:kern w:val="24"/>
                <w:sz w:val="28"/>
                <w:szCs w:val="28"/>
                <w:lang w:eastAsia="en-US"/>
              </w:rPr>
            </m:ctrlPr>
          </m:naryPr>
          <m:sub>
            <m:r>
              <w:rPr>
                <w:rFonts w:ascii="Cambria Math" w:eastAsia="Calibri" w:hAnsi="Cambria Math" w:cs="Times New Roman"/>
                <w:color w:val="000000"/>
                <w:kern w:val="24"/>
                <w:sz w:val="28"/>
                <w:szCs w:val="28"/>
                <w:lang w:eastAsia="en-US"/>
              </w:rPr>
              <m:t>k=1</m:t>
            </m:r>
          </m:sub>
          <m:sup>
            <m:r>
              <w:rPr>
                <w:rFonts w:ascii="Cambria Math" w:eastAsia="Calibri" w:hAnsi="Cambria Math" w:cs="Times New Roman"/>
                <w:color w:val="000000"/>
                <w:kern w:val="24"/>
                <w:sz w:val="28"/>
                <w:szCs w:val="28"/>
                <w:lang w:eastAsia="en-US"/>
              </w:rPr>
              <m:t>3</m:t>
            </m:r>
          </m:sup>
          <m:e>
            <m:f>
              <m:fPr>
                <m:ctrlPr>
                  <w:rPr>
                    <w:rFonts w:ascii="Cambria Math" w:eastAsia="Calibri" w:hAnsi="Cambria Math" w:cs="Times New Roman"/>
                    <w:i/>
                    <w:iCs/>
                    <w:color w:val="000000"/>
                    <w:kern w:val="24"/>
                    <w:sz w:val="28"/>
                    <w:szCs w:val="28"/>
                    <w:lang w:eastAsia="en-US"/>
                  </w:rPr>
                </m:ctrlPr>
              </m:fPr>
              <m:num>
                <m:r>
                  <w:rPr>
                    <w:rFonts w:ascii="Cambria Math" w:eastAsia="Calibri" w:hAnsi="Cambria Math" w:cs="Times New Roman"/>
                    <w:color w:val="000000"/>
                    <w:kern w:val="24"/>
                    <w:sz w:val="28"/>
                    <w:szCs w:val="28"/>
                    <w:lang w:eastAsia="en-US"/>
                  </w:rPr>
                  <m:t>P</m:t>
                </m:r>
                <m:d>
                  <m:dPr>
                    <m:endChr m:val="|"/>
                    <m:ctrlPr>
                      <w:rPr>
                        <w:rFonts w:ascii="Cambria Math" w:eastAsia="Calibri" w:hAnsi="Cambria Math" w:cs="Times New Roman"/>
                        <w:i/>
                        <w:iCs/>
                        <w:color w:val="000000"/>
                        <w:kern w:val="24"/>
                        <w:sz w:val="28"/>
                        <w:szCs w:val="28"/>
                        <w:lang w:eastAsia="en-US"/>
                      </w:rPr>
                    </m:ctrlPr>
                  </m:dPr>
                  <m:e>
                    <m:sSub>
                      <m:sSubPr>
                        <m:ctrlPr>
                          <w:rPr>
                            <w:rFonts w:ascii="Cambria Math" w:eastAsia="Calibri" w:hAnsi="Cambria Math" w:cs="Times New Roman"/>
                            <w:i/>
                            <w:iCs/>
                            <w:color w:val="000000"/>
                            <w:kern w:val="24"/>
                            <w:sz w:val="28"/>
                            <w:szCs w:val="28"/>
                            <w:lang w:eastAsia="en-US"/>
                          </w:rPr>
                        </m:ctrlPr>
                      </m:sSubPr>
                      <m:e>
                        <m:r>
                          <w:rPr>
                            <w:rFonts w:ascii="Cambria Math" w:eastAsia="Calibri" w:hAnsi="Cambria Math" w:cs="Times New Roman"/>
                            <w:color w:val="000000"/>
                            <w:kern w:val="24"/>
                            <w:sz w:val="28"/>
                            <w:szCs w:val="28"/>
                            <w:lang w:eastAsia="en-US"/>
                          </w:rPr>
                          <m:t>C</m:t>
                        </m:r>
                      </m:e>
                      <m:sub>
                        <m:r>
                          <w:rPr>
                            <w:rFonts w:ascii="Cambria Math" w:eastAsia="Calibri" w:hAnsi="Cambria Math" w:cs="Times New Roman"/>
                            <w:color w:val="000000"/>
                            <w:kern w:val="24"/>
                            <w:sz w:val="28"/>
                            <w:szCs w:val="28"/>
                            <w:lang w:eastAsia="en-US"/>
                          </w:rPr>
                          <m:t>ik </m:t>
                        </m:r>
                      </m:sub>
                    </m:sSub>
                    <m:r>
                      <w:rPr>
                        <w:rFonts w:ascii="Cambria Math" w:eastAsia="Calibri" w:hAnsi="Cambria Math" w:cs="Times New Roman"/>
                        <w:color w:val="000000"/>
                        <w:kern w:val="24"/>
                        <w:sz w:val="28"/>
                        <w:szCs w:val="28"/>
                        <w:lang w:eastAsia="en-US"/>
                      </w:rPr>
                      <m:t xml:space="preserve">=0 </m:t>
                    </m:r>
                  </m:e>
                </m:d>
                <m:r>
                  <w:rPr>
                    <w:rFonts w:ascii="Cambria Math" w:eastAsia="Calibri" w:hAnsi="Cambria Math" w:cs="Times New Roman"/>
                    <w:color w:val="000000"/>
                    <w:kern w:val="24"/>
                    <w:sz w:val="28"/>
                    <w:szCs w:val="28"/>
                    <w:lang w:eastAsia="en-US"/>
                  </w:rPr>
                  <m:t> </m:t>
                </m:r>
                <m:sSub>
                  <m:sSubPr>
                    <m:ctrlPr>
                      <w:rPr>
                        <w:rFonts w:ascii="Cambria Math" w:eastAsia="Calibri" w:hAnsi="Cambria Math" w:cs="Times New Roman"/>
                        <w:i/>
                        <w:iCs/>
                        <w:color w:val="000000"/>
                        <w:kern w:val="24"/>
                        <w:sz w:val="28"/>
                        <w:szCs w:val="28"/>
                        <w:lang w:eastAsia="en-US"/>
                      </w:rPr>
                    </m:ctrlPr>
                  </m:sSubPr>
                  <m:e>
                    <m:r>
                      <w:rPr>
                        <w:rFonts w:ascii="Cambria Math" w:eastAsia="Calibri" w:hAnsi="Cambria Math" w:cs="Times New Roman"/>
                        <w:color w:val="000000"/>
                        <w:kern w:val="24"/>
                        <w:sz w:val="28"/>
                        <w:szCs w:val="28"/>
                        <w:lang w:eastAsia="en-US"/>
                      </w:rPr>
                      <m:t>C</m:t>
                    </m:r>
                  </m:e>
                  <m:sub>
                    <m:r>
                      <w:rPr>
                        <w:rFonts w:ascii="Cambria Math" w:eastAsia="Calibri" w:hAnsi="Cambria Math" w:cs="Times New Roman"/>
                        <w:color w:val="000000"/>
                        <w:kern w:val="24"/>
                        <w:sz w:val="28"/>
                        <w:szCs w:val="28"/>
                        <w:lang w:eastAsia="en-US"/>
                      </w:rPr>
                      <m:t>i(k-1) </m:t>
                    </m:r>
                  </m:sub>
                </m:sSub>
                <m:r>
                  <w:rPr>
                    <w:rFonts w:ascii="Cambria Math" w:eastAsia="Calibri" w:hAnsi="Cambria Math" w:cs="Times New Roman"/>
                    <w:color w:val="000000"/>
                    <w:kern w:val="24"/>
                    <w:sz w:val="28"/>
                    <w:szCs w:val="28"/>
                    <w:lang w:eastAsia="en-US"/>
                  </w:rPr>
                  <m:t>=0 ,</m:t>
                </m:r>
                <m:sSub>
                  <m:sSubPr>
                    <m:ctrlPr>
                      <w:rPr>
                        <w:rFonts w:ascii="Cambria Math" w:eastAsia="Calibri" w:hAnsi="Cambria Math" w:cs="Times New Roman"/>
                        <w:i/>
                        <w:iCs/>
                        <w:color w:val="000000"/>
                        <w:kern w:val="24"/>
                        <w:sz w:val="28"/>
                        <w:szCs w:val="28"/>
                        <w:lang w:eastAsia="en-US"/>
                      </w:rPr>
                    </m:ctrlPr>
                  </m:sSubPr>
                  <m:e>
                    <m:r>
                      <w:rPr>
                        <w:rFonts w:ascii="Cambria Math" w:eastAsia="Calibri" w:hAnsi="Cambria Math" w:cs="Times New Roman"/>
                        <w:color w:val="000000"/>
                        <w:kern w:val="24"/>
                        <w:sz w:val="28"/>
                        <w:szCs w:val="28"/>
                        <w:lang w:eastAsia="en-US"/>
                      </w:rPr>
                      <m:t>Z</m:t>
                    </m:r>
                  </m:e>
                  <m:sub>
                    <m:r>
                      <w:rPr>
                        <w:rFonts w:ascii="Cambria Math" w:eastAsia="Calibri" w:hAnsi="Cambria Math" w:cs="Times New Roman"/>
                        <w:color w:val="000000"/>
                        <w:kern w:val="24"/>
                        <w:sz w:val="28"/>
                        <w:szCs w:val="28"/>
                        <w:lang w:eastAsia="en-US"/>
                      </w:rPr>
                      <m:t>i</m:t>
                    </m:r>
                  </m:sub>
                </m:sSub>
                <m:r>
                  <w:rPr>
                    <w:rFonts w:ascii="Cambria Math" w:eastAsia="Calibri" w:hAnsi="Cambria Math" w:cs="Times New Roman"/>
                    <w:color w:val="000000"/>
                    <w:kern w:val="24"/>
                    <w:sz w:val="28"/>
                    <w:szCs w:val="28"/>
                    <w:lang w:eastAsia="en-US"/>
                  </w:rPr>
                  <m:t> ) </m:t>
                </m:r>
              </m:num>
              <m:den>
                <m:r>
                  <w:rPr>
                    <w:rFonts w:ascii="Cambria Math" w:eastAsia="Calibri" w:hAnsi="Cambria Math" w:cs="Times New Roman"/>
                    <w:color w:val="000000"/>
                    <w:kern w:val="24"/>
                    <w:sz w:val="28"/>
                    <w:szCs w:val="28"/>
                    <w:lang w:eastAsia="en-US"/>
                  </w:rPr>
                  <m:t>P</m:t>
                </m:r>
                <m:d>
                  <m:dPr>
                    <m:endChr m:val="|"/>
                    <m:ctrlPr>
                      <w:rPr>
                        <w:rFonts w:ascii="Cambria Math" w:eastAsia="Calibri" w:hAnsi="Cambria Math" w:cs="Times New Roman"/>
                        <w:i/>
                        <w:iCs/>
                        <w:color w:val="000000"/>
                        <w:kern w:val="24"/>
                        <w:sz w:val="28"/>
                        <w:szCs w:val="28"/>
                        <w:lang w:eastAsia="en-US"/>
                      </w:rPr>
                    </m:ctrlPr>
                  </m:dPr>
                  <m:e>
                    <m:sSub>
                      <m:sSubPr>
                        <m:ctrlPr>
                          <w:rPr>
                            <w:rFonts w:ascii="Cambria Math" w:eastAsia="Calibri" w:hAnsi="Cambria Math" w:cs="Times New Roman"/>
                            <w:i/>
                            <w:iCs/>
                            <w:color w:val="000000"/>
                            <w:kern w:val="24"/>
                            <w:sz w:val="28"/>
                            <w:szCs w:val="28"/>
                            <w:lang w:eastAsia="en-US"/>
                          </w:rPr>
                        </m:ctrlPr>
                      </m:sSubPr>
                      <m:e>
                        <m:r>
                          <w:rPr>
                            <w:rFonts w:ascii="Cambria Math" w:eastAsia="Calibri" w:hAnsi="Cambria Math" w:cs="Times New Roman"/>
                            <w:color w:val="000000"/>
                            <w:kern w:val="24"/>
                            <w:sz w:val="28"/>
                            <w:szCs w:val="28"/>
                            <w:lang w:eastAsia="en-US"/>
                          </w:rPr>
                          <m:t>C</m:t>
                        </m:r>
                      </m:e>
                      <m:sub>
                        <m:r>
                          <w:rPr>
                            <w:rFonts w:ascii="Cambria Math" w:eastAsia="Calibri" w:hAnsi="Cambria Math" w:cs="Times New Roman"/>
                            <w:color w:val="000000"/>
                            <w:kern w:val="24"/>
                            <w:sz w:val="28"/>
                            <w:szCs w:val="28"/>
                            <w:lang w:eastAsia="en-US"/>
                          </w:rPr>
                          <m:t>ik </m:t>
                        </m:r>
                      </m:sub>
                    </m:sSub>
                    <m:r>
                      <w:rPr>
                        <w:rFonts w:ascii="Cambria Math" w:eastAsia="Calibri" w:hAnsi="Cambria Math" w:cs="Times New Roman"/>
                        <w:color w:val="000000"/>
                        <w:kern w:val="24"/>
                        <w:sz w:val="28"/>
                        <w:szCs w:val="28"/>
                        <w:lang w:eastAsia="en-US"/>
                      </w:rPr>
                      <m:t xml:space="preserve">=0 </m:t>
                    </m:r>
                  </m:e>
                </m:d>
                <m:r>
                  <w:rPr>
                    <w:rFonts w:ascii="Cambria Math" w:eastAsia="Calibri" w:hAnsi="Cambria Math" w:cs="Times New Roman"/>
                    <w:color w:val="000000"/>
                    <w:kern w:val="24"/>
                    <w:sz w:val="28"/>
                    <w:szCs w:val="28"/>
                    <w:lang w:eastAsia="en-US"/>
                  </w:rPr>
                  <m:t> </m:t>
                </m:r>
                <w:bookmarkStart w:id="4" w:name="_Hlk96349651"/>
                <m:sSub>
                  <m:sSubPr>
                    <m:ctrlPr>
                      <w:rPr>
                        <w:rFonts w:ascii="Cambria Math" w:eastAsia="Calibri" w:hAnsi="Cambria Math" w:cs="Times New Roman"/>
                        <w:i/>
                        <w:iCs/>
                        <w:color w:val="000000"/>
                        <w:kern w:val="24"/>
                        <w:sz w:val="28"/>
                        <w:szCs w:val="28"/>
                        <w:lang w:eastAsia="en-US"/>
                      </w:rPr>
                    </m:ctrlPr>
                  </m:sSubPr>
                  <m:e>
                    <m:r>
                      <w:rPr>
                        <w:rFonts w:ascii="Cambria Math" w:eastAsia="Calibri" w:hAnsi="Cambria Math" w:cs="Times New Roman"/>
                        <w:color w:val="000000"/>
                        <w:kern w:val="24"/>
                        <w:sz w:val="28"/>
                        <w:szCs w:val="28"/>
                        <w:lang w:eastAsia="en-US"/>
                      </w:rPr>
                      <m:t>C</m:t>
                    </m:r>
                  </m:e>
                  <m:sub>
                    <m:r>
                      <w:rPr>
                        <w:rFonts w:ascii="Cambria Math" w:eastAsia="Calibri" w:hAnsi="Cambria Math" w:cs="Times New Roman"/>
                        <w:color w:val="000000"/>
                        <w:kern w:val="24"/>
                        <w:sz w:val="28"/>
                        <w:szCs w:val="28"/>
                        <w:lang w:eastAsia="en-US"/>
                      </w:rPr>
                      <m:t>i(k-1) </m:t>
                    </m:r>
                  </m:sub>
                </m:sSub>
                <m:r>
                  <w:rPr>
                    <w:rFonts w:ascii="Cambria Math" w:eastAsia="Calibri" w:hAnsi="Cambria Math" w:cs="Times New Roman"/>
                    <w:color w:val="000000"/>
                    <w:kern w:val="24"/>
                    <w:sz w:val="28"/>
                    <w:szCs w:val="28"/>
                    <w:lang w:eastAsia="en-US"/>
                  </w:rPr>
                  <m:t xml:space="preserve">=0, </m:t>
                </m:r>
                <m:sSub>
                  <m:sSubPr>
                    <m:ctrlPr>
                      <w:rPr>
                        <w:rFonts w:ascii="Cambria Math" w:eastAsia="Calibri" w:hAnsi="Cambria Math" w:cs="Times New Roman"/>
                        <w:i/>
                        <w:iCs/>
                        <w:color w:val="000000"/>
                        <w:kern w:val="24"/>
                        <w:sz w:val="28"/>
                        <w:szCs w:val="28"/>
                        <w:lang w:eastAsia="en-US"/>
                      </w:rPr>
                    </m:ctrlPr>
                  </m:sSubPr>
                  <m:e>
                    <m:r>
                      <w:rPr>
                        <w:rFonts w:ascii="Cambria Math" w:eastAsia="Calibri" w:hAnsi="Cambria Math" w:cs="Times New Roman"/>
                        <w:color w:val="000000"/>
                        <w:kern w:val="24"/>
                        <w:sz w:val="28"/>
                        <w:szCs w:val="28"/>
                        <w:lang w:eastAsia="en-US"/>
                      </w:rPr>
                      <m:t>L</m:t>
                    </m:r>
                  </m:e>
                  <m:sub>
                    <m:r>
                      <w:rPr>
                        <w:rFonts w:ascii="Cambria Math" w:eastAsia="Calibri" w:hAnsi="Cambria Math" w:cs="Times New Roman"/>
                        <w:color w:val="000000"/>
                        <w:kern w:val="24"/>
                        <w:sz w:val="28"/>
                        <w:szCs w:val="28"/>
                        <w:lang w:eastAsia="en-US"/>
                      </w:rPr>
                      <m:t>i(k-1) </m:t>
                    </m:r>
                  </m:sub>
                </m:sSub>
                <w:bookmarkEnd w:id="4"/>
                <m:r>
                  <w:rPr>
                    <w:rFonts w:ascii="Cambria Math" w:eastAsia="Calibri" w:hAnsi="Cambria Math" w:cs="Times New Roman"/>
                    <w:color w:val="000000"/>
                    <w:kern w:val="24"/>
                    <w:sz w:val="28"/>
                    <w:szCs w:val="28"/>
                    <w:lang w:eastAsia="en-US"/>
                  </w:rPr>
                  <m:t>,</m:t>
                </m:r>
                <m:sSub>
                  <m:sSubPr>
                    <m:ctrlPr>
                      <w:rPr>
                        <w:rFonts w:ascii="Cambria Math" w:eastAsia="Calibri" w:hAnsi="Cambria Math" w:cs="Times New Roman"/>
                        <w:i/>
                        <w:iCs/>
                        <w:color w:val="000000"/>
                        <w:kern w:val="24"/>
                        <w:sz w:val="28"/>
                        <w:szCs w:val="28"/>
                        <w:lang w:eastAsia="en-US"/>
                      </w:rPr>
                    </m:ctrlPr>
                  </m:sSubPr>
                  <m:e>
                    <m:r>
                      <w:rPr>
                        <w:rFonts w:ascii="Cambria Math" w:eastAsia="Calibri" w:hAnsi="Cambria Math" w:cs="Times New Roman"/>
                        <w:color w:val="000000"/>
                        <w:kern w:val="24"/>
                        <w:sz w:val="28"/>
                        <w:szCs w:val="28"/>
                        <w:lang w:eastAsia="en-US"/>
                      </w:rPr>
                      <m:t>Z</m:t>
                    </m:r>
                  </m:e>
                  <m:sub>
                    <m:r>
                      <w:rPr>
                        <w:rFonts w:ascii="Cambria Math" w:eastAsia="Calibri" w:hAnsi="Cambria Math" w:cs="Times New Roman"/>
                        <w:color w:val="000000"/>
                        <w:kern w:val="24"/>
                        <w:sz w:val="28"/>
                        <w:szCs w:val="28"/>
                        <w:lang w:eastAsia="en-US"/>
                      </w:rPr>
                      <m:t>i</m:t>
                    </m:r>
                  </m:sub>
                </m:sSub>
                <m:r>
                  <w:rPr>
                    <w:rFonts w:ascii="Cambria Math" w:eastAsia="Calibri" w:hAnsi="Cambria Math" w:cs="Times New Roman"/>
                    <w:color w:val="000000"/>
                    <w:kern w:val="24"/>
                    <w:sz w:val="28"/>
                    <w:szCs w:val="28"/>
                    <w:lang w:eastAsia="en-US"/>
                  </w:rPr>
                  <m:t> ) </m:t>
                </m:r>
              </m:den>
            </m:f>
          </m:e>
        </m:nary>
      </m:oMath>
      <w:r w:rsidRPr="00F60BCB">
        <w:rPr>
          <w:rFonts w:ascii="Times New Roman" w:eastAsia="Calibri" w:hAnsi="Times New Roman" w:cs="Times New Roman"/>
          <w:iCs/>
          <w:color w:val="000000"/>
          <w:kern w:val="24"/>
          <w:sz w:val="28"/>
          <w:szCs w:val="28"/>
          <w:lang w:eastAsia="en-US"/>
        </w:rPr>
        <w:t xml:space="preserve"> ,</w:t>
      </w:r>
    </w:p>
    <w:p w14:paraId="20492ED7" w14:textId="77777777" w:rsidR="00F60BCB" w:rsidRPr="00F60BCB" w:rsidRDefault="00F60BCB" w:rsidP="00F60BCB">
      <w:pPr>
        <w:spacing w:line="480" w:lineRule="auto"/>
        <w:jc w:val="both"/>
        <w:rPr>
          <w:rFonts w:ascii="Times New Roman" w:eastAsiaTheme="minorHAnsi" w:hAnsi="Times New Roman" w:cs="Times New Roman"/>
          <w:sz w:val="24"/>
          <w:szCs w:val="24"/>
          <w:lang w:eastAsia="en-US"/>
        </w:rPr>
      </w:pPr>
      <w:r w:rsidRPr="00F60BCB">
        <w:rPr>
          <w:rFonts w:ascii="Times New Roman" w:eastAsiaTheme="minorHAnsi" w:hAnsi="Times New Roman" w:cs="Times New Roman"/>
          <w:sz w:val="24"/>
          <w:szCs w:val="24"/>
          <w:lang w:eastAsia="en-US"/>
        </w:rPr>
        <w:t xml:space="preserve">where </w:t>
      </w:r>
      <w:proofErr w:type="spellStart"/>
      <w:r w:rsidRPr="00F60BCB">
        <w:rPr>
          <w:rFonts w:ascii="Times New Roman" w:eastAsiaTheme="minorHAnsi" w:hAnsi="Times New Roman" w:cs="Times New Roman"/>
          <w:i/>
          <w:iCs/>
          <w:sz w:val="24"/>
          <w:szCs w:val="24"/>
          <w:lang w:eastAsia="en-US"/>
        </w:rPr>
        <w:t>i</w:t>
      </w:r>
      <w:proofErr w:type="spellEnd"/>
      <w:r w:rsidRPr="00F60BCB">
        <w:rPr>
          <w:rFonts w:ascii="Times New Roman" w:eastAsiaTheme="minorHAnsi" w:hAnsi="Times New Roman" w:cs="Times New Roman"/>
          <w:sz w:val="24"/>
          <w:szCs w:val="24"/>
          <w:lang w:eastAsia="en-US"/>
        </w:rPr>
        <w:t xml:space="preserve"> indicates an individual, and </w:t>
      </w:r>
      <w:r w:rsidRPr="00F60BCB">
        <w:rPr>
          <w:rFonts w:ascii="Times New Roman" w:eastAsiaTheme="minorHAnsi" w:hAnsi="Times New Roman" w:cs="Times New Roman"/>
          <w:i/>
          <w:iCs/>
          <w:sz w:val="24"/>
          <w:szCs w:val="24"/>
          <w:lang w:eastAsia="en-US"/>
        </w:rPr>
        <w:t>k</w:t>
      </w:r>
      <w:r w:rsidRPr="00F60BCB">
        <w:rPr>
          <w:rFonts w:ascii="Times New Roman" w:eastAsiaTheme="minorHAnsi" w:hAnsi="Times New Roman" w:cs="Times New Roman"/>
          <w:sz w:val="24"/>
          <w:szCs w:val="24"/>
          <w:lang w:eastAsia="en-US"/>
        </w:rPr>
        <w:t xml:space="preserve"> indicates a visit. </w:t>
      </w:r>
      <w:r w:rsidRPr="00F60BCB">
        <w:rPr>
          <w:rFonts w:ascii="Times New Roman" w:eastAsiaTheme="minorHAnsi" w:hAnsi="Times New Roman" w:cs="Times New Roman"/>
          <w:i/>
          <w:iCs/>
          <w:sz w:val="24"/>
          <w:szCs w:val="24"/>
          <w:lang w:eastAsia="en-US"/>
        </w:rPr>
        <w:t>k</w:t>
      </w:r>
      <w:r w:rsidRPr="00F60BCB">
        <w:rPr>
          <w:rFonts w:ascii="Times New Roman" w:eastAsiaTheme="minorHAnsi" w:hAnsi="Times New Roman" w:cs="Times New Roman"/>
          <w:sz w:val="24"/>
          <w:szCs w:val="24"/>
          <w:lang w:eastAsia="en-US"/>
        </w:rPr>
        <w:t xml:space="preserve"> takes the values of 1, 2, 3 and represents SWAN Visits 1 through 3. </w:t>
      </w:r>
      <w:proofErr w:type="spellStart"/>
      <w:r w:rsidRPr="00F60BCB">
        <w:rPr>
          <w:rFonts w:ascii="Times New Roman" w:eastAsiaTheme="minorHAnsi" w:hAnsi="Times New Roman" w:cs="Times New Roman"/>
          <w:sz w:val="24"/>
          <w:szCs w:val="24"/>
          <w:lang w:eastAsia="en-US"/>
        </w:rPr>
        <w:t>C</w:t>
      </w:r>
      <w:r w:rsidRPr="00F60BCB">
        <w:rPr>
          <w:rFonts w:ascii="Times New Roman" w:eastAsiaTheme="minorHAnsi" w:hAnsi="Times New Roman" w:cs="Times New Roman"/>
          <w:sz w:val="24"/>
          <w:szCs w:val="24"/>
          <w:vertAlign w:val="subscript"/>
          <w:lang w:eastAsia="en-US"/>
        </w:rPr>
        <w:t>ik</w:t>
      </w:r>
      <w:proofErr w:type="spellEnd"/>
      <w:r w:rsidRPr="00F60BCB">
        <w:rPr>
          <w:rFonts w:ascii="Times New Roman" w:eastAsiaTheme="minorHAnsi" w:hAnsi="Times New Roman" w:cs="Times New Roman"/>
          <w:sz w:val="24"/>
          <w:szCs w:val="24"/>
          <w:lang w:eastAsia="en-US"/>
        </w:rPr>
        <w:t xml:space="preserve"> is a binary variable: </w:t>
      </w:r>
      <w:proofErr w:type="spellStart"/>
      <w:r w:rsidRPr="00F60BCB">
        <w:rPr>
          <w:rFonts w:ascii="Times New Roman" w:eastAsiaTheme="minorHAnsi" w:hAnsi="Times New Roman" w:cs="Times New Roman"/>
          <w:sz w:val="24"/>
          <w:szCs w:val="24"/>
          <w:lang w:eastAsia="en-US"/>
        </w:rPr>
        <w:t>C</w:t>
      </w:r>
      <w:r w:rsidRPr="00F60BCB">
        <w:rPr>
          <w:rFonts w:ascii="Times New Roman" w:eastAsiaTheme="minorHAnsi" w:hAnsi="Times New Roman" w:cs="Times New Roman"/>
          <w:sz w:val="24"/>
          <w:szCs w:val="24"/>
          <w:vertAlign w:val="subscript"/>
          <w:lang w:eastAsia="en-US"/>
        </w:rPr>
        <w:t>ik</w:t>
      </w:r>
      <w:proofErr w:type="spellEnd"/>
      <w:r w:rsidRPr="00F60BCB">
        <w:rPr>
          <w:rFonts w:ascii="Times New Roman" w:eastAsiaTheme="minorHAnsi" w:hAnsi="Times New Roman" w:cs="Times New Roman"/>
          <w:sz w:val="24"/>
          <w:szCs w:val="24"/>
          <w:lang w:eastAsia="en-US"/>
        </w:rPr>
        <w:t xml:space="preserve"> = 1 represents dropping out of the SWAN Study by Visit </w:t>
      </w:r>
      <w:r w:rsidRPr="00F60BCB">
        <w:rPr>
          <w:rFonts w:ascii="Times New Roman" w:eastAsiaTheme="minorHAnsi" w:hAnsi="Times New Roman" w:cs="Times New Roman"/>
          <w:i/>
          <w:iCs/>
          <w:sz w:val="24"/>
          <w:szCs w:val="24"/>
          <w:lang w:eastAsia="en-US"/>
        </w:rPr>
        <w:t>k</w:t>
      </w:r>
      <w:r w:rsidRPr="00F60BCB">
        <w:rPr>
          <w:rFonts w:ascii="Times New Roman" w:eastAsiaTheme="minorHAnsi" w:hAnsi="Times New Roman" w:cs="Times New Roman"/>
          <w:sz w:val="24"/>
          <w:szCs w:val="24"/>
          <w:lang w:eastAsia="en-US"/>
        </w:rPr>
        <w:t xml:space="preserve">, and </w:t>
      </w:r>
      <w:proofErr w:type="spellStart"/>
      <w:r w:rsidRPr="00F60BCB">
        <w:rPr>
          <w:rFonts w:ascii="Times New Roman" w:eastAsiaTheme="minorHAnsi" w:hAnsi="Times New Roman" w:cs="Times New Roman"/>
          <w:sz w:val="24"/>
          <w:szCs w:val="24"/>
          <w:lang w:eastAsia="en-US"/>
        </w:rPr>
        <w:t>C</w:t>
      </w:r>
      <w:r w:rsidRPr="00F60BCB">
        <w:rPr>
          <w:rFonts w:ascii="Times New Roman" w:eastAsiaTheme="minorHAnsi" w:hAnsi="Times New Roman" w:cs="Times New Roman"/>
          <w:sz w:val="24"/>
          <w:szCs w:val="24"/>
          <w:vertAlign w:val="subscript"/>
          <w:lang w:eastAsia="en-US"/>
        </w:rPr>
        <w:t>ik</w:t>
      </w:r>
      <w:proofErr w:type="spellEnd"/>
      <w:r w:rsidRPr="00F60BCB">
        <w:rPr>
          <w:rFonts w:ascii="Times New Roman" w:eastAsiaTheme="minorHAnsi" w:hAnsi="Times New Roman" w:cs="Times New Roman"/>
          <w:sz w:val="24"/>
          <w:szCs w:val="24"/>
          <w:lang w:eastAsia="en-US"/>
        </w:rPr>
        <w:t xml:space="preserve"> = 0 represents otherwise. </w:t>
      </w:r>
      <w:r w:rsidRPr="00F60BCB">
        <w:rPr>
          <w:rFonts w:ascii="Times New Roman" w:eastAsiaTheme="minorHAnsi" w:hAnsi="Times New Roman" w:cs="Times New Roman"/>
          <w:i/>
          <w:iCs/>
          <w:sz w:val="24"/>
          <w:szCs w:val="24"/>
          <w:lang w:eastAsia="en-US"/>
        </w:rPr>
        <w:t>Z</w:t>
      </w:r>
      <w:r w:rsidRPr="00F60BCB">
        <w:rPr>
          <w:rFonts w:ascii="Times New Roman" w:eastAsiaTheme="minorHAnsi" w:hAnsi="Times New Roman" w:cs="Times New Roman"/>
          <w:i/>
          <w:iCs/>
          <w:sz w:val="24"/>
          <w:szCs w:val="24"/>
          <w:vertAlign w:val="subscript"/>
          <w:lang w:eastAsia="en-US"/>
        </w:rPr>
        <w:t>i</w:t>
      </w:r>
      <w:r w:rsidRPr="00F60BCB">
        <w:rPr>
          <w:rFonts w:ascii="Times New Roman" w:eastAsiaTheme="minorHAnsi" w:hAnsi="Times New Roman" w:cs="Times New Roman"/>
          <w:sz w:val="24"/>
          <w:szCs w:val="24"/>
          <w:lang w:eastAsia="en-US"/>
        </w:rPr>
        <w:t xml:space="preserve"> is a vector of time-constant predictors of drop-out measured in 1996/1997, which included age in 1996/1997, race/ethnicity and site, and education. </w:t>
      </w:r>
      <w:proofErr w:type="spellStart"/>
      <w:r w:rsidRPr="00F60BCB">
        <w:rPr>
          <w:rFonts w:ascii="Times New Roman" w:eastAsiaTheme="minorHAnsi" w:hAnsi="Times New Roman" w:cs="Times New Roman"/>
          <w:i/>
          <w:iCs/>
          <w:sz w:val="24"/>
          <w:szCs w:val="24"/>
          <w:lang w:eastAsia="en-US"/>
        </w:rPr>
        <w:t>L</w:t>
      </w:r>
      <w:r w:rsidRPr="00F60BCB">
        <w:rPr>
          <w:rFonts w:ascii="Times New Roman" w:eastAsiaTheme="minorHAnsi" w:hAnsi="Times New Roman" w:cs="Times New Roman"/>
          <w:i/>
          <w:iCs/>
          <w:sz w:val="24"/>
          <w:szCs w:val="24"/>
          <w:vertAlign w:val="subscript"/>
          <w:lang w:eastAsia="en-US"/>
        </w:rPr>
        <w:t>ik</w:t>
      </w:r>
      <w:proofErr w:type="spellEnd"/>
      <w:r w:rsidRPr="00F60BCB">
        <w:rPr>
          <w:rFonts w:ascii="Times New Roman" w:eastAsiaTheme="minorHAnsi" w:hAnsi="Times New Roman" w:cs="Times New Roman"/>
          <w:sz w:val="24"/>
          <w:szCs w:val="24"/>
          <w:lang w:eastAsia="en-US"/>
        </w:rPr>
        <w:t xml:space="preserve"> is vector of time-varying predictors of drop-out measured at every visit, which included marital status (single, married, separated/widowed/divorced), spouse/partner’s employment change (spouse/partner lost a job vs. not), smoking status, menopausal status, self-rated health (excellent/very good, good, fair/poor), and self-reported doctor’s diagnosis of having heart attack or angina (yes/no). These time-constant and time-varying predictors were previously identified as important determinants of loss to follow-up by 1999/2000 in SWAN (3). </w:t>
      </w:r>
    </w:p>
    <w:p w14:paraId="3296ADCC" w14:textId="77777777" w:rsidR="00F60BCB" w:rsidRPr="00F60BCB" w:rsidRDefault="00F60BCB" w:rsidP="00F60BCB">
      <w:pPr>
        <w:spacing w:line="480" w:lineRule="auto"/>
        <w:jc w:val="both"/>
        <w:rPr>
          <w:rFonts w:ascii="Times New Roman" w:eastAsia="Calibri" w:hAnsi="Times New Roman" w:cs="Times New Roman"/>
          <w:color w:val="000000"/>
          <w:kern w:val="24"/>
          <w:sz w:val="24"/>
          <w:szCs w:val="24"/>
          <w:lang w:eastAsia="en-US"/>
        </w:rPr>
      </w:pPr>
      <w:r w:rsidRPr="00F60BCB">
        <w:rPr>
          <w:rFonts w:ascii="Times New Roman" w:eastAsiaTheme="minorHAnsi" w:hAnsi="Times New Roman" w:cs="Times New Roman"/>
          <w:sz w:val="24"/>
          <w:szCs w:val="24"/>
          <w:lang w:eastAsia="en-US"/>
        </w:rPr>
        <w:lastRenderedPageBreak/>
        <w:tab/>
        <w:t>The denominator of IPSW</w:t>
      </w:r>
      <w:r w:rsidRPr="00F60BCB">
        <w:rPr>
          <w:rFonts w:ascii="Times New Roman" w:eastAsiaTheme="minorHAnsi" w:hAnsi="Times New Roman" w:cs="Times New Roman"/>
          <w:sz w:val="24"/>
          <w:szCs w:val="24"/>
          <w:vertAlign w:val="subscript"/>
          <w:lang w:eastAsia="en-US"/>
        </w:rPr>
        <w:t>1</w:t>
      </w:r>
      <w:r w:rsidRPr="00F60BCB">
        <w:rPr>
          <w:rFonts w:ascii="Times New Roman" w:eastAsiaTheme="minorHAnsi" w:hAnsi="Times New Roman" w:cs="Times New Roman"/>
          <w:sz w:val="24"/>
          <w:szCs w:val="24"/>
          <w:lang w:eastAsia="en-US"/>
        </w:rPr>
        <w:t xml:space="preserve"> was the</w:t>
      </w:r>
      <w:r w:rsidRPr="00F60BCB">
        <w:rPr>
          <w:rFonts w:ascii="Times New Roman" w:eastAsia="Calibri" w:hAnsi="Times New Roman" w:cs="Times New Roman"/>
          <w:color w:val="000000"/>
          <w:kern w:val="24"/>
          <w:sz w:val="24"/>
          <w:szCs w:val="24"/>
          <w:lang w:eastAsia="en-US"/>
        </w:rPr>
        <w:t xml:space="preserve"> conditional probability of continuing in SWAN by Visit </w:t>
      </w:r>
      <w:r w:rsidRPr="00F60BCB">
        <w:rPr>
          <w:rFonts w:ascii="Times New Roman" w:eastAsia="Calibri" w:hAnsi="Times New Roman" w:cs="Times New Roman"/>
          <w:i/>
          <w:iCs/>
          <w:color w:val="000000"/>
          <w:kern w:val="24"/>
          <w:sz w:val="24"/>
          <w:szCs w:val="24"/>
          <w:lang w:eastAsia="en-US"/>
        </w:rPr>
        <w:t>k</w:t>
      </w:r>
      <w:r w:rsidRPr="00F60BCB">
        <w:rPr>
          <w:rFonts w:ascii="Times New Roman" w:eastAsia="Calibri" w:hAnsi="Times New Roman" w:cs="Times New Roman"/>
          <w:color w:val="000000"/>
          <w:kern w:val="24"/>
          <w:sz w:val="24"/>
          <w:szCs w:val="24"/>
          <w:lang w:eastAsia="en-US"/>
        </w:rPr>
        <w:t xml:space="preserve">, given not leaving the study by the prior visit, time-constant predictors, and time-varying predictors measured at the prior visit. To estimate this probability, we fit a discrete-time survival model with pooled logistic regression using data from all SWAN participants except those from Chicago and Newark, NJ from Visit 0 through Visit 3. Participants from Chicago, IL and Newark, NJ were excluded because by design, they were not eligible for SWAN-MPS. Including them in the construction of inverse-probability-of-selection weights would have violated the positivity assumption. The pooled logistic model predicted drop-out by Visit </w:t>
      </w:r>
      <w:r w:rsidRPr="00F60BCB">
        <w:rPr>
          <w:rFonts w:ascii="Times New Roman" w:eastAsia="Calibri" w:hAnsi="Times New Roman" w:cs="Times New Roman"/>
          <w:i/>
          <w:iCs/>
          <w:color w:val="000000"/>
          <w:kern w:val="24"/>
          <w:sz w:val="24"/>
          <w:szCs w:val="24"/>
          <w:lang w:eastAsia="en-US"/>
        </w:rPr>
        <w:t>k</w:t>
      </w:r>
      <w:r w:rsidRPr="00F60BCB">
        <w:rPr>
          <w:rFonts w:ascii="Times New Roman" w:eastAsia="Calibri" w:hAnsi="Times New Roman" w:cs="Times New Roman"/>
          <w:color w:val="000000"/>
          <w:kern w:val="24"/>
          <w:sz w:val="24"/>
          <w:szCs w:val="24"/>
          <w:lang w:eastAsia="en-US"/>
        </w:rPr>
        <w:t xml:space="preserve"> with </w:t>
      </w:r>
      <w:r w:rsidRPr="00F60BCB">
        <w:rPr>
          <w:rFonts w:ascii="Times New Roman" w:eastAsiaTheme="minorHAnsi" w:hAnsi="Times New Roman" w:cs="Times New Roman"/>
          <w:sz w:val="24"/>
          <w:szCs w:val="24"/>
          <w:lang w:eastAsia="en-US"/>
        </w:rPr>
        <w:t xml:space="preserve">visit </w:t>
      </w:r>
      <w:r w:rsidRPr="00F60BCB">
        <w:rPr>
          <w:rFonts w:ascii="Times New Roman" w:eastAsia="Calibri" w:hAnsi="Times New Roman" w:cs="Times New Roman"/>
          <w:i/>
          <w:iCs/>
          <w:color w:val="000000"/>
          <w:kern w:val="24"/>
          <w:sz w:val="24"/>
          <w:szCs w:val="24"/>
          <w:lang w:eastAsia="en-US"/>
        </w:rPr>
        <w:t>k-1</w:t>
      </w:r>
      <w:r w:rsidRPr="00F60BCB">
        <w:rPr>
          <w:rFonts w:ascii="Times New Roman" w:eastAsiaTheme="minorHAnsi" w:hAnsi="Times New Roman" w:cs="Times New Roman"/>
          <w:sz w:val="24"/>
          <w:szCs w:val="24"/>
          <w:lang w:eastAsia="en-US"/>
        </w:rPr>
        <w:t xml:space="preserve"> (a three-level variable: Visit 0 (reference), Visit 1, and Visit 2), </w:t>
      </w:r>
      <w:r w:rsidRPr="00F60BCB">
        <w:rPr>
          <w:rFonts w:ascii="Times New Roman" w:eastAsiaTheme="minorHAnsi" w:hAnsi="Times New Roman" w:cs="Times New Roman"/>
          <w:i/>
          <w:iCs/>
          <w:sz w:val="24"/>
          <w:szCs w:val="24"/>
          <w:lang w:eastAsia="en-US"/>
        </w:rPr>
        <w:t>Z</w:t>
      </w:r>
      <w:r w:rsidRPr="00F60BCB">
        <w:rPr>
          <w:rFonts w:ascii="Times New Roman" w:eastAsiaTheme="minorHAnsi" w:hAnsi="Times New Roman" w:cs="Times New Roman"/>
          <w:i/>
          <w:iCs/>
          <w:sz w:val="24"/>
          <w:szCs w:val="24"/>
          <w:vertAlign w:val="subscript"/>
          <w:lang w:eastAsia="en-US"/>
        </w:rPr>
        <w:t>i</w:t>
      </w:r>
      <w:r w:rsidRPr="00F60BCB">
        <w:rPr>
          <w:rFonts w:ascii="Times New Roman" w:eastAsiaTheme="minorHAnsi" w:hAnsi="Times New Roman" w:cs="Times New Roman"/>
          <w:sz w:val="24"/>
          <w:szCs w:val="24"/>
          <w:lang w:eastAsia="en-US"/>
        </w:rPr>
        <w:t>, and</w:t>
      </w:r>
      <w:r w:rsidRPr="00F60BCB">
        <w:rPr>
          <w:rFonts w:ascii="Times New Roman" w:eastAsiaTheme="minorHAnsi" w:hAnsi="Times New Roman" w:cs="Times New Roman"/>
          <w:i/>
          <w:iCs/>
          <w:sz w:val="24"/>
          <w:szCs w:val="24"/>
          <w:lang w:eastAsia="en-US"/>
        </w:rPr>
        <w:t xml:space="preserve"> L</w:t>
      </w:r>
      <w:r w:rsidRPr="00F60BCB">
        <w:rPr>
          <w:rFonts w:ascii="Times New Roman" w:eastAsiaTheme="minorHAnsi" w:hAnsi="Times New Roman" w:cs="Times New Roman"/>
          <w:i/>
          <w:iCs/>
          <w:sz w:val="24"/>
          <w:szCs w:val="24"/>
          <w:vertAlign w:val="subscript"/>
          <w:lang w:eastAsia="en-US"/>
        </w:rPr>
        <w:t>i(k-1)</w:t>
      </w:r>
      <w:r w:rsidRPr="00F60BCB">
        <w:rPr>
          <w:rFonts w:ascii="Times New Roman" w:eastAsiaTheme="minorHAnsi" w:hAnsi="Times New Roman" w:cs="Times New Roman"/>
          <w:i/>
          <w:iCs/>
          <w:sz w:val="24"/>
          <w:szCs w:val="24"/>
          <w:lang w:eastAsia="en-US"/>
        </w:rPr>
        <w:t xml:space="preserve">. </w:t>
      </w:r>
      <w:r w:rsidRPr="00F60BCB">
        <w:rPr>
          <w:rFonts w:ascii="Times New Roman" w:eastAsiaTheme="minorHAnsi" w:hAnsi="Times New Roman" w:cs="Times New Roman"/>
          <w:sz w:val="24"/>
          <w:szCs w:val="24"/>
          <w:lang w:eastAsia="en-US"/>
        </w:rPr>
        <w:t xml:space="preserve">Subtracting model-predicted probabilities from 1 gave the conditional probabilities of continuing in SWAN through Visit </w:t>
      </w:r>
      <w:r w:rsidRPr="00F60BCB">
        <w:rPr>
          <w:rFonts w:ascii="Times New Roman" w:eastAsiaTheme="minorHAnsi" w:hAnsi="Times New Roman" w:cs="Times New Roman"/>
          <w:i/>
          <w:iCs/>
          <w:sz w:val="24"/>
          <w:szCs w:val="24"/>
          <w:lang w:eastAsia="en-US"/>
        </w:rPr>
        <w:t>k</w:t>
      </w:r>
      <w:r w:rsidRPr="00F60BCB">
        <w:rPr>
          <w:rFonts w:ascii="Times New Roman" w:eastAsiaTheme="minorHAnsi" w:hAnsi="Times New Roman" w:cs="Times New Roman"/>
          <w:sz w:val="24"/>
          <w:szCs w:val="24"/>
          <w:lang w:eastAsia="en-US"/>
        </w:rPr>
        <w:t xml:space="preserve">. For </w:t>
      </w:r>
      <w:proofErr w:type="gramStart"/>
      <w:r w:rsidRPr="00F60BCB">
        <w:rPr>
          <w:rFonts w:ascii="Times New Roman" w:eastAsiaTheme="minorHAnsi" w:hAnsi="Times New Roman" w:cs="Times New Roman"/>
          <w:sz w:val="24"/>
          <w:szCs w:val="24"/>
          <w:lang w:eastAsia="en-US"/>
        </w:rPr>
        <w:t>each individual</w:t>
      </w:r>
      <w:proofErr w:type="gramEnd"/>
      <w:r w:rsidRPr="00F60BCB">
        <w:rPr>
          <w:rFonts w:ascii="Times New Roman" w:eastAsiaTheme="minorHAnsi" w:hAnsi="Times New Roman" w:cs="Times New Roman"/>
          <w:sz w:val="24"/>
          <w:szCs w:val="24"/>
          <w:lang w:eastAsia="en-US"/>
        </w:rPr>
        <w:t>, multiplying these conditional probabilities over Visits 1 through 3 gave the individual’s probability of continuing in SWAN through Visit 3, given the time-constant and time-varying predictors. The numerator of IPSW</w:t>
      </w:r>
      <w:r w:rsidRPr="00F60BCB">
        <w:rPr>
          <w:rFonts w:ascii="Times New Roman" w:eastAsiaTheme="minorHAnsi" w:hAnsi="Times New Roman" w:cs="Times New Roman"/>
          <w:sz w:val="24"/>
          <w:szCs w:val="24"/>
          <w:vertAlign w:val="subscript"/>
          <w:lang w:eastAsia="en-US"/>
        </w:rPr>
        <w:t>1</w:t>
      </w:r>
      <w:r w:rsidRPr="00F60BCB">
        <w:rPr>
          <w:rFonts w:ascii="Times New Roman" w:eastAsiaTheme="minorHAnsi" w:hAnsi="Times New Roman" w:cs="Times New Roman"/>
          <w:sz w:val="24"/>
          <w:szCs w:val="24"/>
          <w:lang w:eastAsia="en-US"/>
        </w:rPr>
        <w:t xml:space="preserve"> was similarly estimated, except that the pooled logistic regression model included only visit and </w:t>
      </w:r>
      <w:r w:rsidRPr="00F60BCB">
        <w:rPr>
          <w:rFonts w:ascii="Times New Roman" w:eastAsiaTheme="minorHAnsi" w:hAnsi="Times New Roman" w:cs="Times New Roman"/>
          <w:i/>
          <w:iCs/>
          <w:sz w:val="24"/>
          <w:szCs w:val="24"/>
          <w:lang w:eastAsia="en-US"/>
        </w:rPr>
        <w:t>Z</w:t>
      </w:r>
      <w:r w:rsidRPr="00F60BCB">
        <w:rPr>
          <w:rFonts w:ascii="Times New Roman" w:eastAsiaTheme="minorHAnsi" w:hAnsi="Times New Roman" w:cs="Times New Roman"/>
          <w:i/>
          <w:iCs/>
          <w:sz w:val="24"/>
          <w:szCs w:val="24"/>
          <w:vertAlign w:val="subscript"/>
          <w:lang w:eastAsia="en-US"/>
        </w:rPr>
        <w:t>i</w:t>
      </w:r>
      <w:r w:rsidRPr="00F60BCB">
        <w:rPr>
          <w:rFonts w:ascii="Times New Roman" w:eastAsiaTheme="minorHAnsi" w:hAnsi="Times New Roman" w:cs="Times New Roman"/>
          <w:sz w:val="24"/>
          <w:szCs w:val="24"/>
          <w:lang w:eastAsia="en-US"/>
        </w:rPr>
        <w:t xml:space="preserve"> as predictors. Adjustment for selection bias was achieved through the denominator. The numerator served to stabilize the IPSW</w:t>
      </w:r>
      <w:r w:rsidRPr="00F60BCB">
        <w:rPr>
          <w:rFonts w:ascii="Times New Roman" w:eastAsiaTheme="minorHAnsi" w:hAnsi="Times New Roman" w:cs="Times New Roman"/>
          <w:sz w:val="24"/>
          <w:szCs w:val="24"/>
          <w:vertAlign w:val="subscript"/>
          <w:lang w:eastAsia="en-US"/>
        </w:rPr>
        <w:t>1</w:t>
      </w:r>
      <w:r w:rsidRPr="00F60BCB">
        <w:rPr>
          <w:rFonts w:ascii="Times New Roman" w:eastAsiaTheme="minorHAnsi" w:hAnsi="Times New Roman" w:cs="Times New Roman"/>
          <w:sz w:val="24"/>
          <w:szCs w:val="24"/>
          <w:lang w:eastAsia="en-US"/>
        </w:rPr>
        <w:t xml:space="preserve">s (4). </w:t>
      </w:r>
    </w:p>
    <w:p w14:paraId="59962DB8" w14:textId="77777777" w:rsidR="00F60BCB" w:rsidRPr="00F60BCB" w:rsidRDefault="00F60BCB" w:rsidP="00F60BCB">
      <w:pPr>
        <w:spacing w:line="480" w:lineRule="auto"/>
        <w:jc w:val="both"/>
        <w:rPr>
          <w:rFonts w:ascii="Times New Roman" w:eastAsiaTheme="minorHAnsi" w:hAnsi="Times New Roman" w:cs="Times New Roman"/>
          <w:b/>
          <w:bCs/>
          <w:sz w:val="24"/>
          <w:szCs w:val="24"/>
          <w:lang w:eastAsia="en-US"/>
        </w:rPr>
      </w:pPr>
      <w:r w:rsidRPr="00F60BCB">
        <w:rPr>
          <w:rFonts w:ascii="Times New Roman" w:eastAsiaTheme="minorHAnsi" w:hAnsi="Times New Roman" w:cs="Times New Roman"/>
          <w:b/>
          <w:bCs/>
          <w:sz w:val="24"/>
          <w:szCs w:val="24"/>
          <w:lang w:eastAsia="en-US"/>
        </w:rPr>
        <w:t>Construction of IPSW</w:t>
      </w:r>
      <w:r w:rsidRPr="00F60BCB">
        <w:rPr>
          <w:rFonts w:ascii="Times New Roman" w:eastAsiaTheme="minorHAnsi" w:hAnsi="Times New Roman" w:cs="Times New Roman"/>
          <w:b/>
          <w:bCs/>
          <w:sz w:val="24"/>
          <w:szCs w:val="24"/>
          <w:vertAlign w:val="subscript"/>
          <w:lang w:eastAsia="en-US"/>
        </w:rPr>
        <w:t>2</w:t>
      </w:r>
    </w:p>
    <w:p w14:paraId="7164D80A" w14:textId="77777777" w:rsidR="00F60BCB" w:rsidRPr="00F60BCB" w:rsidRDefault="00F60BCB" w:rsidP="00F60BCB">
      <w:pPr>
        <w:spacing w:line="480" w:lineRule="auto"/>
        <w:jc w:val="both"/>
        <w:rPr>
          <w:rFonts w:ascii="Times New Roman" w:eastAsiaTheme="minorHAnsi" w:hAnsi="Times New Roman" w:cs="Times New Roman"/>
          <w:sz w:val="24"/>
          <w:szCs w:val="24"/>
          <w:lang w:eastAsia="en-US"/>
        </w:rPr>
      </w:pPr>
      <w:r w:rsidRPr="00F60BCB">
        <w:rPr>
          <w:rFonts w:ascii="Times New Roman" w:eastAsiaTheme="minorHAnsi" w:hAnsi="Times New Roman" w:cs="Times New Roman"/>
          <w:sz w:val="24"/>
          <w:szCs w:val="24"/>
          <w:lang w:eastAsia="en-US"/>
        </w:rPr>
        <w:t>IPSW</w:t>
      </w:r>
      <w:r w:rsidRPr="00F60BCB">
        <w:rPr>
          <w:rFonts w:ascii="Times New Roman" w:eastAsiaTheme="minorHAnsi" w:hAnsi="Times New Roman" w:cs="Times New Roman"/>
          <w:sz w:val="24"/>
          <w:szCs w:val="24"/>
          <w:vertAlign w:val="subscript"/>
          <w:lang w:eastAsia="en-US"/>
        </w:rPr>
        <w:t>2</w:t>
      </w:r>
      <w:r w:rsidRPr="00F60BCB">
        <w:rPr>
          <w:rFonts w:ascii="Times New Roman" w:eastAsiaTheme="minorHAnsi" w:hAnsi="Times New Roman" w:cs="Times New Roman"/>
          <w:sz w:val="24"/>
          <w:szCs w:val="24"/>
          <w:lang w:eastAsia="en-US"/>
        </w:rPr>
        <w:t xml:space="preserve"> was calculated as follows: </w:t>
      </w:r>
    </w:p>
    <w:p w14:paraId="44C0DC90" w14:textId="77777777" w:rsidR="00F60BCB" w:rsidRPr="00F60BCB" w:rsidRDefault="00F60BCB" w:rsidP="00F60BCB">
      <w:pPr>
        <w:spacing w:line="480" w:lineRule="auto"/>
        <w:jc w:val="both"/>
        <w:rPr>
          <w:rFonts w:ascii="Times New Roman" w:eastAsia="Calibri" w:hAnsi="Times New Roman" w:cs="Times New Roman"/>
          <w:iCs/>
          <w:color w:val="000000"/>
          <w:kern w:val="24"/>
          <w:sz w:val="28"/>
          <w:szCs w:val="28"/>
          <w:lang w:eastAsia="en-US"/>
        </w:rPr>
      </w:pPr>
      <w:r w:rsidRPr="00F60BCB">
        <w:rPr>
          <w:rFonts w:ascii="Times New Roman" w:eastAsiaTheme="minorHAnsi" w:hAnsi="Times New Roman" w:cs="Times New Roman"/>
          <w:sz w:val="24"/>
          <w:szCs w:val="24"/>
          <w:lang w:eastAsia="en-US"/>
        </w:rPr>
        <w:tab/>
      </w:r>
      <w:r w:rsidRPr="00F60BCB">
        <w:rPr>
          <w:rFonts w:ascii="Times New Roman" w:eastAsia="Calibri" w:hAnsi="Times New Roman" w:cs="Times New Roman"/>
          <w:color w:val="000000"/>
          <w:kern w:val="24"/>
          <w:sz w:val="28"/>
          <w:szCs w:val="28"/>
          <w:lang w:eastAsia="en-US"/>
        </w:rPr>
        <w:t>IPSW</w:t>
      </w:r>
      <w:r w:rsidRPr="00F60BCB">
        <w:rPr>
          <w:rFonts w:ascii="Times New Roman" w:eastAsia="Calibri" w:hAnsi="Times New Roman" w:cs="Times New Roman"/>
          <w:color w:val="000000"/>
          <w:kern w:val="24"/>
          <w:sz w:val="28"/>
          <w:szCs w:val="28"/>
          <w:vertAlign w:val="subscript"/>
          <w:lang w:eastAsia="en-US"/>
        </w:rPr>
        <w:t>2i</w:t>
      </w:r>
      <w:r w:rsidRPr="00F60BCB">
        <w:rPr>
          <w:rFonts w:ascii="Times New Roman" w:eastAsia="Calibri" w:hAnsi="Times New Roman" w:cs="Times New Roman"/>
          <w:color w:val="000000"/>
          <w:kern w:val="24"/>
          <w:sz w:val="28"/>
          <w:szCs w:val="28"/>
          <w:lang w:eastAsia="en-US"/>
        </w:rPr>
        <w:t xml:space="preserve"> = </w:t>
      </w:r>
      <m:oMath>
        <m:f>
          <m:fPr>
            <m:ctrlPr>
              <w:rPr>
                <w:rFonts w:ascii="Cambria Math" w:eastAsia="Calibri" w:hAnsi="Cambria Math" w:cs="Times New Roman"/>
                <w:i/>
                <w:color w:val="000000"/>
                <w:kern w:val="24"/>
                <w:sz w:val="28"/>
                <w:szCs w:val="28"/>
                <w:lang w:eastAsia="en-US"/>
              </w:rPr>
            </m:ctrlPr>
          </m:fPr>
          <m:num>
            <m:r>
              <w:rPr>
                <w:rFonts w:ascii="Cambria Math" w:eastAsia="Calibri" w:hAnsi="Cambria Math" w:cs="Times New Roman"/>
                <w:color w:val="000000"/>
                <w:kern w:val="24"/>
                <w:sz w:val="28"/>
                <w:szCs w:val="28"/>
                <w:lang w:eastAsia="en-US"/>
              </w:rPr>
              <m:t>P(</m:t>
            </m:r>
            <m:sSub>
              <m:sSubPr>
                <m:ctrlPr>
                  <w:rPr>
                    <w:rFonts w:ascii="Cambria Math" w:eastAsia="Calibri" w:hAnsi="Cambria Math" w:cs="Times New Roman"/>
                    <w:i/>
                    <w:color w:val="000000"/>
                    <w:kern w:val="24"/>
                    <w:sz w:val="28"/>
                    <w:szCs w:val="28"/>
                    <w:lang w:eastAsia="en-US"/>
                  </w:rPr>
                </m:ctrlPr>
              </m:sSubPr>
              <m:e>
                <m:r>
                  <w:rPr>
                    <w:rFonts w:ascii="Cambria Math" w:eastAsia="Calibri" w:hAnsi="Cambria Math" w:cs="Times New Roman"/>
                    <w:color w:val="000000"/>
                    <w:kern w:val="24"/>
                    <w:sz w:val="28"/>
                    <w:szCs w:val="28"/>
                    <w:lang w:eastAsia="en-US"/>
                  </w:rPr>
                  <m:t>S</m:t>
                </m:r>
              </m:e>
              <m:sub>
                <m:r>
                  <w:rPr>
                    <w:rFonts w:ascii="Cambria Math" w:eastAsia="Calibri" w:hAnsi="Cambria Math" w:cs="Times New Roman"/>
                    <w:color w:val="000000"/>
                    <w:kern w:val="24"/>
                    <w:sz w:val="28"/>
                    <w:szCs w:val="28"/>
                    <w:lang w:eastAsia="en-US"/>
                  </w:rPr>
                  <m:t>i</m:t>
                </m:r>
              </m:sub>
            </m:sSub>
            <m:r>
              <w:rPr>
                <w:rFonts w:ascii="Cambria Math" w:eastAsia="Calibri" w:hAnsi="Cambria Math" w:cs="Times New Roman"/>
                <w:color w:val="000000"/>
                <w:kern w:val="24"/>
                <w:sz w:val="28"/>
                <w:szCs w:val="28"/>
                <w:lang w:eastAsia="en-US"/>
              </w:rPr>
              <m:t>=1 )</m:t>
            </m:r>
          </m:num>
          <m:den>
            <m:r>
              <w:rPr>
                <w:rFonts w:ascii="Cambria Math" w:eastAsia="Calibri" w:hAnsi="Cambria Math" w:cs="Times New Roman"/>
                <w:color w:val="000000"/>
                <w:kern w:val="24"/>
                <w:sz w:val="28"/>
                <w:szCs w:val="28"/>
                <w:lang w:eastAsia="en-US"/>
              </w:rPr>
              <m:t>P</m:t>
            </m:r>
            <m:d>
              <m:dPr>
                <m:endChr m:val="|"/>
                <m:ctrlPr>
                  <w:rPr>
                    <w:rFonts w:ascii="Cambria Math" w:eastAsia="Calibri" w:hAnsi="Cambria Math" w:cs="Times New Roman"/>
                    <w:i/>
                    <w:color w:val="000000"/>
                    <w:kern w:val="24"/>
                    <w:sz w:val="28"/>
                    <w:szCs w:val="28"/>
                    <w:lang w:eastAsia="en-US"/>
                  </w:rPr>
                </m:ctrlPr>
              </m:dPr>
              <m:e>
                <m:sSub>
                  <m:sSubPr>
                    <m:ctrlPr>
                      <w:rPr>
                        <w:rFonts w:ascii="Cambria Math" w:eastAsia="Calibri" w:hAnsi="Cambria Math" w:cs="Times New Roman"/>
                        <w:i/>
                        <w:color w:val="000000"/>
                        <w:kern w:val="24"/>
                        <w:sz w:val="28"/>
                        <w:szCs w:val="28"/>
                        <w:lang w:eastAsia="en-US"/>
                      </w:rPr>
                    </m:ctrlPr>
                  </m:sSubPr>
                  <m:e>
                    <m:r>
                      <w:rPr>
                        <w:rFonts w:ascii="Cambria Math" w:eastAsia="Calibri" w:hAnsi="Cambria Math" w:cs="Times New Roman"/>
                        <w:color w:val="000000"/>
                        <w:kern w:val="24"/>
                        <w:sz w:val="28"/>
                        <w:szCs w:val="28"/>
                        <w:lang w:eastAsia="en-US"/>
                      </w:rPr>
                      <m:t>S</m:t>
                    </m:r>
                  </m:e>
                  <m:sub>
                    <m:r>
                      <w:rPr>
                        <w:rFonts w:ascii="Cambria Math" w:eastAsia="Calibri" w:hAnsi="Cambria Math" w:cs="Times New Roman"/>
                        <w:color w:val="000000"/>
                        <w:kern w:val="24"/>
                        <w:sz w:val="28"/>
                        <w:szCs w:val="28"/>
                        <w:lang w:eastAsia="en-US"/>
                      </w:rPr>
                      <m:t>i</m:t>
                    </m:r>
                  </m:sub>
                </m:sSub>
                <m:r>
                  <w:rPr>
                    <w:rFonts w:ascii="Cambria Math" w:eastAsia="Calibri" w:hAnsi="Cambria Math" w:cs="Times New Roman"/>
                    <w:color w:val="000000"/>
                    <w:kern w:val="24"/>
                    <w:sz w:val="28"/>
                    <w:szCs w:val="28"/>
                    <w:lang w:eastAsia="en-US"/>
                  </w:rPr>
                  <m:t xml:space="preserve">=1 </m:t>
                </m:r>
              </m:e>
            </m:d>
            <m:sSub>
              <m:sSubPr>
                <m:ctrlPr>
                  <w:rPr>
                    <w:rFonts w:ascii="Cambria Math" w:eastAsia="Calibri" w:hAnsi="Cambria Math" w:cs="Times New Roman"/>
                    <w:i/>
                    <w:color w:val="000000"/>
                    <w:kern w:val="24"/>
                    <w:sz w:val="28"/>
                    <w:szCs w:val="28"/>
                    <w:lang w:eastAsia="en-US"/>
                  </w:rPr>
                </m:ctrlPr>
              </m:sSubPr>
              <m:e>
                <m:r>
                  <w:rPr>
                    <w:rFonts w:ascii="Cambria Math" w:eastAsia="Calibri" w:hAnsi="Cambria Math" w:cs="Times New Roman"/>
                    <w:color w:val="000000"/>
                    <w:kern w:val="24"/>
                    <w:sz w:val="28"/>
                    <w:szCs w:val="28"/>
                    <w:lang w:eastAsia="en-US"/>
                  </w:rPr>
                  <m:t>V</m:t>
                </m:r>
              </m:e>
              <m:sub>
                <m:r>
                  <w:rPr>
                    <w:rFonts w:ascii="Cambria Math" w:eastAsia="Calibri" w:hAnsi="Cambria Math" w:cs="Times New Roman"/>
                    <w:color w:val="000000"/>
                    <w:kern w:val="24"/>
                    <w:sz w:val="28"/>
                    <w:szCs w:val="28"/>
                    <w:lang w:eastAsia="en-US"/>
                  </w:rPr>
                  <m:t>i</m:t>
                </m:r>
              </m:sub>
            </m:sSub>
            <m:r>
              <w:rPr>
                <w:rFonts w:ascii="Cambria Math" w:eastAsia="Calibri" w:hAnsi="Cambria Math" w:cs="Times New Roman"/>
                <w:color w:val="000000"/>
                <w:kern w:val="24"/>
                <w:sz w:val="28"/>
                <w:szCs w:val="28"/>
                <w:lang w:eastAsia="en-US"/>
              </w:rPr>
              <m:t>)</m:t>
            </m:r>
          </m:den>
        </m:f>
      </m:oMath>
      <w:r w:rsidRPr="00F60BCB">
        <w:rPr>
          <w:rFonts w:ascii="Times New Roman" w:eastAsia="Calibri" w:hAnsi="Times New Roman" w:cs="Times New Roman"/>
          <w:color w:val="000000"/>
          <w:kern w:val="24"/>
          <w:sz w:val="24"/>
          <w:szCs w:val="24"/>
          <w:lang w:eastAsia="en-US"/>
        </w:rPr>
        <w:t xml:space="preserve">, </w:t>
      </w:r>
    </w:p>
    <w:p w14:paraId="35DA4D91" w14:textId="77777777" w:rsidR="00F60BCB" w:rsidRPr="00F60BCB" w:rsidRDefault="00F60BCB" w:rsidP="00F60BCB">
      <w:pPr>
        <w:spacing w:line="480" w:lineRule="auto"/>
        <w:jc w:val="both"/>
        <w:rPr>
          <w:rFonts w:ascii="Times New Roman" w:hAnsi="Times New Roman" w:cs="Times New Roman"/>
          <w:sz w:val="24"/>
          <w:szCs w:val="24"/>
          <w:lang w:eastAsia="en-US"/>
        </w:rPr>
      </w:pPr>
      <w:r w:rsidRPr="00F60BCB">
        <w:rPr>
          <w:rFonts w:ascii="Times New Roman" w:eastAsiaTheme="minorHAnsi" w:hAnsi="Times New Roman" w:cs="Times New Roman"/>
          <w:sz w:val="24"/>
          <w:szCs w:val="24"/>
          <w:lang w:eastAsia="en-US"/>
        </w:rPr>
        <w:t xml:space="preserve">where </w:t>
      </w:r>
      <w:proofErr w:type="spellStart"/>
      <w:r w:rsidRPr="00F60BCB">
        <w:rPr>
          <w:rFonts w:ascii="Times New Roman" w:eastAsiaTheme="minorHAnsi" w:hAnsi="Times New Roman" w:cs="Times New Roman"/>
          <w:i/>
          <w:iCs/>
          <w:sz w:val="24"/>
          <w:szCs w:val="24"/>
          <w:lang w:eastAsia="en-US"/>
        </w:rPr>
        <w:t>i</w:t>
      </w:r>
      <w:proofErr w:type="spellEnd"/>
      <w:r w:rsidRPr="00F60BCB">
        <w:rPr>
          <w:rFonts w:ascii="Times New Roman" w:eastAsiaTheme="minorHAnsi" w:hAnsi="Times New Roman" w:cs="Times New Roman"/>
          <w:sz w:val="24"/>
          <w:szCs w:val="24"/>
          <w:lang w:eastAsia="en-US"/>
        </w:rPr>
        <w:t xml:space="preserve"> indicates an individual, </w:t>
      </w:r>
      <w:r w:rsidRPr="00F60BCB">
        <w:rPr>
          <w:rFonts w:ascii="Times New Roman" w:eastAsiaTheme="minorHAnsi" w:hAnsi="Times New Roman" w:cs="Times New Roman"/>
          <w:i/>
          <w:iCs/>
          <w:sz w:val="24"/>
          <w:szCs w:val="24"/>
          <w:lang w:eastAsia="en-US"/>
        </w:rPr>
        <w:t>S</w:t>
      </w:r>
      <w:r w:rsidRPr="00F60BCB">
        <w:rPr>
          <w:rFonts w:ascii="Times New Roman" w:eastAsiaTheme="minorHAnsi" w:hAnsi="Times New Roman" w:cs="Times New Roman"/>
          <w:i/>
          <w:iCs/>
          <w:sz w:val="24"/>
          <w:szCs w:val="24"/>
          <w:vertAlign w:val="subscript"/>
          <w:lang w:eastAsia="en-US"/>
        </w:rPr>
        <w:t>i</w:t>
      </w:r>
      <w:r w:rsidRPr="00F60BCB">
        <w:rPr>
          <w:rFonts w:ascii="Times New Roman" w:eastAsiaTheme="minorHAnsi" w:hAnsi="Times New Roman" w:cs="Times New Roman"/>
          <w:sz w:val="24"/>
          <w:szCs w:val="24"/>
          <w:lang w:eastAsia="en-US"/>
        </w:rPr>
        <w:t xml:space="preserve"> is a binary indicator for being selected into SWAN-MPS (</w:t>
      </w:r>
      <w:r w:rsidRPr="00F60BCB">
        <w:rPr>
          <w:rFonts w:ascii="Times New Roman" w:eastAsiaTheme="minorHAnsi" w:hAnsi="Times New Roman" w:cs="Times New Roman"/>
          <w:i/>
          <w:iCs/>
          <w:sz w:val="24"/>
          <w:szCs w:val="24"/>
          <w:lang w:eastAsia="en-US"/>
        </w:rPr>
        <w:t>S</w:t>
      </w:r>
      <w:r w:rsidRPr="00F60BCB">
        <w:rPr>
          <w:rFonts w:ascii="Times New Roman" w:eastAsiaTheme="minorHAnsi" w:hAnsi="Times New Roman" w:cs="Times New Roman"/>
          <w:i/>
          <w:iCs/>
          <w:sz w:val="24"/>
          <w:szCs w:val="24"/>
          <w:vertAlign w:val="subscript"/>
          <w:lang w:eastAsia="en-US"/>
        </w:rPr>
        <w:t>i</w:t>
      </w:r>
      <w:r w:rsidRPr="00F60BCB">
        <w:rPr>
          <w:rFonts w:ascii="Times New Roman" w:eastAsiaTheme="minorHAnsi" w:hAnsi="Times New Roman" w:cs="Times New Roman"/>
          <w:sz w:val="24"/>
          <w:szCs w:val="24"/>
          <w:lang w:eastAsia="en-US"/>
        </w:rPr>
        <w:t>=1) versus not (</w:t>
      </w:r>
      <w:r w:rsidRPr="00F60BCB">
        <w:rPr>
          <w:rFonts w:ascii="Times New Roman" w:eastAsiaTheme="minorHAnsi" w:hAnsi="Times New Roman" w:cs="Times New Roman"/>
          <w:i/>
          <w:iCs/>
          <w:sz w:val="24"/>
          <w:szCs w:val="24"/>
          <w:lang w:eastAsia="en-US"/>
        </w:rPr>
        <w:t>S</w:t>
      </w:r>
      <w:r w:rsidRPr="00F60BCB">
        <w:rPr>
          <w:rFonts w:ascii="Times New Roman" w:eastAsiaTheme="minorHAnsi" w:hAnsi="Times New Roman" w:cs="Times New Roman"/>
          <w:i/>
          <w:iCs/>
          <w:sz w:val="24"/>
          <w:szCs w:val="24"/>
          <w:vertAlign w:val="subscript"/>
          <w:lang w:eastAsia="en-US"/>
        </w:rPr>
        <w:t>i</w:t>
      </w:r>
      <w:r w:rsidRPr="00F60BCB">
        <w:rPr>
          <w:rFonts w:ascii="Times New Roman" w:eastAsiaTheme="minorHAnsi" w:hAnsi="Times New Roman" w:cs="Times New Roman"/>
          <w:sz w:val="24"/>
          <w:szCs w:val="24"/>
          <w:lang w:eastAsia="en-US"/>
        </w:rPr>
        <w:t xml:space="preserve">=0), given being active in SWAN at Visit 3 in 1999/2000. </w:t>
      </w:r>
      <w:r w:rsidRPr="00F60BCB">
        <w:rPr>
          <w:rFonts w:ascii="Times New Roman" w:eastAsiaTheme="minorHAnsi" w:hAnsi="Times New Roman" w:cs="Times New Roman"/>
          <w:i/>
          <w:iCs/>
          <w:sz w:val="24"/>
          <w:szCs w:val="24"/>
          <w:lang w:eastAsia="en-US"/>
        </w:rPr>
        <w:t>V</w:t>
      </w:r>
      <w:r w:rsidRPr="00F60BCB">
        <w:rPr>
          <w:rFonts w:ascii="Times New Roman" w:eastAsiaTheme="minorHAnsi" w:hAnsi="Times New Roman" w:cs="Times New Roman"/>
          <w:i/>
          <w:iCs/>
          <w:sz w:val="24"/>
          <w:szCs w:val="24"/>
          <w:vertAlign w:val="subscript"/>
          <w:lang w:eastAsia="en-US"/>
        </w:rPr>
        <w:t>i</w:t>
      </w:r>
      <w:r w:rsidRPr="00F60BCB">
        <w:rPr>
          <w:rFonts w:ascii="Times New Roman" w:eastAsiaTheme="minorHAnsi" w:hAnsi="Times New Roman" w:cs="Times New Roman"/>
          <w:sz w:val="24"/>
          <w:szCs w:val="24"/>
          <w:lang w:eastAsia="en-US"/>
        </w:rPr>
        <w:t xml:space="preserve"> is a vector of predictors for being selected into SWAN-MPS and includes age in 1999/2000, race/ethnicity and site, education, smoking status, menopausal status, and hypertension status (yes/no). Hypertension was </w:t>
      </w:r>
      <w:r w:rsidRPr="00F60BCB">
        <w:rPr>
          <w:rFonts w:ascii="Times New Roman" w:eastAsiaTheme="minorHAnsi" w:hAnsi="Times New Roman" w:cs="Times New Roman"/>
          <w:sz w:val="24"/>
          <w:szCs w:val="24"/>
          <w:lang w:eastAsia="en-US"/>
        </w:rPr>
        <w:lastRenderedPageBreak/>
        <w:t xml:space="preserve">defined as self-reported doctor’s diagnosis of having hypertension, self-reported use of antihypertensive medications, having a systolic blood pressure </w:t>
      </w:r>
      <m:oMath>
        <m:r>
          <w:rPr>
            <w:rFonts w:ascii="Cambria Math" w:eastAsiaTheme="minorHAnsi" w:hAnsi="Cambria Math" w:cs="Times New Roman"/>
            <w:sz w:val="24"/>
            <w:szCs w:val="24"/>
            <w:lang w:eastAsia="en-US"/>
          </w:rPr>
          <m:t>≥</m:t>
        </m:r>
      </m:oMath>
      <w:r w:rsidRPr="00F60BCB">
        <w:rPr>
          <w:rFonts w:ascii="Times New Roman" w:hAnsi="Times New Roman" w:cs="Times New Roman"/>
          <w:sz w:val="24"/>
          <w:szCs w:val="24"/>
          <w:lang w:eastAsia="en-US"/>
        </w:rPr>
        <w:t xml:space="preserve"> 120 mmHg, or having a diastolic blood pressure </w:t>
      </w:r>
      <m:oMath>
        <m:r>
          <w:rPr>
            <w:rFonts w:ascii="Cambria Math" w:eastAsiaTheme="minorHAnsi" w:hAnsi="Cambria Math" w:cs="Times New Roman"/>
            <w:sz w:val="24"/>
            <w:szCs w:val="24"/>
            <w:lang w:eastAsia="en-US"/>
          </w:rPr>
          <m:t>≥</m:t>
        </m:r>
      </m:oMath>
      <w:r w:rsidRPr="00F60BCB">
        <w:rPr>
          <w:rFonts w:ascii="Times New Roman" w:hAnsi="Times New Roman" w:cs="Times New Roman"/>
          <w:sz w:val="24"/>
          <w:szCs w:val="24"/>
          <w:lang w:eastAsia="en-US"/>
        </w:rPr>
        <w:t xml:space="preserve"> 80 mmHg based on the average of three readings. Race/ethnicity, site, and education was self-reported at SWAN baseline in 1996/1997. The other predictors were collected at SWAN Visit 3 in 1999/2000. All predictors were previously identified as important determinants of being selected into SWAN-MPS among participants of SWAN Visit 3 (3). </w:t>
      </w:r>
    </w:p>
    <w:p w14:paraId="12DE7192" w14:textId="77777777" w:rsidR="00F60BCB" w:rsidRPr="00F60BCB" w:rsidRDefault="00F60BCB" w:rsidP="00F60BCB">
      <w:pPr>
        <w:spacing w:line="480" w:lineRule="auto"/>
        <w:jc w:val="both"/>
        <w:rPr>
          <w:rFonts w:ascii="Times New Roman" w:eastAsiaTheme="minorHAnsi" w:hAnsi="Times New Roman" w:cs="Times New Roman"/>
          <w:sz w:val="24"/>
          <w:szCs w:val="24"/>
          <w:lang w:eastAsia="en-US"/>
        </w:rPr>
      </w:pPr>
      <w:r w:rsidRPr="00F60BCB">
        <w:rPr>
          <w:rFonts w:ascii="Times New Roman" w:hAnsi="Times New Roman" w:cs="Times New Roman"/>
          <w:sz w:val="24"/>
          <w:szCs w:val="24"/>
          <w:lang w:eastAsia="en-US"/>
        </w:rPr>
        <w:tab/>
        <w:t>The denominator of IPSW</w:t>
      </w:r>
      <w:r w:rsidRPr="00F60BCB">
        <w:rPr>
          <w:rFonts w:ascii="Times New Roman" w:hAnsi="Times New Roman" w:cs="Times New Roman"/>
          <w:sz w:val="24"/>
          <w:szCs w:val="24"/>
          <w:vertAlign w:val="subscript"/>
          <w:lang w:eastAsia="en-US"/>
        </w:rPr>
        <w:t>2</w:t>
      </w:r>
      <w:r w:rsidRPr="00F60BCB">
        <w:rPr>
          <w:rFonts w:ascii="Times New Roman" w:hAnsi="Times New Roman" w:cs="Times New Roman"/>
          <w:sz w:val="24"/>
          <w:szCs w:val="24"/>
          <w:lang w:eastAsia="en-US"/>
        </w:rPr>
        <w:t xml:space="preserve"> was the probability of being selected for SWAN-MPS, given </w:t>
      </w:r>
      <w:r w:rsidRPr="00F60BCB">
        <w:rPr>
          <w:rFonts w:ascii="Times New Roman" w:hAnsi="Times New Roman" w:cs="Times New Roman"/>
          <w:i/>
          <w:iCs/>
          <w:sz w:val="24"/>
          <w:szCs w:val="24"/>
          <w:lang w:eastAsia="en-US"/>
        </w:rPr>
        <w:t>V</w:t>
      </w:r>
      <w:r w:rsidRPr="00F60BCB">
        <w:rPr>
          <w:rFonts w:ascii="Times New Roman" w:hAnsi="Times New Roman" w:cs="Times New Roman"/>
          <w:i/>
          <w:iCs/>
          <w:sz w:val="24"/>
          <w:szCs w:val="24"/>
          <w:vertAlign w:val="subscript"/>
          <w:lang w:eastAsia="en-US"/>
        </w:rPr>
        <w:t>i</w:t>
      </w:r>
      <w:r w:rsidRPr="00F60BCB">
        <w:rPr>
          <w:rFonts w:ascii="Times New Roman" w:hAnsi="Times New Roman" w:cs="Times New Roman"/>
          <w:sz w:val="24"/>
          <w:szCs w:val="24"/>
          <w:lang w:eastAsia="en-US"/>
        </w:rPr>
        <w:t xml:space="preserve">. To estimate this probability, we fit a logistic regression model predicting selection status, </w:t>
      </w:r>
      <w:r w:rsidRPr="00F60BCB">
        <w:rPr>
          <w:rFonts w:ascii="Times New Roman" w:hAnsi="Times New Roman" w:cs="Times New Roman"/>
          <w:i/>
          <w:iCs/>
          <w:sz w:val="24"/>
          <w:szCs w:val="24"/>
          <w:lang w:eastAsia="en-US"/>
        </w:rPr>
        <w:t>S</w:t>
      </w:r>
      <w:r w:rsidRPr="00F60BCB">
        <w:rPr>
          <w:rFonts w:ascii="Times New Roman" w:hAnsi="Times New Roman" w:cs="Times New Roman"/>
          <w:i/>
          <w:iCs/>
          <w:sz w:val="24"/>
          <w:szCs w:val="24"/>
          <w:vertAlign w:val="subscript"/>
          <w:lang w:eastAsia="en-US"/>
        </w:rPr>
        <w:t>i</w:t>
      </w:r>
      <w:r w:rsidRPr="00F60BCB">
        <w:rPr>
          <w:rFonts w:ascii="Times New Roman" w:hAnsi="Times New Roman" w:cs="Times New Roman"/>
          <w:sz w:val="24"/>
          <w:szCs w:val="24"/>
          <w:lang w:eastAsia="en-US"/>
        </w:rPr>
        <w:t xml:space="preserve">, with </w:t>
      </w:r>
      <w:r w:rsidRPr="00F60BCB">
        <w:rPr>
          <w:rFonts w:ascii="Times New Roman" w:hAnsi="Times New Roman" w:cs="Times New Roman"/>
          <w:i/>
          <w:iCs/>
          <w:sz w:val="24"/>
          <w:szCs w:val="24"/>
          <w:lang w:eastAsia="en-US"/>
        </w:rPr>
        <w:t>V</w:t>
      </w:r>
      <w:r w:rsidRPr="00F60BCB">
        <w:rPr>
          <w:rFonts w:ascii="Times New Roman" w:hAnsi="Times New Roman" w:cs="Times New Roman"/>
          <w:i/>
          <w:iCs/>
          <w:sz w:val="24"/>
          <w:szCs w:val="24"/>
          <w:vertAlign w:val="subscript"/>
          <w:lang w:eastAsia="en-US"/>
        </w:rPr>
        <w:t>i</w:t>
      </w:r>
      <w:r w:rsidRPr="00F60BCB">
        <w:rPr>
          <w:rFonts w:ascii="Times New Roman" w:hAnsi="Times New Roman" w:cs="Times New Roman"/>
          <w:sz w:val="24"/>
          <w:szCs w:val="24"/>
          <w:lang w:eastAsia="en-US"/>
        </w:rPr>
        <w:t xml:space="preserve"> among all women who participated in SWAN Visit 3, except those from Chicago, IL and Newark, NJ. The numerator of IPSW</w:t>
      </w:r>
      <w:r w:rsidRPr="00F60BCB">
        <w:rPr>
          <w:rFonts w:ascii="Times New Roman" w:hAnsi="Times New Roman" w:cs="Times New Roman"/>
          <w:sz w:val="24"/>
          <w:szCs w:val="24"/>
          <w:vertAlign w:val="subscript"/>
          <w:lang w:eastAsia="en-US"/>
        </w:rPr>
        <w:t>2</w:t>
      </w:r>
      <w:r w:rsidRPr="00F60BCB">
        <w:rPr>
          <w:rFonts w:ascii="Times New Roman" w:hAnsi="Times New Roman" w:cs="Times New Roman"/>
          <w:sz w:val="24"/>
          <w:szCs w:val="24"/>
          <w:lang w:eastAsia="en-US"/>
        </w:rPr>
        <w:t xml:space="preserve"> was the marginal probability of being selected into SWAN-MPS, given participation in SWAN Visit 3. The numerator served to stabilize the </w:t>
      </w:r>
      <w:r w:rsidRPr="00F60BCB">
        <w:rPr>
          <w:rFonts w:ascii="Times New Roman" w:eastAsiaTheme="minorHAnsi" w:hAnsi="Times New Roman" w:cs="Times New Roman"/>
          <w:sz w:val="24"/>
          <w:szCs w:val="24"/>
          <w:lang w:eastAsia="en-US"/>
        </w:rPr>
        <w:t>IPSW</w:t>
      </w:r>
      <w:r w:rsidRPr="00F60BCB">
        <w:rPr>
          <w:rFonts w:ascii="Times New Roman" w:eastAsiaTheme="minorHAnsi" w:hAnsi="Times New Roman" w:cs="Times New Roman"/>
          <w:sz w:val="24"/>
          <w:szCs w:val="24"/>
          <w:vertAlign w:val="subscript"/>
          <w:lang w:eastAsia="en-US"/>
        </w:rPr>
        <w:t>2</w:t>
      </w:r>
      <w:r w:rsidRPr="00F60BCB">
        <w:rPr>
          <w:rFonts w:ascii="Times New Roman" w:eastAsiaTheme="minorHAnsi" w:hAnsi="Times New Roman" w:cs="Times New Roman"/>
          <w:sz w:val="24"/>
          <w:szCs w:val="24"/>
          <w:lang w:eastAsia="en-US"/>
        </w:rPr>
        <w:t>s.</w:t>
      </w:r>
    </w:p>
    <w:p w14:paraId="7AB7A2DC" w14:textId="77777777" w:rsidR="00F60BCB" w:rsidRPr="00F60BCB" w:rsidRDefault="00F60BCB" w:rsidP="00F60BCB">
      <w:pPr>
        <w:spacing w:line="480" w:lineRule="auto"/>
        <w:jc w:val="both"/>
        <w:rPr>
          <w:rFonts w:ascii="Times New Roman" w:eastAsiaTheme="minorHAnsi" w:hAnsi="Times New Roman" w:cs="Times New Roman"/>
          <w:b/>
          <w:bCs/>
          <w:sz w:val="24"/>
          <w:szCs w:val="24"/>
          <w:lang w:eastAsia="en-US"/>
        </w:rPr>
      </w:pPr>
      <w:r w:rsidRPr="00F60BCB">
        <w:rPr>
          <w:rFonts w:ascii="Times New Roman" w:eastAsiaTheme="minorHAnsi" w:hAnsi="Times New Roman" w:cs="Times New Roman"/>
          <w:b/>
          <w:bCs/>
          <w:sz w:val="24"/>
          <w:szCs w:val="24"/>
          <w:lang w:eastAsia="en-US"/>
        </w:rPr>
        <w:t>Construction and application of the final IPSW</w:t>
      </w:r>
    </w:p>
    <w:p w14:paraId="71EFD44B" w14:textId="77777777" w:rsidR="00F60BCB" w:rsidRPr="00F60BCB" w:rsidRDefault="00F60BCB" w:rsidP="00F60BCB">
      <w:pPr>
        <w:spacing w:line="480" w:lineRule="auto"/>
        <w:jc w:val="both"/>
        <w:rPr>
          <w:rFonts w:ascii="Times New Roman" w:eastAsiaTheme="minorHAnsi" w:hAnsi="Times New Roman" w:cs="Times New Roman"/>
          <w:sz w:val="24"/>
          <w:szCs w:val="24"/>
          <w:lang w:eastAsia="en-US"/>
        </w:rPr>
      </w:pPr>
      <w:r w:rsidRPr="00F60BCB">
        <w:rPr>
          <w:rFonts w:ascii="Times New Roman" w:eastAsiaTheme="minorHAnsi" w:hAnsi="Times New Roman" w:cs="Times New Roman"/>
          <w:sz w:val="24"/>
          <w:szCs w:val="24"/>
          <w:lang w:eastAsia="en-US"/>
        </w:rPr>
        <w:tab/>
        <w:t>Multiplying IPSW</w:t>
      </w:r>
      <w:r w:rsidRPr="00F60BCB">
        <w:rPr>
          <w:rFonts w:ascii="Times New Roman" w:eastAsiaTheme="minorHAnsi" w:hAnsi="Times New Roman" w:cs="Times New Roman"/>
          <w:sz w:val="24"/>
          <w:szCs w:val="24"/>
          <w:vertAlign w:val="subscript"/>
          <w:lang w:eastAsia="en-US"/>
        </w:rPr>
        <w:t>1</w:t>
      </w:r>
      <w:r w:rsidRPr="00F60BCB">
        <w:rPr>
          <w:rFonts w:ascii="Times New Roman" w:eastAsiaTheme="minorHAnsi" w:hAnsi="Times New Roman" w:cs="Times New Roman"/>
          <w:sz w:val="24"/>
          <w:szCs w:val="24"/>
          <w:lang w:eastAsia="en-US"/>
        </w:rPr>
        <w:t xml:space="preserve"> and IPSW</w:t>
      </w:r>
      <w:r w:rsidRPr="00F60BCB">
        <w:rPr>
          <w:rFonts w:ascii="Times New Roman" w:eastAsiaTheme="minorHAnsi" w:hAnsi="Times New Roman" w:cs="Times New Roman"/>
          <w:sz w:val="24"/>
          <w:szCs w:val="24"/>
          <w:vertAlign w:val="subscript"/>
          <w:lang w:eastAsia="en-US"/>
        </w:rPr>
        <w:t>2</w:t>
      </w:r>
      <w:r w:rsidRPr="00F60BCB">
        <w:rPr>
          <w:rFonts w:ascii="Times New Roman" w:eastAsiaTheme="minorHAnsi" w:hAnsi="Times New Roman" w:cs="Times New Roman"/>
          <w:sz w:val="24"/>
          <w:szCs w:val="24"/>
          <w:lang w:eastAsia="en-US"/>
        </w:rPr>
        <w:t xml:space="preserve"> gave the final inverse-probability-of-selection weights (IPSW), which we used to weight the observations of each woman in conventional Cox regression models. The IPSWs can potentially correct for selection bias due to differential participation in SWAN-MPS because women with a low probability of being selected were up-weighted and vice versa. For completeness, we also ran MSMs weighted by the product of IPTW and IPSW to generate hazard ratios unbiased by measured confounding and differential selection into SWAN-MPS.</w:t>
      </w:r>
    </w:p>
    <w:p w14:paraId="18B0438D" w14:textId="77777777" w:rsidR="00F60BCB" w:rsidRPr="00F60BCB" w:rsidRDefault="00F60BCB" w:rsidP="00F60BCB">
      <w:pPr>
        <w:rPr>
          <w:rFonts w:ascii="Times New Roman" w:eastAsiaTheme="minorHAnsi" w:hAnsi="Times New Roman"/>
          <w:b/>
          <w:bCs/>
          <w:sz w:val="24"/>
          <w:lang w:eastAsia="en-US"/>
        </w:rPr>
      </w:pPr>
      <w:r w:rsidRPr="00F60BCB">
        <w:rPr>
          <w:rFonts w:ascii="Times New Roman" w:eastAsiaTheme="minorHAnsi" w:hAnsi="Times New Roman"/>
          <w:b/>
          <w:bCs/>
          <w:sz w:val="24"/>
          <w:lang w:eastAsia="en-US"/>
        </w:rPr>
        <w:t>References</w:t>
      </w:r>
    </w:p>
    <w:p w14:paraId="3D1C26E7" w14:textId="77777777" w:rsidR="00F60BCB" w:rsidRPr="00F60BCB" w:rsidRDefault="00F60BCB" w:rsidP="00F60BCB">
      <w:pPr>
        <w:tabs>
          <w:tab w:val="left" w:pos="384"/>
        </w:tabs>
        <w:spacing w:after="240" w:line="240" w:lineRule="auto"/>
        <w:rPr>
          <w:rFonts w:ascii="Times New Roman" w:eastAsiaTheme="minorHAnsi" w:hAnsi="Times New Roman" w:cs="Times New Roman"/>
          <w:sz w:val="24"/>
          <w:lang w:eastAsia="en-US"/>
        </w:rPr>
      </w:pPr>
      <w:r w:rsidRPr="00F60BCB">
        <w:rPr>
          <w:rFonts w:ascii="Times New Roman" w:eastAsiaTheme="minorHAnsi" w:hAnsi="Times New Roman" w:cs="Times New Roman"/>
          <w:sz w:val="24"/>
          <w:lang w:eastAsia="en-US"/>
        </w:rPr>
        <w:t xml:space="preserve">1. </w:t>
      </w:r>
      <w:r w:rsidRPr="00F60BCB">
        <w:rPr>
          <w:rFonts w:ascii="Times New Roman" w:eastAsiaTheme="minorHAnsi" w:hAnsi="Times New Roman" w:cs="Times New Roman"/>
          <w:sz w:val="24"/>
          <w:lang w:eastAsia="en-US"/>
        </w:rPr>
        <w:tab/>
      </w:r>
      <w:r w:rsidRPr="00F60BCB">
        <w:rPr>
          <w:rFonts w:ascii="Times New Roman" w:eastAsiaTheme="minorHAnsi" w:hAnsi="Times New Roman" w:cs="Times New Roman"/>
          <w:b/>
          <w:bCs/>
          <w:sz w:val="24"/>
          <w:lang w:eastAsia="en-US"/>
        </w:rPr>
        <w:t xml:space="preserve">Cole SR, </w:t>
      </w:r>
      <w:proofErr w:type="spellStart"/>
      <w:r w:rsidRPr="00F60BCB">
        <w:rPr>
          <w:rFonts w:ascii="Times New Roman" w:eastAsiaTheme="minorHAnsi" w:hAnsi="Times New Roman" w:cs="Times New Roman"/>
          <w:b/>
          <w:bCs/>
          <w:sz w:val="24"/>
          <w:lang w:eastAsia="en-US"/>
        </w:rPr>
        <w:t>Hernán</w:t>
      </w:r>
      <w:proofErr w:type="spellEnd"/>
      <w:r w:rsidRPr="00F60BCB">
        <w:rPr>
          <w:rFonts w:ascii="Times New Roman" w:eastAsiaTheme="minorHAnsi" w:hAnsi="Times New Roman" w:cs="Times New Roman"/>
          <w:b/>
          <w:bCs/>
          <w:sz w:val="24"/>
          <w:lang w:eastAsia="en-US"/>
        </w:rPr>
        <w:t xml:space="preserve"> MA.</w:t>
      </w:r>
      <w:r w:rsidRPr="00F60BCB">
        <w:rPr>
          <w:rFonts w:ascii="Times New Roman" w:eastAsiaTheme="minorHAnsi" w:hAnsi="Times New Roman" w:cs="Times New Roman"/>
          <w:sz w:val="24"/>
          <w:lang w:eastAsia="en-US"/>
        </w:rPr>
        <w:t xml:space="preserve"> Constructing Inverse Probability Weights for Marginal Structural Models. </w:t>
      </w:r>
      <w:r w:rsidRPr="00F60BCB">
        <w:rPr>
          <w:rFonts w:ascii="Times New Roman" w:eastAsiaTheme="minorHAnsi" w:hAnsi="Times New Roman" w:cs="Times New Roman"/>
          <w:i/>
          <w:iCs/>
          <w:sz w:val="24"/>
          <w:lang w:eastAsia="en-US"/>
        </w:rPr>
        <w:t>Am. J. Epidemiol.</w:t>
      </w:r>
      <w:r w:rsidRPr="00F60BCB">
        <w:rPr>
          <w:rFonts w:ascii="Times New Roman" w:eastAsiaTheme="minorHAnsi" w:hAnsi="Times New Roman" w:cs="Times New Roman"/>
          <w:sz w:val="24"/>
          <w:lang w:eastAsia="en-US"/>
        </w:rPr>
        <w:t xml:space="preserve"> 2008;168(6):656–664.</w:t>
      </w:r>
    </w:p>
    <w:p w14:paraId="7C0D4BF9" w14:textId="77777777" w:rsidR="00F60BCB" w:rsidRPr="00F60BCB" w:rsidRDefault="00F60BCB" w:rsidP="00F60BCB">
      <w:pPr>
        <w:tabs>
          <w:tab w:val="left" w:pos="384"/>
        </w:tabs>
        <w:spacing w:after="240" w:line="240" w:lineRule="auto"/>
        <w:rPr>
          <w:rFonts w:ascii="Times New Roman" w:eastAsiaTheme="minorHAnsi" w:hAnsi="Times New Roman" w:cs="Times New Roman"/>
          <w:sz w:val="24"/>
          <w:lang w:eastAsia="en-US"/>
        </w:rPr>
      </w:pPr>
      <w:r w:rsidRPr="00F60BCB">
        <w:rPr>
          <w:rFonts w:ascii="Times New Roman" w:eastAsiaTheme="minorHAnsi" w:hAnsi="Times New Roman" w:cs="Times New Roman"/>
          <w:sz w:val="24"/>
          <w:lang w:eastAsia="en-US"/>
        </w:rPr>
        <w:t xml:space="preserve">2. </w:t>
      </w:r>
      <w:r w:rsidRPr="00F60BCB">
        <w:rPr>
          <w:rFonts w:ascii="Times New Roman" w:eastAsiaTheme="minorHAnsi" w:hAnsi="Times New Roman" w:cs="Times New Roman"/>
          <w:sz w:val="24"/>
          <w:lang w:eastAsia="en-US"/>
        </w:rPr>
        <w:tab/>
      </w:r>
      <w:r w:rsidRPr="00F60BCB">
        <w:rPr>
          <w:rFonts w:ascii="Times New Roman" w:eastAsiaTheme="minorHAnsi" w:hAnsi="Times New Roman" w:cs="Times New Roman"/>
          <w:b/>
          <w:bCs/>
          <w:sz w:val="24"/>
          <w:lang w:eastAsia="en-US"/>
        </w:rPr>
        <w:t xml:space="preserve">Wal WM van der, </w:t>
      </w:r>
      <w:proofErr w:type="spellStart"/>
      <w:r w:rsidRPr="00F60BCB">
        <w:rPr>
          <w:rFonts w:ascii="Times New Roman" w:eastAsiaTheme="minorHAnsi" w:hAnsi="Times New Roman" w:cs="Times New Roman"/>
          <w:b/>
          <w:bCs/>
          <w:sz w:val="24"/>
          <w:lang w:eastAsia="en-US"/>
        </w:rPr>
        <w:t>Geskus</w:t>
      </w:r>
      <w:proofErr w:type="spellEnd"/>
      <w:r w:rsidRPr="00F60BCB">
        <w:rPr>
          <w:rFonts w:ascii="Times New Roman" w:eastAsiaTheme="minorHAnsi" w:hAnsi="Times New Roman" w:cs="Times New Roman"/>
          <w:b/>
          <w:bCs/>
          <w:sz w:val="24"/>
          <w:lang w:eastAsia="en-US"/>
        </w:rPr>
        <w:t xml:space="preserve"> RB.</w:t>
      </w:r>
      <w:r w:rsidRPr="00F60BCB">
        <w:rPr>
          <w:rFonts w:ascii="Times New Roman" w:eastAsiaTheme="minorHAnsi" w:hAnsi="Times New Roman" w:cs="Times New Roman"/>
          <w:sz w:val="24"/>
          <w:lang w:eastAsia="en-US"/>
        </w:rPr>
        <w:t xml:space="preserve"> </w:t>
      </w:r>
      <w:proofErr w:type="spellStart"/>
      <w:proofErr w:type="gramStart"/>
      <w:r w:rsidRPr="00F60BCB">
        <w:rPr>
          <w:rFonts w:ascii="Times New Roman" w:eastAsiaTheme="minorHAnsi" w:hAnsi="Times New Roman" w:cs="Times New Roman"/>
          <w:b/>
          <w:bCs/>
          <w:sz w:val="24"/>
          <w:lang w:eastAsia="en-US"/>
        </w:rPr>
        <w:t>ipw</w:t>
      </w:r>
      <w:proofErr w:type="spellEnd"/>
      <w:r w:rsidRPr="00F60BCB">
        <w:rPr>
          <w:rFonts w:ascii="Times New Roman" w:eastAsiaTheme="minorHAnsi" w:hAnsi="Times New Roman" w:cs="Times New Roman"/>
          <w:sz w:val="24"/>
          <w:lang w:eastAsia="en-US"/>
        </w:rPr>
        <w:t> :</w:t>
      </w:r>
      <w:proofErr w:type="gramEnd"/>
      <w:r w:rsidRPr="00F60BCB">
        <w:rPr>
          <w:rFonts w:ascii="Times New Roman" w:eastAsiaTheme="minorHAnsi" w:hAnsi="Times New Roman" w:cs="Times New Roman"/>
          <w:sz w:val="24"/>
          <w:lang w:eastAsia="en-US"/>
        </w:rPr>
        <w:t xml:space="preserve"> An </w:t>
      </w:r>
      <w:r w:rsidRPr="00F60BCB">
        <w:rPr>
          <w:rFonts w:ascii="Times New Roman" w:eastAsiaTheme="minorHAnsi" w:hAnsi="Times New Roman" w:cs="Times New Roman"/>
          <w:i/>
          <w:iCs/>
          <w:sz w:val="24"/>
          <w:lang w:eastAsia="en-US"/>
        </w:rPr>
        <w:t>R</w:t>
      </w:r>
      <w:r w:rsidRPr="00F60BCB">
        <w:rPr>
          <w:rFonts w:ascii="Times New Roman" w:eastAsiaTheme="minorHAnsi" w:hAnsi="Times New Roman" w:cs="Times New Roman"/>
          <w:sz w:val="24"/>
          <w:lang w:eastAsia="en-US"/>
        </w:rPr>
        <w:t xml:space="preserve"> Package for Inverse Probability Weighting. </w:t>
      </w:r>
      <w:r w:rsidRPr="00F60BCB">
        <w:rPr>
          <w:rFonts w:ascii="Times New Roman" w:eastAsiaTheme="minorHAnsi" w:hAnsi="Times New Roman" w:cs="Times New Roman"/>
          <w:i/>
          <w:iCs/>
          <w:sz w:val="24"/>
          <w:lang w:eastAsia="en-US"/>
        </w:rPr>
        <w:t xml:space="preserve">J. Stat. </w:t>
      </w:r>
      <w:proofErr w:type="spellStart"/>
      <w:r w:rsidRPr="00F60BCB">
        <w:rPr>
          <w:rFonts w:ascii="Times New Roman" w:eastAsiaTheme="minorHAnsi" w:hAnsi="Times New Roman" w:cs="Times New Roman"/>
          <w:i/>
          <w:iCs/>
          <w:sz w:val="24"/>
          <w:lang w:eastAsia="en-US"/>
        </w:rPr>
        <w:t>Softw</w:t>
      </w:r>
      <w:proofErr w:type="spellEnd"/>
      <w:r w:rsidRPr="00F60BCB">
        <w:rPr>
          <w:rFonts w:ascii="Times New Roman" w:eastAsiaTheme="minorHAnsi" w:hAnsi="Times New Roman" w:cs="Times New Roman"/>
          <w:i/>
          <w:iCs/>
          <w:sz w:val="24"/>
          <w:lang w:eastAsia="en-US"/>
        </w:rPr>
        <w:t>.</w:t>
      </w:r>
      <w:r w:rsidRPr="00F60BCB">
        <w:rPr>
          <w:rFonts w:ascii="Times New Roman" w:eastAsiaTheme="minorHAnsi" w:hAnsi="Times New Roman" w:cs="Times New Roman"/>
          <w:sz w:val="24"/>
          <w:lang w:eastAsia="en-US"/>
        </w:rPr>
        <w:t xml:space="preserve"> 2011;43(13). doi:10.18637/</w:t>
      </w:r>
      <w:proofErr w:type="gramStart"/>
      <w:r w:rsidRPr="00F60BCB">
        <w:rPr>
          <w:rFonts w:ascii="Times New Roman" w:eastAsiaTheme="minorHAnsi" w:hAnsi="Times New Roman" w:cs="Times New Roman"/>
          <w:sz w:val="24"/>
          <w:lang w:eastAsia="en-US"/>
        </w:rPr>
        <w:t>jss.v043.i</w:t>
      </w:r>
      <w:proofErr w:type="gramEnd"/>
      <w:r w:rsidRPr="00F60BCB">
        <w:rPr>
          <w:rFonts w:ascii="Times New Roman" w:eastAsiaTheme="minorHAnsi" w:hAnsi="Times New Roman" w:cs="Times New Roman"/>
          <w:sz w:val="24"/>
          <w:lang w:eastAsia="en-US"/>
        </w:rPr>
        <w:t>13.</w:t>
      </w:r>
    </w:p>
    <w:p w14:paraId="25288A6B" w14:textId="77777777" w:rsidR="00F60BCB" w:rsidRPr="00F60BCB" w:rsidRDefault="00F60BCB" w:rsidP="00F60BCB">
      <w:pPr>
        <w:tabs>
          <w:tab w:val="left" w:pos="384"/>
        </w:tabs>
        <w:spacing w:after="240" w:line="240" w:lineRule="auto"/>
        <w:rPr>
          <w:rFonts w:ascii="Times New Roman" w:eastAsiaTheme="minorHAnsi" w:hAnsi="Times New Roman" w:cs="Times New Roman"/>
          <w:sz w:val="24"/>
          <w:lang w:eastAsia="en-US"/>
        </w:rPr>
      </w:pPr>
      <w:r w:rsidRPr="00F60BCB">
        <w:rPr>
          <w:rFonts w:ascii="Times New Roman" w:eastAsiaTheme="minorHAnsi" w:hAnsi="Times New Roman" w:cs="Times New Roman"/>
          <w:sz w:val="24"/>
          <w:lang w:eastAsia="en-US"/>
        </w:rPr>
        <w:lastRenderedPageBreak/>
        <w:t xml:space="preserve">3. </w:t>
      </w:r>
      <w:r w:rsidRPr="00F60BCB">
        <w:rPr>
          <w:rFonts w:ascii="Times New Roman" w:eastAsiaTheme="minorHAnsi" w:hAnsi="Times New Roman" w:cs="Times New Roman"/>
          <w:sz w:val="24"/>
          <w:lang w:eastAsia="en-US"/>
        </w:rPr>
        <w:tab/>
      </w:r>
      <w:r w:rsidRPr="00F60BCB">
        <w:rPr>
          <w:rFonts w:ascii="Times New Roman" w:eastAsiaTheme="minorHAnsi" w:hAnsi="Times New Roman" w:cs="Times New Roman"/>
          <w:b/>
          <w:bCs/>
          <w:sz w:val="24"/>
          <w:lang w:eastAsia="en-US"/>
        </w:rPr>
        <w:t>Wang X, Karvonen-Gutierrez CA, Herman WH, Mukherjee B, Harlow SD, Park SK.</w:t>
      </w:r>
      <w:r w:rsidRPr="00F60BCB">
        <w:rPr>
          <w:rFonts w:ascii="Times New Roman" w:eastAsiaTheme="minorHAnsi" w:hAnsi="Times New Roman" w:cs="Times New Roman"/>
          <w:sz w:val="24"/>
          <w:lang w:eastAsia="en-US"/>
        </w:rPr>
        <w:t xml:space="preserve"> Urinary </w:t>
      </w:r>
      <w:proofErr w:type="gramStart"/>
      <w:r w:rsidRPr="00F60BCB">
        <w:rPr>
          <w:rFonts w:ascii="Times New Roman" w:eastAsiaTheme="minorHAnsi" w:hAnsi="Times New Roman" w:cs="Times New Roman"/>
          <w:sz w:val="24"/>
          <w:lang w:eastAsia="en-US"/>
        </w:rPr>
        <w:t>metals</w:t>
      </w:r>
      <w:proofErr w:type="gramEnd"/>
      <w:r w:rsidRPr="00F60BCB">
        <w:rPr>
          <w:rFonts w:ascii="Times New Roman" w:eastAsiaTheme="minorHAnsi" w:hAnsi="Times New Roman" w:cs="Times New Roman"/>
          <w:sz w:val="24"/>
          <w:lang w:eastAsia="en-US"/>
        </w:rPr>
        <w:t xml:space="preserve"> and incident diabetes in midlife women: Study of Women’s Health Across the Nation (SWAN). </w:t>
      </w:r>
      <w:r w:rsidRPr="00F60BCB">
        <w:rPr>
          <w:rFonts w:ascii="Times New Roman" w:eastAsiaTheme="minorHAnsi" w:hAnsi="Times New Roman" w:cs="Times New Roman"/>
          <w:i/>
          <w:iCs/>
          <w:sz w:val="24"/>
          <w:lang w:eastAsia="en-US"/>
        </w:rPr>
        <w:t>BMJ Open Diabetes Res. Care</w:t>
      </w:r>
      <w:r w:rsidRPr="00F60BCB">
        <w:rPr>
          <w:rFonts w:ascii="Times New Roman" w:eastAsiaTheme="minorHAnsi" w:hAnsi="Times New Roman" w:cs="Times New Roman"/>
          <w:sz w:val="24"/>
          <w:lang w:eastAsia="en-US"/>
        </w:rPr>
        <w:t xml:space="preserve"> 2020;8(1</w:t>
      </w:r>
      <w:proofErr w:type="gramStart"/>
      <w:r w:rsidRPr="00F60BCB">
        <w:rPr>
          <w:rFonts w:ascii="Times New Roman" w:eastAsiaTheme="minorHAnsi" w:hAnsi="Times New Roman" w:cs="Times New Roman"/>
          <w:sz w:val="24"/>
          <w:lang w:eastAsia="en-US"/>
        </w:rPr>
        <w:t>):e</w:t>
      </w:r>
      <w:proofErr w:type="gramEnd"/>
      <w:r w:rsidRPr="00F60BCB">
        <w:rPr>
          <w:rFonts w:ascii="Times New Roman" w:eastAsiaTheme="minorHAnsi" w:hAnsi="Times New Roman" w:cs="Times New Roman"/>
          <w:sz w:val="24"/>
          <w:lang w:eastAsia="en-US"/>
        </w:rPr>
        <w:t>001233.</w:t>
      </w:r>
    </w:p>
    <w:p w14:paraId="1F52E132" w14:textId="77777777" w:rsidR="00F60BCB" w:rsidRPr="00F60BCB" w:rsidRDefault="00F60BCB" w:rsidP="00F60BCB">
      <w:pPr>
        <w:tabs>
          <w:tab w:val="left" w:pos="384"/>
        </w:tabs>
        <w:spacing w:after="240" w:line="240" w:lineRule="auto"/>
        <w:rPr>
          <w:rFonts w:ascii="Times New Roman" w:eastAsiaTheme="minorHAnsi" w:hAnsi="Times New Roman"/>
          <w:sz w:val="24"/>
          <w:lang w:eastAsia="en-US"/>
        </w:rPr>
      </w:pPr>
      <w:r w:rsidRPr="00F60BCB">
        <w:rPr>
          <w:rFonts w:ascii="Times New Roman" w:eastAsiaTheme="minorHAnsi" w:hAnsi="Times New Roman" w:cs="Times New Roman"/>
          <w:sz w:val="24"/>
          <w:lang w:eastAsia="en-US"/>
        </w:rPr>
        <w:t xml:space="preserve">4. </w:t>
      </w:r>
      <w:r w:rsidRPr="00F60BCB">
        <w:rPr>
          <w:rFonts w:ascii="Times New Roman" w:eastAsiaTheme="minorHAnsi" w:hAnsi="Times New Roman" w:cs="Times New Roman"/>
          <w:sz w:val="24"/>
          <w:lang w:eastAsia="en-US"/>
        </w:rPr>
        <w:tab/>
      </w:r>
      <w:proofErr w:type="spellStart"/>
      <w:r w:rsidRPr="00F60BCB">
        <w:rPr>
          <w:rFonts w:ascii="Times New Roman" w:eastAsiaTheme="minorHAnsi" w:hAnsi="Times New Roman" w:cs="Times New Roman"/>
          <w:b/>
          <w:bCs/>
          <w:sz w:val="24"/>
          <w:lang w:eastAsia="en-US"/>
        </w:rPr>
        <w:t>Hernán</w:t>
      </w:r>
      <w:proofErr w:type="spellEnd"/>
      <w:r w:rsidRPr="00F60BCB">
        <w:rPr>
          <w:rFonts w:ascii="Times New Roman" w:eastAsiaTheme="minorHAnsi" w:hAnsi="Times New Roman" w:cs="Times New Roman"/>
          <w:b/>
          <w:bCs/>
          <w:sz w:val="24"/>
          <w:lang w:eastAsia="en-US"/>
        </w:rPr>
        <w:t xml:space="preserve"> MÁ, </w:t>
      </w:r>
      <w:proofErr w:type="spellStart"/>
      <w:r w:rsidRPr="00F60BCB">
        <w:rPr>
          <w:rFonts w:ascii="Times New Roman" w:eastAsiaTheme="minorHAnsi" w:hAnsi="Times New Roman" w:cs="Times New Roman"/>
          <w:b/>
          <w:bCs/>
          <w:sz w:val="24"/>
          <w:lang w:eastAsia="en-US"/>
        </w:rPr>
        <w:t>Brumback</w:t>
      </w:r>
      <w:proofErr w:type="spellEnd"/>
      <w:r w:rsidRPr="00F60BCB">
        <w:rPr>
          <w:rFonts w:ascii="Times New Roman" w:eastAsiaTheme="minorHAnsi" w:hAnsi="Times New Roman" w:cs="Times New Roman"/>
          <w:b/>
          <w:bCs/>
          <w:sz w:val="24"/>
          <w:lang w:eastAsia="en-US"/>
        </w:rPr>
        <w:t xml:space="preserve"> B, Robins JM.</w:t>
      </w:r>
      <w:r w:rsidRPr="00F60BCB">
        <w:rPr>
          <w:rFonts w:ascii="Times New Roman" w:eastAsiaTheme="minorHAnsi" w:hAnsi="Times New Roman" w:cs="Times New Roman"/>
          <w:sz w:val="24"/>
          <w:lang w:eastAsia="en-US"/>
        </w:rPr>
        <w:t xml:space="preserve"> Marginal Structural Models to Estimate the Causal Effect of Zidovudine on the Survival of HIV-Positive Men: </w:t>
      </w:r>
      <w:r w:rsidRPr="00F60BCB">
        <w:rPr>
          <w:rFonts w:ascii="Times New Roman" w:eastAsiaTheme="minorHAnsi" w:hAnsi="Times New Roman" w:cs="Times New Roman"/>
          <w:i/>
          <w:iCs/>
          <w:sz w:val="24"/>
          <w:lang w:eastAsia="en-US"/>
        </w:rPr>
        <w:t>Epidemiology</w:t>
      </w:r>
      <w:r w:rsidRPr="00F60BCB">
        <w:rPr>
          <w:rFonts w:ascii="Times New Roman" w:eastAsiaTheme="minorHAnsi" w:hAnsi="Times New Roman" w:cs="Times New Roman"/>
          <w:sz w:val="24"/>
          <w:lang w:eastAsia="en-US"/>
        </w:rPr>
        <w:t xml:space="preserve"> 2000;11(5):561–570.</w:t>
      </w:r>
      <w:r w:rsidRPr="00F60BCB">
        <w:rPr>
          <w:rFonts w:ascii="Times New Roman" w:eastAsiaTheme="minorHAnsi" w:hAnsi="Times New Roman"/>
          <w:sz w:val="24"/>
          <w:lang w:eastAsia="en-US"/>
        </w:rPr>
        <w:br w:type="page"/>
      </w:r>
      <w:r w:rsidRPr="00F60BCB">
        <w:rPr>
          <w:rFonts w:ascii="Times New Roman" w:eastAsiaTheme="minorHAnsi" w:hAnsi="Times New Roman"/>
          <w:b/>
          <w:bCs/>
          <w:sz w:val="24"/>
          <w:lang w:eastAsia="en-US"/>
        </w:rPr>
        <w:lastRenderedPageBreak/>
        <w:t>Supplemental tables and figures</w:t>
      </w:r>
    </w:p>
    <w:p w14:paraId="49960917" w14:textId="77777777" w:rsidR="00F60BCB" w:rsidRPr="00F60BCB" w:rsidRDefault="00F60BCB" w:rsidP="00F60BCB">
      <w:pPr>
        <w:spacing w:after="200" w:line="240" w:lineRule="auto"/>
        <w:rPr>
          <w:rFonts w:ascii="Times New Roman" w:eastAsiaTheme="minorHAnsi" w:hAnsi="Times New Roman"/>
          <w:sz w:val="24"/>
          <w:szCs w:val="18"/>
          <w:lang w:eastAsia="en-US"/>
        </w:rPr>
      </w:pPr>
      <w:bookmarkStart w:id="5" w:name="_Toc97024665"/>
      <w:r w:rsidRPr="00F60BCB">
        <w:rPr>
          <w:rFonts w:ascii="Times New Roman" w:eastAsiaTheme="minorHAnsi" w:hAnsi="Times New Roman"/>
          <w:iCs/>
          <w:sz w:val="24"/>
          <w:szCs w:val="18"/>
          <w:lang w:eastAsia="en-US"/>
        </w:rPr>
        <w:t>Supplemental Table S</w:t>
      </w:r>
      <w:r w:rsidRPr="00F60BCB">
        <w:rPr>
          <w:rFonts w:ascii="Times New Roman" w:eastAsiaTheme="minorHAnsi" w:hAnsi="Times New Roman"/>
          <w:iCs/>
          <w:sz w:val="24"/>
          <w:szCs w:val="18"/>
          <w:lang w:eastAsia="en-US"/>
        </w:rPr>
        <w:fldChar w:fldCharType="begin"/>
      </w:r>
      <w:r w:rsidRPr="00F60BCB">
        <w:rPr>
          <w:rFonts w:ascii="Times New Roman" w:eastAsiaTheme="minorHAnsi" w:hAnsi="Times New Roman"/>
          <w:iCs/>
          <w:sz w:val="24"/>
          <w:szCs w:val="18"/>
          <w:lang w:eastAsia="en-US"/>
        </w:rPr>
        <w:instrText xml:space="preserve"> SEQ Supplemental_Table_S \* ARABIC </w:instrText>
      </w:r>
      <w:r w:rsidRPr="00F60BCB">
        <w:rPr>
          <w:rFonts w:ascii="Times New Roman" w:eastAsiaTheme="minorHAnsi" w:hAnsi="Times New Roman"/>
          <w:iCs/>
          <w:sz w:val="24"/>
          <w:szCs w:val="18"/>
          <w:lang w:eastAsia="en-US"/>
        </w:rPr>
        <w:fldChar w:fldCharType="separate"/>
      </w:r>
      <w:r w:rsidRPr="00F60BCB">
        <w:rPr>
          <w:rFonts w:ascii="Times New Roman" w:eastAsiaTheme="minorHAnsi" w:hAnsi="Times New Roman"/>
          <w:iCs/>
          <w:noProof/>
          <w:sz w:val="24"/>
          <w:szCs w:val="18"/>
          <w:lang w:eastAsia="en-US"/>
        </w:rPr>
        <w:t>1</w:t>
      </w:r>
      <w:r w:rsidRPr="00F60BCB">
        <w:rPr>
          <w:rFonts w:ascii="Times New Roman" w:eastAsiaTheme="minorHAnsi" w:hAnsi="Times New Roman"/>
          <w:iCs/>
          <w:noProof/>
          <w:sz w:val="24"/>
          <w:szCs w:val="18"/>
          <w:lang w:eastAsia="en-US"/>
        </w:rPr>
        <w:fldChar w:fldCharType="end"/>
      </w:r>
      <w:r w:rsidRPr="00F60BCB">
        <w:rPr>
          <w:rFonts w:ascii="Times New Roman" w:eastAsiaTheme="minorHAnsi" w:hAnsi="Times New Roman"/>
          <w:iCs/>
          <w:sz w:val="24"/>
          <w:szCs w:val="18"/>
          <w:lang w:eastAsia="en-US"/>
        </w:rPr>
        <w:t xml:space="preserve"> Concentrations of low-molecular-weight phthalate metabolites in 1999/2000 by covariates</w:t>
      </w:r>
      <w:bookmarkEnd w:id="5"/>
    </w:p>
    <w:tbl>
      <w:tblPr>
        <w:tblStyle w:val="TableGrid1"/>
        <w:tblW w:w="9535" w:type="dxa"/>
        <w:tblBorders>
          <w:insideH w:val="none" w:sz="0" w:space="0" w:color="auto"/>
          <w:insideV w:val="none" w:sz="0" w:space="0" w:color="auto"/>
        </w:tblBorders>
        <w:tblLayout w:type="fixed"/>
        <w:tblLook w:val="04A0" w:firstRow="1" w:lastRow="0" w:firstColumn="1" w:lastColumn="0" w:noHBand="0" w:noVBand="1"/>
      </w:tblPr>
      <w:tblGrid>
        <w:gridCol w:w="2065"/>
        <w:gridCol w:w="720"/>
        <w:gridCol w:w="1800"/>
        <w:gridCol w:w="1710"/>
        <w:gridCol w:w="1620"/>
        <w:gridCol w:w="1620"/>
      </w:tblGrid>
      <w:tr w:rsidR="00F60BCB" w:rsidRPr="00F60BCB" w14:paraId="3E7ECEB7" w14:textId="77777777" w:rsidTr="00A35266">
        <w:trPr>
          <w:tblHeader/>
        </w:trPr>
        <w:tc>
          <w:tcPr>
            <w:tcW w:w="2065" w:type="dxa"/>
            <w:tcBorders>
              <w:top w:val="single" w:sz="4" w:space="0" w:color="auto"/>
            </w:tcBorders>
          </w:tcPr>
          <w:p w14:paraId="1BE78D9A" w14:textId="77777777" w:rsidR="00F60BCB" w:rsidRPr="00F60BCB" w:rsidRDefault="00F60BCB" w:rsidP="00F60BCB">
            <w:pPr>
              <w:rPr>
                <w:rFonts w:ascii="Times New Roman" w:hAnsi="Times New Roman" w:cs="Times New Roman"/>
                <w:sz w:val="18"/>
                <w:szCs w:val="18"/>
              </w:rPr>
            </w:pPr>
          </w:p>
        </w:tc>
        <w:tc>
          <w:tcPr>
            <w:tcW w:w="720" w:type="dxa"/>
            <w:tcBorders>
              <w:top w:val="single" w:sz="4" w:space="0" w:color="auto"/>
              <w:bottom w:val="nil"/>
            </w:tcBorders>
            <w:vAlign w:val="center"/>
          </w:tcPr>
          <w:p w14:paraId="1D30030C" w14:textId="77777777" w:rsidR="00F60BCB" w:rsidRPr="00F60BCB" w:rsidRDefault="00F60BCB" w:rsidP="00F60BCB">
            <w:pPr>
              <w:jc w:val="center"/>
              <w:rPr>
                <w:rFonts w:ascii="Times New Roman" w:hAnsi="Times New Roman" w:cs="Times New Roman"/>
                <w:b/>
                <w:bCs/>
                <w:color w:val="000000"/>
                <w:sz w:val="18"/>
                <w:szCs w:val="18"/>
              </w:rPr>
            </w:pPr>
            <w:r w:rsidRPr="00F60BCB">
              <w:rPr>
                <w:rFonts w:ascii="Times New Roman" w:hAnsi="Times New Roman" w:cs="Times New Roman"/>
                <w:b/>
                <w:bCs/>
                <w:color w:val="000000"/>
                <w:sz w:val="18"/>
                <w:szCs w:val="18"/>
              </w:rPr>
              <w:t>N</w:t>
            </w:r>
            <w:r w:rsidRPr="00F60BCB">
              <w:rPr>
                <w:rFonts w:ascii="Times New Roman" w:hAnsi="Times New Roman" w:cs="Times New Roman"/>
                <w:color w:val="000000"/>
                <w:sz w:val="18"/>
                <w:szCs w:val="18"/>
                <w:vertAlign w:val="superscript"/>
              </w:rPr>
              <w:t>1</w:t>
            </w:r>
          </w:p>
        </w:tc>
        <w:tc>
          <w:tcPr>
            <w:tcW w:w="1800" w:type="dxa"/>
            <w:tcBorders>
              <w:top w:val="single" w:sz="4" w:space="0" w:color="auto"/>
              <w:bottom w:val="nil"/>
            </w:tcBorders>
            <w:shd w:val="clear" w:color="auto" w:fill="auto"/>
            <w:vAlign w:val="center"/>
          </w:tcPr>
          <w:p w14:paraId="55F19C61" w14:textId="77777777" w:rsidR="00F60BCB" w:rsidRPr="00F60BCB" w:rsidRDefault="00F60BCB" w:rsidP="00F60BCB">
            <w:pPr>
              <w:jc w:val="center"/>
              <w:rPr>
                <w:rFonts w:ascii="Times New Roman" w:hAnsi="Times New Roman" w:cs="Times New Roman"/>
                <w:b/>
                <w:bCs/>
                <w:sz w:val="18"/>
                <w:szCs w:val="18"/>
              </w:rPr>
            </w:pPr>
            <w:r w:rsidRPr="00F60BCB">
              <w:rPr>
                <w:rFonts w:ascii="Times New Roman" w:hAnsi="Times New Roman" w:cs="Times New Roman"/>
                <w:b/>
                <w:bCs/>
                <w:color w:val="000000"/>
                <w:sz w:val="18"/>
                <w:szCs w:val="18"/>
              </w:rPr>
              <w:t>MEP</w:t>
            </w:r>
            <w:r w:rsidRPr="00F60BCB">
              <w:rPr>
                <w:rFonts w:ascii="Times New Roman" w:hAnsi="Times New Roman" w:cs="Times New Roman"/>
                <w:color w:val="000000"/>
                <w:sz w:val="18"/>
                <w:szCs w:val="18"/>
                <w:vertAlign w:val="superscript"/>
              </w:rPr>
              <w:t>2</w:t>
            </w:r>
          </w:p>
        </w:tc>
        <w:tc>
          <w:tcPr>
            <w:tcW w:w="1710" w:type="dxa"/>
            <w:tcBorders>
              <w:top w:val="single" w:sz="4" w:space="0" w:color="auto"/>
              <w:bottom w:val="nil"/>
            </w:tcBorders>
            <w:shd w:val="clear" w:color="auto" w:fill="auto"/>
            <w:vAlign w:val="center"/>
          </w:tcPr>
          <w:p w14:paraId="310917D8" w14:textId="77777777" w:rsidR="00F60BCB" w:rsidRPr="00F60BCB" w:rsidRDefault="00F60BCB" w:rsidP="00F60BCB">
            <w:pPr>
              <w:jc w:val="center"/>
              <w:rPr>
                <w:rFonts w:ascii="Times New Roman" w:hAnsi="Times New Roman" w:cs="Times New Roman"/>
                <w:b/>
                <w:bCs/>
                <w:sz w:val="18"/>
                <w:szCs w:val="18"/>
              </w:rPr>
            </w:pPr>
            <w:proofErr w:type="spellStart"/>
            <w:r w:rsidRPr="00F60BCB">
              <w:rPr>
                <w:rFonts w:ascii="Times New Roman" w:hAnsi="Times New Roman" w:cs="Times New Roman"/>
                <w:b/>
                <w:bCs/>
                <w:color w:val="000000"/>
                <w:sz w:val="18"/>
                <w:szCs w:val="18"/>
              </w:rPr>
              <w:t>MnBP</w:t>
            </w:r>
            <w:proofErr w:type="spellEnd"/>
          </w:p>
        </w:tc>
        <w:tc>
          <w:tcPr>
            <w:tcW w:w="1620" w:type="dxa"/>
            <w:tcBorders>
              <w:top w:val="single" w:sz="4" w:space="0" w:color="auto"/>
              <w:bottom w:val="nil"/>
            </w:tcBorders>
            <w:shd w:val="clear" w:color="auto" w:fill="auto"/>
            <w:vAlign w:val="center"/>
          </w:tcPr>
          <w:p w14:paraId="44E494CE" w14:textId="77777777" w:rsidR="00F60BCB" w:rsidRPr="00F60BCB" w:rsidRDefault="00F60BCB" w:rsidP="00F60BCB">
            <w:pPr>
              <w:jc w:val="center"/>
              <w:rPr>
                <w:rFonts w:ascii="Times New Roman" w:hAnsi="Times New Roman" w:cs="Times New Roman"/>
                <w:b/>
                <w:bCs/>
                <w:sz w:val="18"/>
                <w:szCs w:val="18"/>
              </w:rPr>
            </w:pPr>
            <w:proofErr w:type="spellStart"/>
            <w:r w:rsidRPr="00F60BCB">
              <w:rPr>
                <w:rFonts w:ascii="Times New Roman" w:hAnsi="Times New Roman" w:cs="Times New Roman"/>
                <w:b/>
                <w:bCs/>
                <w:color w:val="000000"/>
                <w:sz w:val="18"/>
                <w:szCs w:val="18"/>
              </w:rPr>
              <w:t>MiBP</w:t>
            </w:r>
            <w:proofErr w:type="spellEnd"/>
          </w:p>
        </w:tc>
        <w:tc>
          <w:tcPr>
            <w:tcW w:w="1620" w:type="dxa"/>
            <w:tcBorders>
              <w:top w:val="single" w:sz="4" w:space="0" w:color="auto"/>
              <w:bottom w:val="nil"/>
            </w:tcBorders>
          </w:tcPr>
          <w:p w14:paraId="102D8CCA" w14:textId="0613580D" w:rsidR="00F60BCB" w:rsidRPr="00F60BCB" w:rsidRDefault="00F60BCB" w:rsidP="00F60BCB">
            <w:pPr>
              <w:jc w:val="center"/>
              <w:rPr>
                <w:rFonts w:ascii="Times New Roman" w:hAnsi="Times New Roman" w:cs="Times New Roman"/>
                <w:b/>
                <w:bCs/>
                <w:color w:val="000000"/>
                <w:sz w:val="18"/>
                <w:szCs w:val="18"/>
              </w:rPr>
            </w:pPr>
            <w:r w:rsidRPr="00F60BCB">
              <w:rPr>
                <w:rFonts w:ascii="Times New Roman" w:hAnsi="Times New Roman" w:cs="Times New Roman"/>
                <w:b/>
                <w:bCs/>
                <w:color w:val="000000"/>
                <w:sz w:val="18"/>
                <w:szCs w:val="18"/>
              </w:rPr>
              <w:t>∑</w:t>
            </w:r>
            <w:del w:id="6" w:author="Peng, Mia Qing" w:date="2022-11-13T15:56:00Z">
              <w:r w:rsidRPr="00F60BCB" w:rsidDel="0028032D">
                <w:rPr>
                  <w:rFonts w:ascii="Times New Roman" w:hAnsi="Times New Roman" w:cs="Times New Roman"/>
                  <w:b/>
                  <w:bCs/>
                  <w:color w:val="000000"/>
                  <w:sz w:val="18"/>
                  <w:szCs w:val="18"/>
                </w:rPr>
                <w:delText xml:space="preserve"> </w:delText>
              </w:r>
            </w:del>
            <w:r w:rsidRPr="00F60BCB">
              <w:rPr>
                <w:rFonts w:ascii="Times New Roman" w:hAnsi="Times New Roman" w:cs="Times New Roman"/>
                <w:b/>
                <w:bCs/>
                <w:color w:val="000000"/>
                <w:sz w:val="18"/>
                <w:szCs w:val="18"/>
              </w:rPr>
              <w:t>LMW</w:t>
            </w:r>
            <w:ins w:id="7" w:author="Peng, Mia Qing" w:date="2022-11-13T15:54:00Z">
              <w:r w:rsidR="00721D81">
                <w:rPr>
                  <w:rFonts w:ascii="Times New Roman" w:hAnsi="Times New Roman" w:cs="Times New Roman"/>
                  <w:b/>
                  <w:bCs/>
                  <w:color w:val="000000"/>
                  <w:sz w:val="18"/>
                  <w:szCs w:val="18"/>
                </w:rPr>
                <w:t xml:space="preserve"> </w:t>
              </w:r>
            </w:ins>
            <w:del w:id="8" w:author="Peng, Mia Qing" w:date="2022-11-13T15:52:00Z">
              <w:r w:rsidRPr="00F60BCB" w:rsidDel="00721D81">
                <w:rPr>
                  <w:rFonts w:ascii="Times New Roman" w:hAnsi="Times New Roman" w:cs="Times New Roman"/>
                  <w:b/>
                  <w:bCs/>
                  <w:color w:val="000000"/>
                  <w:sz w:val="18"/>
                  <w:szCs w:val="18"/>
                </w:rPr>
                <w:delText xml:space="preserve"> </w:delText>
              </w:r>
            </w:del>
            <w:r w:rsidRPr="00F60BCB">
              <w:rPr>
                <w:rFonts w:ascii="Times New Roman" w:hAnsi="Times New Roman" w:cs="Times New Roman"/>
                <w:b/>
                <w:bCs/>
                <w:color w:val="000000"/>
                <w:sz w:val="18"/>
                <w:szCs w:val="18"/>
              </w:rPr>
              <w:t>phthalate metabolites</w:t>
            </w:r>
            <w:ins w:id="9" w:author="Peng, Mia Qing" w:date="2022-11-13T15:54:00Z">
              <w:r w:rsidR="00721D81" w:rsidRPr="006B53EC">
                <w:rPr>
                  <w:rFonts w:ascii="Times New Roman" w:hAnsi="Times New Roman" w:cs="Times New Roman"/>
                  <w:color w:val="000000"/>
                  <w:sz w:val="18"/>
                  <w:szCs w:val="18"/>
                  <w:vertAlign w:val="superscript"/>
                </w:rPr>
                <w:t>3</w:t>
              </w:r>
            </w:ins>
          </w:p>
        </w:tc>
      </w:tr>
      <w:tr w:rsidR="00F60BCB" w:rsidRPr="00F60BCB" w14:paraId="6E4D9F21" w14:textId="77777777" w:rsidTr="00A35266">
        <w:trPr>
          <w:tblHeader/>
        </w:trPr>
        <w:tc>
          <w:tcPr>
            <w:tcW w:w="2065" w:type="dxa"/>
          </w:tcPr>
          <w:p w14:paraId="21CD1833" w14:textId="77777777" w:rsidR="00F60BCB" w:rsidRPr="00F60BCB" w:rsidRDefault="00F60BCB" w:rsidP="00F60BCB">
            <w:pPr>
              <w:rPr>
                <w:rFonts w:ascii="Times New Roman" w:hAnsi="Times New Roman" w:cs="Times New Roman"/>
                <w:b/>
                <w:bCs/>
                <w:sz w:val="18"/>
                <w:szCs w:val="18"/>
              </w:rPr>
            </w:pPr>
          </w:p>
        </w:tc>
        <w:tc>
          <w:tcPr>
            <w:tcW w:w="720" w:type="dxa"/>
            <w:tcBorders>
              <w:top w:val="nil"/>
              <w:bottom w:val="single" w:sz="4" w:space="0" w:color="auto"/>
            </w:tcBorders>
            <w:vAlign w:val="center"/>
          </w:tcPr>
          <w:p w14:paraId="54262E93" w14:textId="77777777" w:rsidR="00F60BCB" w:rsidRPr="00F60BCB" w:rsidRDefault="00F60BCB" w:rsidP="00F60BCB">
            <w:pPr>
              <w:jc w:val="center"/>
              <w:rPr>
                <w:rFonts w:ascii="Times New Roman" w:hAnsi="Times New Roman" w:cs="Times New Roman"/>
                <w:sz w:val="18"/>
                <w:szCs w:val="18"/>
              </w:rPr>
            </w:pPr>
          </w:p>
        </w:tc>
        <w:tc>
          <w:tcPr>
            <w:tcW w:w="1800" w:type="dxa"/>
            <w:tcBorders>
              <w:top w:val="nil"/>
              <w:bottom w:val="single" w:sz="4" w:space="0" w:color="auto"/>
            </w:tcBorders>
          </w:tcPr>
          <w:p w14:paraId="57D5934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 xml:space="preserve">Median </w:t>
            </w:r>
          </w:p>
          <w:p w14:paraId="377F9E0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(Q1, Q3) ng/mL</w:t>
            </w:r>
          </w:p>
        </w:tc>
        <w:tc>
          <w:tcPr>
            <w:tcW w:w="1710" w:type="dxa"/>
            <w:tcBorders>
              <w:top w:val="nil"/>
              <w:bottom w:val="single" w:sz="4" w:space="0" w:color="auto"/>
            </w:tcBorders>
          </w:tcPr>
          <w:p w14:paraId="35DF265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 xml:space="preserve">Median </w:t>
            </w:r>
          </w:p>
          <w:p w14:paraId="4CCF0510"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(Q1, Q3) ng/mL</w:t>
            </w:r>
          </w:p>
        </w:tc>
        <w:tc>
          <w:tcPr>
            <w:tcW w:w="1620" w:type="dxa"/>
            <w:tcBorders>
              <w:top w:val="nil"/>
              <w:bottom w:val="single" w:sz="4" w:space="0" w:color="auto"/>
            </w:tcBorders>
          </w:tcPr>
          <w:p w14:paraId="3D0223C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 xml:space="preserve">Median </w:t>
            </w:r>
          </w:p>
          <w:p w14:paraId="1622A75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(Q1, Q3) ng/mL</w:t>
            </w:r>
          </w:p>
        </w:tc>
        <w:tc>
          <w:tcPr>
            <w:tcW w:w="1620" w:type="dxa"/>
            <w:tcBorders>
              <w:top w:val="nil"/>
              <w:bottom w:val="single" w:sz="4" w:space="0" w:color="auto"/>
            </w:tcBorders>
          </w:tcPr>
          <w:p w14:paraId="4A7B651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 xml:space="preserve">Median </w:t>
            </w:r>
          </w:p>
          <w:p w14:paraId="7AE2EA90"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(Q1, Q3) nmol/mL</w:t>
            </w:r>
          </w:p>
        </w:tc>
      </w:tr>
      <w:tr w:rsidR="00F60BCB" w:rsidRPr="00F60BCB" w14:paraId="345AB39B" w14:textId="77777777" w:rsidTr="00A35266">
        <w:tc>
          <w:tcPr>
            <w:tcW w:w="2065" w:type="dxa"/>
          </w:tcPr>
          <w:p w14:paraId="32DEA8E7" w14:textId="77777777" w:rsidR="00F60BCB" w:rsidRPr="00F60BCB" w:rsidRDefault="00F60BCB" w:rsidP="00F60BCB">
            <w:pPr>
              <w:rPr>
                <w:rFonts w:ascii="Times New Roman" w:hAnsi="Times New Roman" w:cs="Times New Roman"/>
                <w:b/>
                <w:bCs/>
                <w:sz w:val="18"/>
                <w:szCs w:val="18"/>
              </w:rPr>
            </w:pPr>
            <w:r w:rsidRPr="00F60BCB">
              <w:rPr>
                <w:rFonts w:ascii="Times New Roman" w:hAnsi="Times New Roman" w:cs="Times New Roman"/>
                <w:b/>
                <w:bCs/>
                <w:sz w:val="18"/>
                <w:szCs w:val="18"/>
              </w:rPr>
              <w:t>Age</w:t>
            </w:r>
          </w:p>
        </w:tc>
        <w:tc>
          <w:tcPr>
            <w:tcW w:w="720" w:type="dxa"/>
            <w:tcBorders>
              <w:top w:val="single" w:sz="4" w:space="0" w:color="auto"/>
            </w:tcBorders>
            <w:vAlign w:val="center"/>
          </w:tcPr>
          <w:p w14:paraId="23027FC2" w14:textId="77777777" w:rsidR="00F60BCB" w:rsidRPr="00F60BCB" w:rsidRDefault="00F60BCB" w:rsidP="00F60BCB">
            <w:pPr>
              <w:jc w:val="center"/>
              <w:rPr>
                <w:rFonts w:ascii="Times New Roman" w:hAnsi="Times New Roman" w:cs="Times New Roman"/>
                <w:sz w:val="18"/>
                <w:szCs w:val="18"/>
              </w:rPr>
            </w:pPr>
          </w:p>
        </w:tc>
        <w:tc>
          <w:tcPr>
            <w:tcW w:w="1800" w:type="dxa"/>
            <w:tcBorders>
              <w:top w:val="single" w:sz="4" w:space="0" w:color="auto"/>
            </w:tcBorders>
          </w:tcPr>
          <w:p w14:paraId="31EC0726" w14:textId="77777777" w:rsidR="00F60BCB" w:rsidRPr="00F60BCB" w:rsidRDefault="00F60BCB" w:rsidP="00F60BCB">
            <w:pPr>
              <w:jc w:val="center"/>
              <w:rPr>
                <w:rFonts w:ascii="Times New Roman" w:hAnsi="Times New Roman" w:cs="Times New Roman"/>
                <w:sz w:val="18"/>
                <w:szCs w:val="18"/>
              </w:rPr>
            </w:pPr>
          </w:p>
        </w:tc>
        <w:tc>
          <w:tcPr>
            <w:tcW w:w="1710" w:type="dxa"/>
            <w:tcBorders>
              <w:top w:val="single" w:sz="4" w:space="0" w:color="auto"/>
            </w:tcBorders>
          </w:tcPr>
          <w:p w14:paraId="46DB1632" w14:textId="77777777" w:rsidR="00F60BCB" w:rsidRPr="00F60BCB" w:rsidRDefault="00F60BCB" w:rsidP="00F60BCB">
            <w:pPr>
              <w:jc w:val="center"/>
              <w:rPr>
                <w:rFonts w:ascii="Times New Roman" w:hAnsi="Times New Roman" w:cs="Times New Roman"/>
                <w:sz w:val="18"/>
                <w:szCs w:val="18"/>
              </w:rPr>
            </w:pPr>
          </w:p>
        </w:tc>
        <w:tc>
          <w:tcPr>
            <w:tcW w:w="1620" w:type="dxa"/>
            <w:tcBorders>
              <w:top w:val="single" w:sz="4" w:space="0" w:color="auto"/>
            </w:tcBorders>
          </w:tcPr>
          <w:p w14:paraId="5DEF4A63" w14:textId="77777777" w:rsidR="00F60BCB" w:rsidRPr="00F60BCB" w:rsidRDefault="00F60BCB" w:rsidP="00F60BCB">
            <w:pPr>
              <w:jc w:val="center"/>
              <w:rPr>
                <w:rFonts w:ascii="Times New Roman" w:hAnsi="Times New Roman" w:cs="Times New Roman"/>
                <w:sz w:val="18"/>
                <w:szCs w:val="18"/>
              </w:rPr>
            </w:pPr>
          </w:p>
        </w:tc>
        <w:tc>
          <w:tcPr>
            <w:tcW w:w="1620" w:type="dxa"/>
            <w:tcBorders>
              <w:top w:val="single" w:sz="4" w:space="0" w:color="auto"/>
            </w:tcBorders>
          </w:tcPr>
          <w:p w14:paraId="4005AA15" w14:textId="77777777" w:rsidR="00F60BCB" w:rsidRPr="00F60BCB" w:rsidRDefault="00F60BCB" w:rsidP="00F60BCB">
            <w:pPr>
              <w:jc w:val="center"/>
              <w:rPr>
                <w:rFonts w:ascii="Times New Roman" w:hAnsi="Times New Roman" w:cs="Times New Roman"/>
                <w:sz w:val="18"/>
                <w:szCs w:val="18"/>
              </w:rPr>
            </w:pPr>
          </w:p>
        </w:tc>
      </w:tr>
      <w:tr w:rsidR="00F60BCB" w:rsidRPr="00F60BCB" w14:paraId="4E54D791" w14:textId="77777777" w:rsidTr="00A35266">
        <w:tc>
          <w:tcPr>
            <w:tcW w:w="2065" w:type="dxa"/>
            <w:vAlign w:val="center"/>
          </w:tcPr>
          <w:p w14:paraId="16A92232" w14:textId="77777777" w:rsidR="00F60BCB" w:rsidRPr="00F60BCB" w:rsidRDefault="00F60BCB" w:rsidP="00F60BCB">
            <w:pPr>
              <w:rPr>
                <w:rFonts w:ascii="Times New Roman" w:hAnsi="Times New Roman" w:cs="Times New Roman"/>
                <w:sz w:val="18"/>
                <w:szCs w:val="18"/>
                <w:highlight w:val="yellow"/>
              </w:rPr>
            </w:pPr>
            <m:oMath>
              <m:r>
                <w:rPr>
                  <w:rFonts w:ascii="Cambria Math" w:hAnsi="Cambria Math" w:cs="Times New Roman"/>
                  <w:sz w:val="18"/>
                  <w:szCs w:val="18"/>
                </w:rPr>
                <m:t xml:space="preserve">≤ </m:t>
              </m:r>
            </m:oMath>
            <w:r w:rsidRPr="00F60BCB">
              <w:rPr>
                <w:rFonts w:ascii="Times New Roman" w:hAnsi="Times New Roman" w:cs="Times New Roman"/>
                <w:sz w:val="18"/>
                <w:szCs w:val="18"/>
              </w:rPr>
              <w:t>49</w:t>
            </w:r>
          </w:p>
        </w:tc>
        <w:tc>
          <w:tcPr>
            <w:tcW w:w="720" w:type="dxa"/>
            <w:tcBorders>
              <w:top w:val="nil"/>
              <w:left w:val="nil"/>
              <w:bottom w:val="nil"/>
              <w:right w:val="nil"/>
            </w:tcBorders>
            <w:shd w:val="clear" w:color="auto" w:fill="auto"/>
            <w:vAlign w:val="center"/>
          </w:tcPr>
          <w:p w14:paraId="7191865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580</w:t>
            </w:r>
          </w:p>
        </w:tc>
        <w:tc>
          <w:tcPr>
            <w:tcW w:w="1800" w:type="dxa"/>
            <w:tcBorders>
              <w:top w:val="nil"/>
              <w:left w:val="nil"/>
              <w:bottom w:val="nil"/>
              <w:right w:val="nil"/>
            </w:tcBorders>
            <w:shd w:val="clear" w:color="auto" w:fill="auto"/>
            <w:vAlign w:val="bottom"/>
          </w:tcPr>
          <w:p w14:paraId="76DACD6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89.34</w:t>
            </w:r>
            <w:r w:rsidRPr="00F60BCB">
              <w:rPr>
                <w:rFonts w:ascii="Times New Roman" w:hAnsi="Times New Roman" w:cs="Times New Roman"/>
                <w:color w:val="000000"/>
                <w:sz w:val="18"/>
                <w:szCs w:val="18"/>
              </w:rPr>
              <w:br/>
              <w:t>(36.99, 234.73)</w:t>
            </w:r>
          </w:p>
        </w:tc>
        <w:tc>
          <w:tcPr>
            <w:tcW w:w="1710" w:type="dxa"/>
            <w:tcBorders>
              <w:top w:val="nil"/>
              <w:left w:val="nil"/>
              <w:bottom w:val="nil"/>
              <w:right w:val="nil"/>
            </w:tcBorders>
            <w:shd w:val="clear" w:color="auto" w:fill="auto"/>
            <w:vAlign w:val="bottom"/>
          </w:tcPr>
          <w:p w14:paraId="4307E67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19.78</w:t>
            </w:r>
            <w:r w:rsidRPr="00F60BCB">
              <w:rPr>
                <w:rFonts w:ascii="Times New Roman" w:hAnsi="Times New Roman" w:cs="Times New Roman"/>
                <w:color w:val="000000"/>
                <w:sz w:val="18"/>
                <w:szCs w:val="18"/>
              </w:rPr>
              <w:br/>
              <w:t>(12.54, 35.42)</w:t>
            </w:r>
          </w:p>
        </w:tc>
        <w:tc>
          <w:tcPr>
            <w:tcW w:w="1620" w:type="dxa"/>
            <w:tcBorders>
              <w:top w:val="nil"/>
              <w:left w:val="nil"/>
              <w:bottom w:val="nil"/>
              <w:right w:val="nil"/>
            </w:tcBorders>
            <w:shd w:val="clear" w:color="auto" w:fill="auto"/>
            <w:vAlign w:val="bottom"/>
          </w:tcPr>
          <w:p w14:paraId="2121B75B"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2.82</w:t>
            </w:r>
            <w:r w:rsidRPr="00F60BCB">
              <w:rPr>
                <w:rFonts w:ascii="Times New Roman" w:hAnsi="Times New Roman" w:cs="Times New Roman"/>
                <w:color w:val="000000"/>
                <w:sz w:val="18"/>
                <w:szCs w:val="18"/>
              </w:rPr>
              <w:br/>
              <w:t>(1.63, 4.85)</w:t>
            </w:r>
          </w:p>
        </w:tc>
        <w:tc>
          <w:tcPr>
            <w:tcW w:w="1620" w:type="dxa"/>
            <w:tcBorders>
              <w:top w:val="nil"/>
              <w:left w:val="nil"/>
              <w:bottom w:val="nil"/>
              <w:right w:val="single" w:sz="4" w:space="0" w:color="auto"/>
            </w:tcBorders>
            <w:shd w:val="clear" w:color="auto" w:fill="auto"/>
            <w:vAlign w:val="bottom"/>
          </w:tcPr>
          <w:p w14:paraId="2583DA27"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0.59</w:t>
            </w:r>
            <w:r w:rsidRPr="00F60BCB">
              <w:rPr>
                <w:rFonts w:ascii="Times New Roman" w:hAnsi="Times New Roman" w:cs="Times New Roman"/>
                <w:color w:val="000000"/>
                <w:sz w:val="18"/>
                <w:szCs w:val="18"/>
              </w:rPr>
              <w:br/>
              <w:t>(0.30, 1.44)</w:t>
            </w:r>
          </w:p>
        </w:tc>
      </w:tr>
      <w:tr w:rsidR="00F60BCB" w:rsidRPr="00F60BCB" w14:paraId="20195E56" w14:textId="77777777" w:rsidTr="00A35266">
        <w:tc>
          <w:tcPr>
            <w:tcW w:w="2065" w:type="dxa"/>
            <w:vAlign w:val="center"/>
          </w:tcPr>
          <w:p w14:paraId="27DEC7DE" w14:textId="77777777" w:rsidR="00F60BCB" w:rsidRPr="00F60BCB" w:rsidRDefault="00F60BCB" w:rsidP="00F60BCB">
            <w:pPr>
              <w:rPr>
                <w:rFonts w:ascii="Times New Roman" w:hAnsi="Times New Roman" w:cs="Times New Roman"/>
                <w:sz w:val="18"/>
                <w:szCs w:val="18"/>
                <w:highlight w:val="yellow"/>
              </w:rPr>
            </w:pPr>
            <w:r w:rsidRPr="00F60BCB">
              <w:rPr>
                <w:rFonts w:ascii="Times New Roman" w:hAnsi="Times New Roman" w:cs="Times New Roman"/>
                <w:sz w:val="18"/>
                <w:szCs w:val="18"/>
              </w:rPr>
              <w:t>&gt; 49</w:t>
            </w:r>
          </w:p>
        </w:tc>
        <w:tc>
          <w:tcPr>
            <w:tcW w:w="720" w:type="dxa"/>
            <w:tcBorders>
              <w:top w:val="nil"/>
              <w:left w:val="nil"/>
              <w:bottom w:val="nil"/>
              <w:right w:val="nil"/>
            </w:tcBorders>
            <w:shd w:val="clear" w:color="auto" w:fill="auto"/>
            <w:vAlign w:val="center"/>
          </w:tcPr>
          <w:p w14:paraId="28A6629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713</w:t>
            </w:r>
          </w:p>
        </w:tc>
        <w:tc>
          <w:tcPr>
            <w:tcW w:w="1800" w:type="dxa"/>
            <w:tcBorders>
              <w:top w:val="nil"/>
              <w:left w:val="nil"/>
              <w:bottom w:val="nil"/>
              <w:right w:val="nil"/>
            </w:tcBorders>
            <w:shd w:val="clear" w:color="auto" w:fill="auto"/>
            <w:vAlign w:val="bottom"/>
          </w:tcPr>
          <w:p w14:paraId="12213DF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73.99</w:t>
            </w:r>
            <w:r w:rsidRPr="00F60BCB">
              <w:rPr>
                <w:rFonts w:ascii="Times New Roman" w:hAnsi="Times New Roman" w:cs="Times New Roman"/>
                <w:color w:val="000000"/>
                <w:sz w:val="18"/>
                <w:szCs w:val="18"/>
              </w:rPr>
              <w:br/>
              <w:t>(36.16, 189.56)</w:t>
            </w:r>
          </w:p>
        </w:tc>
        <w:tc>
          <w:tcPr>
            <w:tcW w:w="1710" w:type="dxa"/>
            <w:tcBorders>
              <w:top w:val="nil"/>
              <w:left w:val="nil"/>
              <w:bottom w:val="nil"/>
              <w:right w:val="nil"/>
            </w:tcBorders>
            <w:shd w:val="clear" w:color="auto" w:fill="auto"/>
            <w:vAlign w:val="bottom"/>
          </w:tcPr>
          <w:p w14:paraId="20539B1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17.68</w:t>
            </w:r>
            <w:r w:rsidRPr="00F60BCB">
              <w:rPr>
                <w:rFonts w:ascii="Times New Roman" w:hAnsi="Times New Roman" w:cs="Times New Roman"/>
                <w:color w:val="000000"/>
                <w:sz w:val="18"/>
                <w:szCs w:val="18"/>
              </w:rPr>
              <w:br/>
              <w:t>(10.96, 29.71)</w:t>
            </w:r>
          </w:p>
        </w:tc>
        <w:tc>
          <w:tcPr>
            <w:tcW w:w="1620" w:type="dxa"/>
            <w:tcBorders>
              <w:top w:val="nil"/>
              <w:left w:val="nil"/>
              <w:bottom w:val="nil"/>
              <w:right w:val="nil"/>
            </w:tcBorders>
            <w:shd w:val="clear" w:color="auto" w:fill="auto"/>
            <w:vAlign w:val="bottom"/>
          </w:tcPr>
          <w:p w14:paraId="4271206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2.46</w:t>
            </w:r>
            <w:r w:rsidRPr="00F60BCB">
              <w:rPr>
                <w:rFonts w:ascii="Times New Roman" w:hAnsi="Times New Roman" w:cs="Times New Roman"/>
                <w:color w:val="000000"/>
                <w:sz w:val="18"/>
                <w:szCs w:val="18"/>
              </w:rPr>
              <w:br/>
              <w:t>(1.47, 4.20)</w:t>
            </w:r>
          </w:p>
        </w:tc>
        <w:tc>
          <w:tcPr>
            <w:tcW w:w="1620" w:type="dxa"/>
            <w:tcBorders>
              <w:top w:val="nil"/>
              <w:left w:val="nil"/>
              <w:bottom w:val="nil"/>
              <w:right w:val="single" w:sz="4" w:space="0" w:color="auto"/>
            </w:tcBorders>
            <w:shd w:val="clear" w:color="auto" w:fill="auto"/>
            <w:vAlign w:val="bottom"/>
          </w:tcPr>
          <w:p w14:paraId="08F452CE"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0.54</w:t>
            </w:r>
            <w:r w:rsidRPr="00F60BCB">
              <w:rPr>
                <w:rFonts w:ascii="Times New Roman" w:hAnsi="Times New Roman" w:cs="Times New Roman"/>
                <w:color w:val="000000"/>
                <w:sz w:val="18"/>
                <w:szCs w:val="18"/>
              </w:rPr>
              <w:br/>
              <w:t>(0.27, 1.22)</w:t>
            </w:r>
          </w:p>
        </w:tc>
      </w:tr>
      <w:tr w:rsidR="00F60BCB" w:rsidRPr="00F60BCB" w14:paraId="0EB8608C" w14:textId="77777777" w:rsidTr="00A35266">
        <w:tc>
          <w:tcPr>
            <w:tcW w:w="2065" w:type="dxa"/>
            <w:vAlign w:val="center"/>
          </w:tcPr>
          <w:p w14:paraId="0844D73F" w14:textId="2BEB76CF" w:rsidR="00F60BCB" w:rsidRPr="00F60BCB" w:rsidRDefault="00F60BCB" w:rsidP="00F60BCB">
            <w:pPr>
              <w:rPr>
                <w:rFonts w:ascii="Times New Roman" w:hAnsi="Times New Roman" w:cs="Times New Roman"/>
                <w:sz w:val="18"/>
                <w:szCs w:val="18"/>
                <w:vertAlign w:val="superscript"/>
              </w:rPr>
            </w:pPr>
            <w:r w:rsidRPr="00F60BCB">
              <w:rPr>
                <w:rFonts w:ascii="Times New Roman" w:hAnsi="Times New Roman" w:cs="Times New Roman"/>
                <w:sz w:val="18"/>
                <w:szCs w:val="18"/>
              </w:rPr>
              <w:t>p-value</w:t>
            </w:r>
            <w:ins w:id="10" w:author="Peng, Mia Qing" w:date="2022-11-13T15:52:00Z">
              <w:r w:rsidR="00721D81">
                <w:rPr>
                  <w:rFonts w:ascii="Times New Roman" w:hAnsi="Times New Roman" w:cs="Times New Roman"/>
                  <w:sz w:val="18"/>
                  <w:szCs w:val="18"/>
                  <w:vertAlign w:val="superscript"/>
                </w:rPr>
                <w:t>4</w:t>
              </w:r>
            </w:ins>
            <w:del w:id="11" w:author="Peng, Mia Qing" w:date="2022-11-13T15:52:00Z">
              <w:r w:rsidRPr="00F60BCB" w:rsidDel="00721D81">
                <w:rPr>
                  <w:rFonts w:ascii="Times New Roman" w:hAnsi="Times New Roman" w:cs="Times New Roman"/>
                  <w:sz w:val="18"/>
                  <w:szCs w:val="18"/>
                  <w:vertAlign w:val="superscript"/>
                </w:rPr>
                <w:delText>3</w:delText>
              </w:r>
            </w:del>
          </w:p>
        </w:tc>
        <w:tc>
          <w:tcPr>
            <w:tcW w:w="720" w:type="dxa"/>
            <w:vAlign w:val="center"/>
          </w:tcPr>
          <w:p w14:paraId="540242BC" w14:textId="77777777" w:rsidR="00F60BCB" w:rsidRPr="00F60BCB" w:rsidRDefault="00F60BCB" w:rsidP="00F60BCB">
            <w:pPr>
              <w:jc w:val="center"/>
              <w:rPr>
                <w:rFonts w:ascii="Times New Roman" w:hAnsi="Times New Roman" w:cs="Times New Roman"/>
                <w:sz w:val="18"/>
                <w:szCs w:val="18"/>
              </w:rPr>
            </w:pPr>
          </w:p>
        </w:tc>
        <w:tc>
          <w:tcPr>
            <w:tcW w:w="1800" w:type="dxa"/>
            <w:tcBorders>
              <w:top w:val="nil"/>
              <w:left w:val="nil"/>
              <w:bottom w:val="nil"/>
              <w:right w:val="nil"/>
            </w:tcBorders>
            <w:shd w:val="clear" w:color="auto" w:fill="auto"/>
            <w:vAlign w:val="bottom"/>
          </w:tcPr>
          <w:p w14:paraId="75C6FEA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0.02</w:t>
            </w:r>
          </w:p>
        </w:tc>
        <w:tc>
          <w:tcPr>
            <w:tcW w:w="1710" w:type="dxa"/>
            <w:tcBorders>
              <w:top w:val="nil"/>
              <w:left w:val="nil"/>
              <w:bottom w:val="nil"/>
              <w:right w:val="nil"/>
            </w:tcBorders>
            <w:shd w:val="clear" w:color="auto" w:fill="auto"/>
            <w:vAlign w:val="bottom"/>
          </w:tcPr>
          <w:p w14:paraId="6E2392F9" w14:textId="77777777" w:rsidR="00F60BCB" w:rsidRPr="00F60BCB" w:rsidRDefault="00F60BCB" w:rsidP="00F60BCB">
            <w:pPr>
              <w:jc w:val="center"/>
              <w:rPr>
                <w:rFonts w:ascii="Times New Roman" w:hAnsi="Times New Roman" w:cs="Times New Roman"/>
                <w:sz w:val="18"/>
                <w:szCs w:val="18"/>
                <w:highlight w:val="yellow"/>
              </w:rPr>
            </w:pPr>
            <w:r w:rsidRPr="00F60BCB">
              <w:rPr>
                <w:rFonts w:ascii="Times New Roman" w:hAnsi="Times New Roman" w:cs="Times New Roman"/>
                <w:color w:val="000000"/>
                <w:sz w:val="18"/>
                <w:szCs w:val="18"/>
              </w:rPr>
              <w:t>0.005</w:t>
            </w:r>
          </w:p>
        </w:tc>
        <w:tc>
          <w:tcPr>
            <w:tcW w:w="1620" w:type="dxa"/>
            <w:tcBorders>
              <w:top w:val="nil"/>
              <w:left w:val="nil"/>
              <w:bottom w:val="nil"/>
              <w:right w:val="nil"/>
            </w:tcBorders>
            <w:shd w:val="clear" w:color="auto" w:fill="auto"/>
            <w:vAlign w:val="bottom"/>
          </w:tcPr>
          <w:p w14:paraId="65CA39B0" w14:textId="77777777" w:rsidR="00F60BCB" w:rsidRPr="00F60BCB" w:rsidRDefault="00F60BCB" w:rsidP="00F60BCB">
            <w:pPr>
              <w:jc w:val="center"/>
              <w:rPr>
                <w:rFonts w:ascii="Times New Roman" w:hAnsi="Times New Roman" w:cs="Times New Roman"/>
                <w:sz w:val="18"/>
                <w:szCs w:val="18"/>
                <w:highlight w:val="yellow"/>
              </w:rPr>
            </w:pPr>
            <w:r w:rsidRPr="00F60BCB">
              <w:rPr>
                <w:rFonts w:ascii="Times New Roman" w:hAnsi="Times New Roman" w:cs="Times New Roman"/>
                <w:color w:val="000000"/>
                <w:sz w:val="18"/>
                <w:szCs w:val="18"/>
              </w:rPr>
              <w:t>0.003</w:t>
            </w:r>
          </w:p>
        </w:tc>
        <w:tc>
          <w:tcPr>
            <w:tcW w:w="1620" w:type="dxa"/>
            <w:tcBorders>
              <w:top w:val="nil"/>
              <w:left w:val="nil"/>
              <w:bottom w:val="nil"/>
              <w:right w:val="single" w:sz="4" w:space="0" w:color="auto"/>
            </w:tcBorders>
            <w:shd w:val="clear" w:color="auto" w:fill="auto"/>
            <w:vAlign w:val="bottom"/>
          </w:tcPr>
          <w:p w14:paraId="1A14100C"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0.02</w:t>
            </w:r>
          </w:p>
        </w:tc>
      </w:tr>
      <w:tr w:rsidR="00F60BCB" w:rsidRPr="00F60BCB" w14:paraId="035965D2" w14:textId="77777777" w:rsidTr="00A35266">
        <w:tc>
          <w:tcPr>
            <w:tcW w:w="2065" w:type="dxa"/>
          </w:tcPr>
          <w:p w14:paraId="525C9993" w14:textId="77777777" w:rsidR="00F60BCB" w:rsidRPr="00F60BCB" w:rsidRDefault="00F60BCB" w:rsidP="00F60BCB">
            <w:pPr>
              <w:rPr>
                <w:rFonts w:ascii="Times New Roman" w:hAnsi="Times New Roman" w:cs="Times New Roman"/>
                <w:sz w:val="18"/>
                <w:szCs w:val="18"/>
              </w:rPr>
            </w:pPr>
          </w:p>
        </w:tc>
        <w:tc>
          <w:tcPr>
            <w:tcW w:w="720" w:type="dxa"/>
            <w:vAlign w:val="center"/>
          </w:tcPr>
          <w:p w14:paraId="457C7784" w14:textId="77777777" w:rsidR="00F60BCB" w:rsidRPr="00F60BCB" w:rsidRDefault="00F60BCB" w:rsidP="00F60BCB">
            <w:pPr>
              <w:jc w:val="center"/>
              <w:rPr>
                <w:rFonts w:ascii="Times New Roman" w:hAnsi="Times New Roman" w:cs="Times New Roman"/>
                <w:sz w:val="18"/>
                <w:szCs w:val="18"/>
              </w:rPr>
            </w:pPr>
          </w:p>
        </w:tc>
        <w:tc>
          <w:tcPr>
            <w:tcW w:w="1800" w:type="dxa"/>
          </w:tcPr>
          <w:p w14:paraId="5301D7FF" w14:textId="77777777" w:rsidR="00F60BCB" w:rsidRPr="00F60BCB" w:rsidRDefault="00F60BCB" w:rsidP="00F60BCB">
            <w:pPr>
              <w:jc w:val="center"/>
              <w:rPr>
                <w:rFonts w:ascii="Times New Roman" w:hAnsi="Times New Roman" w:cs="Times New Roman"/>
                <w:sz w:val="18"/>
                <w:szCs w:val="18"/>
              </w:rPr>
            </w:pPr>
          </w:p>
        </w:tc>
        <w:tc>
          <w:tcPr>
            <w:tcW w:w="1710" w:type="dxa"/>
          </w:tcPr>
          <w:p w14:paraId="08C831B3" w14:textId="77777777" w:rsidR="00F60BCB" w:rsidRPr="00F60BCB" w:rsidRDefault="00F60BCB" w:rsidP="00F60BCB">
            <w:pPr>
              <w:jc w:val="center"/>
              <w:rPr>
                <w:rFonts w:ascii="Times New Roman" w:hAnsi="Times New Roman" w:cs="Times New Roman"/>
                <w:sz w:val="18"/>
                <w:szCs w:val="18"/>
              </w:rPr>
            </w:pPr>
          </w:p>
        </w:tc>
        <w:tc>
          <w:tcPr>
            <w:tcW w:w="1620" w:type="dxa"/>
          </w:tcPr>
          <w:p w14:paraId="03274E43" w14:textId="77777777" w:rsidR="00F60BCB" w:rsidRPr="00F60BCB" w:rsidRDefault="00F60BCB" w:rsidP="00F60BCB">
            <w:pPr>
              <w:jc w:val="center"/>
              <w:rPr>
                <w:rFonts w:ascii="Times New Roman" w:hAnsi="Times New Roman" w:cs="Times New Roman"/>
                <w:sz w:val="18"/>
                <w:szCs w:val="18"/>
              </w:rPr>
            </w:pPr>
          </w:p>
        </w:tc>
        <w:tc>
          <w:tcPr>
            <w:tcW w:w="1620" w:type="dxa"/>
          </w:tcPr>
          <w:p w14:paraId="15F21697" w14:textId="77777777" w:rsidR="00F60BCB" w:rsidRPr="00F60BCB" w:rsidRDefault="00F60BCB" w:rsidP="00F60BCB">
            <w:pPr>
              <w:jc w:val="center"/>
              <w:rPr>
                <w:rFonts w:ascii="Times New Roman" w:hAnsi="Times New Roman" w:cs="Times New Roman"/>
                <w:sz w:val="18"/>
                <w:szCs w:val="18"/>
              </w:rPr>
            </w:pPr>
          </w:p>
        </w:tc>
      </w:tr>
      <w:tr w:rsidR="00F60BCB" w:rsidRPr="00F60BCB" w14:paraId="0C6B353E" w14:textId="77777777" w:rsidTr="00A35266">
        <w:tc>
          <w:tcPr>
            <w:tcW w:w="2065" w:type="dxa"/>
          </w:tcPr>
          <w:p w14:paraId="17A3CDEF" w14:textId="77777777" w:rsidR="00F60BCB" w:rsidRPr="00F60BCB" w:rsidRDefault="00F60BCB" w:rsidP="00F60BCB">
            <w:pPr>
              <w:rPr>
                <w:rFonts w:ascii="Times New Roman" w:hAnsi="Times New Roman" w:cs="Times New Roman"/>
                <w:b/>
                <w:bCs/>
                <w:sz w:val="18"/>
                <w:szCs w:val="18"/>
              </w:rPr>
            </w:pPr>
            <w:r w:rsidRPr="00F60BCB">
              <w:rPr>
                <w:rFonts w:ascii="Times New Roman" w:hAnsi="Times New Roman" w:cs="Times New Roman"/>
                <w:b/>
                <w:bCs/>
                <w:sz w:val="18"/>
                <w:szCs w:val="18"/>
              </w:rPr>
              <w:t>Site</w:t>
            </w:r>
          </w:p>
        </w:tc>
        <w:tc>
          <w:tcPr>
            <w:tcW w:w="720" w:type="dxa"/>
            <w:vAlign w:val="center"/>
          </w:tcPr>
          <w:p w14:paraId="021FF67C" w14:textId="77777777" w:rsidR="00F60BCB" w:rsidRPr="00F60BCB" w:rsidRDefault="00F60BCB" w:rsidP="00F60BCB">
            <w:pPr>
              <w:jc w:val="center"/>
              <w:rPr>
                <w:rFonts w:ascii="Times New Roman" w:hAnsi="Times New Roman" w:cs="Times New Roman"/>
                <w:sz w:val="18"/>
                <w:szCs w:val="18"/>
              </w:rPr>
            </w:pPr>
          </w:p>
        </w:tc>
        <w:tc>
          <w:tcPr>
            <w:tcW w:w="1800" w:type="dxa"/>
          </w:tcPr>
          <w:p w14:paraId="1F3FB06A" w14:textId="77777777" w:rsidR="00F60BCB" w:rsidRPr="00F60BCB" w:rsidRDefault="00F60BCB" w:rsidP="00F60BCB">
            <w:pPr>
              <w:jc w:val="center"/>
              <w:rPr>
                <w:rFonts w:ascii="Times New Roman" w:hAnsi="Times New Roman" w:cs="Times New Roman"/>
                <w:sz w:val="18"/>
                <w:szCs w:val="18"/>
              </w:rPr>
            </w:pPr>
          </w:p>
        </w:tc>
        <w:tc>
          <w:tcPr>
            <w:tcW w:w="1710" w:type="dxa"/>
          </w:tcPr>
          <w:p w14:paraId="695FA348" w14:textId="77777777" w:rsidR="00F60BCB" w:rsidRPr="00F60BCB" w:rsidRDefault="00F60BCB" w:rsidP="00F60BCB">
            <w:pPr>
              <w:jc w:val="center"/>
              <w:rPr>
                <w:rFonts w:ascii="Times New Roman" w:hAnsi="Times New Roman" w:cs="Times New Roman"/>
                <w:sz w:val="18"/>
                <w:szCs w:val="18"/>
              </w:rPr>
            </w:pPr>
          </w:p>
        </w:tc>
        <w:tc>
          <w:tcPr>
            <w:tcW w:w="1620" w:type="dxa"/>
          </w:tcPr>
          <w:p w14:paraId="1507EAA9" w14:textId="77777777" w:rsidR="00F60BCB" w:rsidRPr="00F60BCB" w:rsidRDefault="00F60BCB" w:rsidP="00F60BCB">
            <w:pPr>
              <w:jc w:val="center"/>
              <w:rPr>
                <w:rFonts w:ascii="Times New Roman" w:hAnsi="Times New Roman" w:cs="Times New Roman"/>
                <w:sz w:val="18"/>
                <w:szCs w:val="18"/>
              </w:rPr>
            </w:pPr>
          </w:p>
        </w:tc>
        <w:tc>
          <w:tcPr>
            <w:tcW w:w="1620" w:type="dxa"/>
          </w:tcPr>
          <w:p w14:paraId="6BC1FF47" w14:textId="77777777" w:rsidR="00F60BCB" w:rsidRPr="00F60BCB" w:rsidRDefault="00F60BCB" w:rsidP="00F60BCB">
            <w:pPr>
              <w:jc w:val="center"/>
              <w:rPr>
                <w:rFonts w:ascii="Times New Roman" w:hAnsi="Times New Roman" w:cs="Times New Roman"/>
                <w:sz w:val="18"/>
                <w:szCs w:val="18"/>
              </w:rPr>
            </w:pPr>
          </w:p>
        </w:tc>
      </w:tr>
      <w:tr w:rsidR="00F60BCB" w:rsidRPr="00F60BCB" w14:paraId="48CC1ADB" w14:textId="77777777" w:rsidTr="00A35266">
        <w:tc>
          <w:tcPr>
            <w:tcW w:w="2065" w:type="dxa"/>
            <w:vAlign w:val="center"/>
          </w:tcPr>
          <w:p w14:paraId="07E6351D"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Detroit area, MI</w:t>
            </w:r>
          </w:p>
        </w:tc>
        <w:tc>
          <w:tcPr>
            <w:tcW w:w="720" w:type="dxa"/>
            <w:tcBorders>
              <w:top w:val="nil"/>
              <w:left w:val="nil"/>
              <w:bottom w:val="nil"/>
              <w:right w:val="nil"/>
            </w:tcBorders>
            <w:shd w:val="clear" w:color="auto" w:fill="auto"/>
            <w:vAlign w:val="center"/>
          </w:tcPr>
          <w:p w14:paraId="259045B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225</w:t>
            </w:r>
          </w:p>
        </w:tc>
        <w:tc>
          <w:tcPr>
            <w:tcW w:w="1800" w:type="dxa"/>
            <w:tcBorders>
              <w:top w:val="nil"/>
              <w:left w:val="nil"/>
              <w:bottom w:val="nil"/>
              <w:right w:val="nil"/>
            </w:tcBorders>
            <w:shd w:val="clear" w:color="auto" w:fill="auto"/>
            <w:vAlign w:val="bottom"/>
          </w:tcPr>
          <w:p w14:paraId="2AD06A4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114.19</w:t>
            </w:r>
            <w:r w:rsidRPr="00F60BCB">
              <w:rPr>
                <w:rFonts w:ascii="Times New Roman" w:hAnsi="Times New Roman" w:cs="Times New Roman"/>
                <w:color w:val="000000"/>
                <w:sz w:val="18"/>
                <w:szCs w:val="18"/>
              </w:rPr>
              <w:br/>
              <w:t>(61.00, 364.96)</w:t>
            </w:r>
          </w:p>
        </w:tc>
        <w:tc>
          <w:tcPr>
            <w:tcW w:w="1710" w:type="dxa"/>
            <w:tcBorders>
              <w:top w:val="nil"/>
              <w:left w:val="nil"/>
              <w:bottom w:val="nil"/>
              <w:right w:val="nil"/>
            </w:tcBorders>
            <w:shd w:val="clear" w:color="auto" w:fill="auto"/>
            <w:vAlign w:val="bottom"/>
          </w:tcPr>
          <w:p w14:paraId="188B1BD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24.35</w:t>
            </w:r>
            <w:r w:rsidRPr="00F60BCB">
              <w:rPr>
                <w:rFonts w:ascii="Times New Roman" w:hAnsi="Times New Roman" w:cs="Times New Roman"/>
                <w:color w:val="000000"/>
                <w:sz w:val="18"/>
                <w:szCs w:val="18"/>
              </w:rPr>
              <w:br/>
              <w:t>(15.09, 50.44)</w:t>
            </w:r>
          </w:p>
        </w:tc>
        <w:tc>
          <w:tcPr>
            <w:tcW w:w="1620" w:type="dxa"/>
            <w:tcBorders>
              <w:top w:val="nil"/>
              <w:left w:val="nil"/>
              <w:bottom w:val="nil"/>
              <w:right w:val="nil"/>
            </w:tcBorders>
            <w:shd w:val="clear" w:color="auto" w:fill="auto"/>
            <w:vAlign w:val="bottom"/>
          </w:tcPr>
          <w:p w14:paraId="2BB7B0F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3.32</w:t>
            </w:r>
            <w:r w:rsidRPr="00F60BCB">
              <w:rPr>
                <w:rFonts w:ascii="Times New Roman" w:hAnsi="Times New Roman" w:cs="Times New Roman"/>
                <w:color w:val="000000"/>
                <w:sz w:val="18"/>
                <w:szCs w:val="18"/>
              </w:rPr>
              <w:br/>
              <w:t>(1.84, 5.52)</w:t>
            </w:r>
          </w:p>
        </w:tc>
        <w:tc>
          <w:tcPr>
            <w:tcW w:w="1620" w:type="dxa"/>
            <w:tcBorders>
              <w:top w:val="nil"/>
              <w:left w:val="nil"/>
              <w:bottom w:val="nil"/>
              <w:right w:val="single" w:sz="4" w:space="0" w:color="auto"/>
            </w:tcBorders>
            <w:shd w:val="clear" w:color="auto" w:fill="auto"/>
            <w:vAlign w:val="bottom"/>
          </w:tcPr>
          <w:p w14:paraId="410DC85B"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0.87</w:t>
            </w:r>
            <w:r w:rsidRPr="00F60BCB">
              <w:rPr>
                <w:rFonts w:ascii="Times New Roman" w:hAnsi="Times New Roman" w:cs="Times New Roman"/>
                <w:color w:val="000000"/>
                <w:sz w:val="18"/>
                <w:szCs w:val="18"/>
              </w:rPr>
              <w:br/>
              <w:t>(0.42, 2.19)</w:t>
            </w:r>
          </w:p>
        </w:tc>
      </w:tr>
      <w:tr w:rsidR="00F60BCB" w:rsidRPr="00F60BCB" w14:paraId="0F4EA704" w14:textId="77777777" w:rsidTr="00A35266">
        <w:tc>
          <w:tcPr>
            <w:tcW w:w="2065" w:type="dxa"/>
            <w:vAlign w:val="center"/>
          </w:tcPr>
          <w:p w14:paraId="592F2E8E"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Boston, MA</w:t>
            </w:r>
          </w:p>
        </w:tc>
        <w:tc>
          <w:tcPr>
            <w:tcW w:w="720" w:type="dxa"/>
            <w:tcBorders>
              <w:top w:val="nil"/>
              <w:left w:val="nil"/>
              <w:bottom w:val="nil"/>
              <w:right w:val="nil"/>
            </w:tcBorders>
            <w:shd w:val="clear" w:color="auto" w:fill="auto"/>
            <w:vAlign w:val="center"/>
          </w:tcPr>
          <w:p w14:paraId="0219E61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211</w:t>
            </w:r>
          </w:p>
        </w:tc>
        <w:tc>
          <w:tcPr>
            <w:tcW w:w="1800" w:type="dxa"/>
            <w:tcBorders>
              <w:top w:val="nil"/>
              <w:left w:val="nil"/>
              <w:bottom w:val="nil"/>
              <w:right w:val="nil"/>
            </w:tcBorders>
            <w:shd w:val="clear" w:color="auto" w:fill="auto"/>
            <w:vAlign w:val="bottom"/>
          </w:tcPr>
          <w:p w14:paraId="369DA8E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133.36</w:t>
            </w:r>
            <w:r w:rsidRPr="00F60BCB">
              <w:rPr>
                <w:rFonts w:ascii="Times New Roman" w:hAnsi="Times New Roman" w:cs="Times New Roman"/>
                <w:color w:val="000000"/>
                <w:sz w:val="18"/>
                <w:szCs w:val="18"/>
              </w:rPr>
              <w:br/>
              <w:t>(47.27, 329.50)</w:t>
            </w:r>
          </w:p>
        </w:tc>
        <w:tc>
          <w:tcPr>
            <w:tcW w:w="1710" w:type="dxa"/>
            <w:tcBorders>
              <w:top w:val="nil"/>
              <w:left w:val="nil"/>
              <w:bottom w:val="nil"/>
              <w:right w:val="nil"/>
            </w:tcBorders>
            <w:shd w:val="clear" w:color="auto" w:fill="auto"/>
            <w:vAlign w:val="bottom"/>
          </w:tcPr>
          <w:p w14:paraId="59663D0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17.49</w:t>
            </w:r>
            <w:r w:rsidRPr="00F60BCB">
              <w:rPr>
                <w:rFonts w:ascii="Times New Roman" w:hAnsi="Times New Roman" w:cs="Times New Roman"/>
                <w:color w:val="000000"/>
                <w:sz w:val="18"/>
                <w:szCs w:val="18"/>
              </w:rPr>
              <w:br/>
              <w:t>(11.92, 31.46)</w:t>
            </w:r>
          </w:p>
        </w:tc>
        <w:tc>
          <w:tcPr>
            <w:tcW w:w="1620" w:type="dxa"/>
            <w:tcBorders>
              <w:top w:val="nil"/>
              <w:left w:val="nil"/>
              <w:bottom w:val="nil"/>
              <w:right w:val="nil"/>
            </w:tcBorders>
            <w:shd w:val="clear" w:color="auto" w:fill="auto"/>
            <w:vAlign w:val="bottom"/>
          </w:tcPr>
          <w:p w14:paraId="4240177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2.76</w:t>
            </w:r>
            <w:r w:rsidRPr="00F60BCB">
              <w:rPr>
                <w:rFonts w:ascii="Times New Roman" w:hAnsi="Times New Roman" w:cs="Times New Roman"/>
                <w:color w:val="000000"/>
                <w:sz w:val="18"/>
                <w:szCs w:val="18"/>
              </w:rPr>
              <w:br/>
              <w:t>(1.74, 4.61)</w:t>
            </w:r>
          </w:p>
        </w:tc>
        <w:tc>
          <w:tcPr>
            <w:tcW w:w="1620" w:type="dxa"/>
            <w:tcBorders>
              <w:top w:val="nil"/>
              <w:left w:val="nil"/>
              <w:bottom w:val="nil"/>
              <w:right w:val="single" w:sz="4" w:space="0" w:color="auto"/>
            </w:tcBorders>
            <w:shd w:val="clear" w:color="auto" w:fill="auto"/>
            <w:vAlign w:val="bottom"/>
          </w:tcPr>
          <w:p w14:paraId="2FD1664F"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0.83</w:t>
            </w:r>
            <w:r w:rsidRPr="00F60BCB">
              <w:rPr>
                <w:rFonts w:ascii="Times New Roman" w:hAnsi="Times New Roman" w:cs="Times New Roman"/>
                <w:color w:val="000000"/>
                <w:sz w:val="18"/>
                <w:szCs w:val="18"/>
              </w:rPr>
              <w:br/>
              <w:t>(0.36, 1.83)</w:t>
            </w:r>
          </w:p>
        </w:tc>
      </w:tr>
      <w:tr w:rsidR="00F60BCB" w:rsidRPr="00F60BCB" w14:paraId="35F84ADF" w14:textId="77777777" w:rsidTr="00A35266">
        <w:tc>
          <w:tcPr>
            <w:tcW w:w="2065" w:type="dxa"/>
            <w:vAlign w:val="center"/>
          </w:tcPr>
          <w:p w14:paraId="5769EE69"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Oakland, CA</w:t>
            </w:r>
          </w:p>
        </w:tc>
        <w:tc>
          <w:tcPr>
            <w:tcW w:w="720" w:type="dxa"/>
            <w:tcBorders>
              <w:top w:val="nil"/>
              <w:left w:val="nil"/>
              <w:bottom w:val="nil"/>
              <w:right w:val="nil"/>
            </w:tcBorders>
            <w:shd w:val="clear" w:color="auto" w:fill="auto"/>
            <w:vAlign w:val="center"/>
          </w:tcPr>
          <w:p w14:paraId="15EC278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293</w:t>
            </w:r>
          </w:p>
        </w:tc>
        <w:tc>
          <w:tcPr>
            <w:tcW w:w="1800" w:type="dxa"/>
            <w:tcBorders>
              <w:top w:val="nil"/>
              <w:left w:val="nil"/>
              <w:bottom w:val="nil"/>
              <w:right w:val="nil"/>
            </w:tcBorders>
            <w:shd w:val="clear" w:color="auto" w:fill="auto"/>
            <w:vAlign w:val="bottom"/>
          </w:tcPr>
          <w:p w14:paraId="1FB664A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43.46</w:t>
            </w:r>
            <w:r w:rsidRPr="00F60BCB">
              <w:rPr>
                <w:rFonts w:ascii="Times New Roman" w:hAnsi="Times New Roman" w:cs="Times New Roman"/>
                <w:color w:val="000000"/>
                <w:sz w:val="18"/>
                <w:szCs w:val="18"/>
              </w:rPr>
              <w:br/>
              <w:t>(24.94, 112.25)</w:t>
            </w:r>
          </w:p>
        </w:tc>
        <w:tc>
          <w:tcPr>
            <w:tcW w:w="1710" w:type="dxa"/>
            <w:tcBorders>
              <w:top w:val="nil"/>
              <w:left w:val="nil"/>
              <w:bottom w:val="nil"/>
              <w:right w:val="nil"/>
            </w:tcBorders>
            <w:shd w:val="clear" w:color="auto" w:fill="auto"/>
            <w:vAlign w:val="bottom"/>
          </w:tcPr>
          <w:p w14:paraId="333F3980"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14.77</w:t>
            </w:r>
            <w:r w:rsidRPr="00F60BCB">
              <w:rPr>
                <w:rFonts w:ascii="Times New Roman" w:hAnsi="Times New Roman" w:cs="Times New Roman"/>
                <w:color w:val="000000"/>
                <w:sz w:val="18"/>
                <w:szCs w:val="18"/>
              </w:rPr>
              <w:br/>
              <w:t>(9.39, 23.38)</w:t>
            </w:r>
          </w:p>
        </w:tc>
        <w:tc>
          <w:tcPr>
            <w:tcW w:w="1620" w:type="dxa"/>
            <w:tcBorders>
              <w:top w:val="nil"/>
              <w:left w:val="nil"/>
              <w:bottom w:val="nil"/>
              <w:right w:val="nil"/>
            </w:tcBorders>
            <w:shd w:val="clear" w:color="auto" w:fill="auto"/>
            <w:vAlign w:val="bottom"/>
          </w:tcPr>
          <w:p w14:paraId="1B8DA22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2.17</w:t>
            </w:r>
            <w:r w:rsidRPr="00F60BCB">
              <w:rPr>
                <w:rFonts w:ascii="Times New Roman" w:hAnsi="Times New Roman" w:cs="Times New Roman"/>
                <w:color w:val="000000"/>
                <w:sz w:val="18"/>
                <w:szCs w:val="18"/>
              </w:rPr>
              <w:br/>
              <w:t>(1.38, 4.28)</w:t>
            </w:r>
          </w:p>
        </w:tc>
        <w:tc>
          <w:tcPr>
            <w:tcW w:w="1620" w:type="dxa"/>
            <w:tcBorders>
              <w:top w:val="nil"/>
              <w:left w:val="nil"/>
              <w:bottom w:val="nil"/>
              <w:right w:val="single" w:sz="4" w:space="0" w:color="auto"/>
            </w:tcBorders>
            <w:shd w:val="clear" w:color="auto" w:fill="auto"/>
            <w:vAlign w:val="bottom"/>
          </w:tcPr>
          <w:p w14:paraId="2392133A"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0.32</w:t>
            </w:r>
            <w:r w:rsidRPr="00F60BCB">
              <w:rPr>
                <w:rFonts w:ascii="Times New Roman" w:hAnsi="Times New Roman" w:cs="Times New Roman"/>
                <w:color w:val="000000"/>
                <w:sz w:val="18"/>
                <w:szCs w:val="18"/>
              </w:rPr>
              <w:br/>
              <w:t>(0.20, 0.70)</w:t>
            </w:r>
          </w:p>
        </w:tc>
      </w:tr>
      <w:tr w:rsidR="00F60BCB" w:rsidRPr="00F60BCB" w14:paraId="75117F94" w14:textId="77777777" w:rsidTr="00A35266">
        <w:tc>
          <w:tcPr>
            <w:tcW w:w="2065" w:type="dxa"/>
            <w:vAlign w:val="center"/>
          </w:tcPr>
          <w:p w14:paraId="115D2CB3"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Los Angeles, CA</w:t>
            </w:r>
          </w:p>
        </w:tc>
        <w:tc>
          <w:tcPr>
            <w:tcW w:w="720" w:type="dxa"/>
            <w:tcBorders>
              <w:top w:val="nil"/>
              <w:left w:val="nil"/>
              <w:bottom w:val="nil"/>
              <w:right w:val="nil"/>
            </w:tcBorders>
            <w:shd w:val="clear" w:color="auto" w:fill="auto"/>
            <w:vAlign w:val="center"/>
          </w:tcPr>
          <w:p w14:paraId="3E8880C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346</w:t>
            </w:r>
          </w:p>
        </w:tc>
        <w:tc>
          <w:tcPr>
            <w:tcW w:w="1800" w:type="dxa"/>
            <w:tcBorders>
              <w:top w:val="nil"/>
              <w:left w:val="nil"/>
              <w:bottom w:val="nil"/>
              <w:right w:val="nil"/>
            </w:tcBorders>
            <w:shd w:val="clear" w:color="auto" w:fill="auto"/>
            <w:vAlign w:val="bottom"/>
          </w:tcPr>
          <w:p w14:paraId="15C1438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65.86</w:t>
            </w:r>
            <w:r w:rsidRPr="00F60BCB">
              <w:rPr>
                <w:rFonts w:ascii="Times New Roman" w:hAnsi="Times New Roman" w:cs="Times New Roman"/>
                <w:color w:val="000000"/>
                <w:sz w:val="18"/>
                <w:szCs w:val="18"/>
              </w:rPr>
              <w:br/>
              <w:t>(30.47, 142.98)</w:t>
            </w:r>
          </w:p>
        </w:tc>
        <w:tc>
          <w:tcPr>
            <w:tcW w:w="1710" w:type="dxa"/>
            <w:tcBorders>
              <w:top w:val="nil"/>
              <w:left w:val="nil"/>
              <w:bottom w:val="nil"/>
              <w:right w:val="nil"/>
            </w:tcBorders>
            <w:shd w:val="clear" w:color="auto" w:fill="auto"/>
            <w:vAlign w:val="bottom"/>
          </w:tcPr>
          <w:p w14:paraId="3247BDA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17.30</w:t>
            </w:r>
            <w:r w:rsidRPr="00F60BCB">
              <w:rPr>
                <w:rFonts w:ascii="Times New Roman" w:hAnsi="Times New Roman" w:cs="Times New Roman"/>
                <w:color w:val="000000"/>
                <w:sz w:val="18"/>
                <w:szCs w:val="18"/>
              </w:rPr>
              <w:br/>
              <w:t>(10.82, 29.01)</w:t>
            </w:r>
          </w:p>
        </w:tc>
        <w:tc>
          <w:tcPr>
            <w:tcW w:w="1620" w:type="dxa"/>
            <w:tcBorders>
              <w:top w:val="nil"/>
              <w:left w:val="nil"/>
              <w:bottom w:val="nil"/>
              <w:right w:val="nil"/>
            </w:tcBorders>
            <w:shd w:val="clear" w:color="auto" w:fill="auto"/>
            <w:vAlign w:val="bottom"/>
          </w:tcPr>
          <w:p w14:paraId="05445B7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2.19</w:t>
            </w:r>
            <w:r w:rsidRPr="00F60BCB">
              <w:rPr>
                <w:rFonts w:ascii="Times New Roman" w:hAnsi="Times New Roman" w:cs="Times New Roman"/>
                <w:color w:val="000000"/>
                <w:sz w:val="18"/>
                <w:szCs w:val="18"/>
              </w:rPr>
              <w:br/>
              <w:t>(1.28, 3.72)</w:t>
            </w:r>
          </w:p>
        </w:tc>
        <w:tc>
          <w:tcPr>
            <w:tcW w:w="1620" w:type="dxa"/>
            <w:tcBorders>
              <w:top w:val="nil"/>
              <w:left w:val="nil"/>
              <w:bottom w:val="nil"/>
              <w:right w:val="single" w:sz="4" w:space="0" w:color="auto"/>
            </w:tcBorders>
            <w:shd w:val="clear" w:color="auto" w:fill="auto"/>
            <w:vAlign w:val="bottom"/>
          </w:tcPr>
          <w:p w14:paraId="2A756787"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0.49</w:t>
            </w:r>
            <w:r w:rsidRPr="00F60BCB">
              <w:rPr>
                <w:rFonts w:ascii="Times New Roman" w:hAnsi="Times New Roman" w:cs="Times New Roman"/>
                <w:color w:val="000000"/>
                <w:sz w:val="18"/>
                <w:szCs w:val="18"/>
              </w:rPr>
              <w:br/>
              <w:t>(0.26, 0.87)</w:t>
            </w:r>
          </w:p>
        </w:tc>
      </w:tr>
      <w:tr w:rsidR="00F60BCB" w:rsidRPr="00F60BCB" w14:paraId="62643B10" w14:textId="77777777" w:rsidTr="00A35266">
        <w:tc>
          <w:tcPr>
            <w:tcW w:w="2065" w:type="dxa"/>
            <w:vAlign w:val="center"/>
          </w:tcPr>
          <w:p w14:paraId="3B58534B"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Pittsburgh, PA</w:t>
            </w:r>
          </w:p>
        </w:tc>
        <w:tc>
          <w:tcPr>
            <w:tcW w:w="720" w:type="dxa"/>
            <w:tcBorders>
              <w:top w:val="nil"/>
              <w:left w:val="nil"/>
              <w:bottom w:val="nil"/>
              <w:right w:val="nil"/>
            </w:tcBorders>
            <w:shd w:val="clear" w:color="auto" w:fill="auto"/>
            <w:vAlign w:val="center"/>
          </w:tcPr>
          <w:p w14:paraId="468027E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218</w:t>
            </w:r>
          </w:p>
        </w:tc>
        <w:tc>
          <w:tcPr>
            <w:tcW w:w="1800" w:type="dxa"/>
            <w:tcBorders>
              <w:top w:val="nil"/>
              <w:left w:val="nil"/>
              <w:bottom w:val="nil"/>
              <w:right w:val="nil"/>
            </w:tcBorders>
            <w:shd w:val="clear" w:color="auto" w:fill="auto"/>
            <w:vAlign w:val="bottom"/>
          </w:tcPr>
          <w:p w14:paraId="3D87C9F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107.00</w:t>
            </w:r>
            <w:r w:rsidRPr="00F60BCB">
              <w:rPr>
                <w:rFonts w:ascii="Times New Roman" w:hAnsi="Times New Roman" w:cs="Times New Roman"/>
                <w:color w:val="000000"/>
                <w:sz w:val="18"/>
                <w:szCs w:val="18"/>
              </w:rPr>
              <w:br/>
              <w:t>(47.44, 233.36)</w:t>
            </w:r>
          </w:p>
        </w:tc>
        <w:tc>
          <w:tcPr>
            <w:tcW w:w="1710" w:type="dxa"/>
            <w:tcBorders>
              <w:top w:val="nil"/>
              <w:left w:val="nil"/>
              <w:bottom w:val="nil"/>
              <w:right w:val="nil"/>
            </w:tcBorders>
            <w:shd w:val="clear" w:color="auto" w:fill="auto"/>
            <w:vAlign w:val="bottom"/>
          </w:tcPr>
          <w:p w14:paraId="1D5B1A8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23.30</w:t>
            </w:r>
            <w:r w:rsidRPr="00F60BCB">
              <w:rPr>
                <w:rFonts w:ascii="Times New Roman" w:hAnsi="Times New Roman" w:cs="Times New Roman"/>
                <w:color w:val="000000"/>
                <w:sz w:val="18"/>
                <w:szCs w:val="18"/>
              </w:rPr>
              <w:br/>
              <w:t>(14.01, 42.76)</w:t>
            </w:r>
          </w:p>
        </w:tc>
        <w:tc>
          <w:tcPr>
            <w:tcW w:w="1620" w:type="dxa"/>
            <w:tcBorders>
              <w:top w:val="nil"/>
              <w:left w:val="nil"/>
              <w:bottom w:val="nil"/>
              <w:right w:val="nil"/>
            </w:tcBorders>
            <w:shd w:val="clear" w:color="auto" w:fill="auto"/>
            <w:vAlign w:val="bottom"/>
          </w:tcPr>
          <w:p w14:paraId="4B14E60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2.98</w:t>
            </w:r>
            <w:r w:rsidRPr="00F60BCB">
              <w:rPr>
                <w:rFonts w:ascii="Times New Roman" w:hAnsi="Times New Roman" w:cs="Times New Roman"/>
                <w:color w:val="000000"/>
                <w:sz w:val="18"/>
                <w:szCs w:val="18"/>
              </w:rPr>
              <w:br/>
              <w:t>(1.84, 4.82)</w:t>
            </w:r>
          </w:p>
        </w:tc>
        <w:tc>
          <w:tcPr>
            <w:tcW w:w="1620" w:type="dxa"/>
            <w:tcBorders>
              <w:top w:val="nil"/>
              <w:left w:val="nil"/>
              <w:bottom w:val="nil"/>
              <w:right w:val="single" w:sz="4" w:space="0" w:color="auto"/>
            </w:tcBorders>
            <w:shd w:val="clear" w:color="auto" w:fill="auto"/>
            <w:vAlign w:val="bottom"/>
          </w:tcPr>
          <w:p w14:paraId="7BC8D36F"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0.72</w:t>
            </w:r>
            <w:r w:rsidRPr="00F60BCB">
              <w:rPr>
                <w:rFonts w:ascii="Times New Roman" w:hAnsi="Times New Roman" w:cs="Times New Roman"/>
                <w:color w:val="000000"/>
                <w:sz w:val="18"/>
                <w:szCs w:val="18"/>
              </w:rPr>
              <w:br/>
              <w:t>(0.37, 1.38)</w:t>
            </w:r>
          </w:p>
        </w:tc>
      </w:tr>
      <w:tr w:rsidR="00F60BCB" w:rsidRPr="00F60BCB" w14:paraId="23FF50D6" w14:textId="77777777" w:rsidTr="00A35266">
        <w:tc>
          <w:tcPr>
            <w:tcW w:w="2065" w:type="dxa"/>
            <w:vAlign w:val="center"/>
          </w:tcPr>
          <w:p w14:paraId="3A3ACAD3"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720" w:type="dxa"/>
            <w:vAlign w:val="center"/>
          </w:tcPr>
          <w:p w14:paraId="7C83DDB6" w14:textId="77777777" w:rsidR="00F60BCB" w:rsidRPr="00F60BCB" w:rsidRDefault="00F60BCB" w:rsidP="00F60BCB">
            <w:pPr>
              <w:jc w:val="center"/>
              <w:rPr>
                <w:rFonts w:ascii="Times New Roman" w:hAnsi="Times New Roman" w:cs="Times New Roman"/>
                <w:sz w:val="18"/>
                <w:szCs w:val="18"/>
              </w:rPr>
            </w:pPr>
          </w:p>
        </w:tc>
        <w:tc>
          <w:tcPr>
            <w:tcW w:w="1800" w:type="dxa"/>
            <w:tcBorders>
              <w:top w:val="nil"/>
              <w:left w:val="nil"/>
              <w:bottom w:val="nil"/>
              <w:right w:val="nil"/>
            </w:tcBorders>
            <w:shd w:val="clear" w:color="auto" w:fill="auto"/>
            <w:vAlign w:val="bottom"/>
          </w:tcPr>
          <w:p w14:paraId="69DD7FE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1710" w:type="dxa"/>
            <w:tcBorders>
              <w:top w:val="nil"/>
              <w:left w:val="nil"/>
              <w:bottom w:val="nil"/>
              <w:right w:val="nil"/>
            </w:tcBorders>
            <w:shd w:val="clear" w:color="auto" w:fill="auto"/>
            <w:vAlign w:val="bottom"/>
          </w:tcPr>
          <w:p w14:paraId="717FE92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1620" w:type="dxa"/>
            <w:tcBorders>
              <w:top w:val="nil"/>
              <w:left w:val="nil"/>
              <w:bottom w:val="nil"/>
              <w:right w:val="nil"/>
            </w:tcBorders>
            <w:shd w:val="clear" w:color="auto" w:fill="auto"/>
            <w:vAlign w:val="bottom"/>
          </w:tcPr>
          <w:p w14:paraId="532148A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1620" w:type="dxa"/>
            <w:tcBorders>
              <w:top w:val="nil"/>
              <w:left w:val="nil"/>
              <w:bottom w:val="nil"/>
              <w:right w:val="single" w:sz="4" w:space="0" w:color="auto"/>
            </w:tcBorders>
            <w:shd w:val="clear" w:color="auto" w:fill="auto"/>
            <w:vAlign w:val="bottom"/>
          </w:tcPr>
          <w:p w14:paraId="3EECF853"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&lt;0.0001</w:t>
            </w:r>
          </w:p>
        </w:tc>
      </w:tr>
      <w:tr w:rsidR="00F60BCB" w:rsidRPr="00F60BCB" w14:paraId="251AE9DA" w14:textId="77777777" w:rsidTr="00A35266">
        <w:tc>
          <w:tcPr>
            <w:tcW w:w="2065" w:type="dxa"/>
          </w:tcPr>
          <w:p w14:paraId="14CCDC90" w14:textId="77777777" w:rsidR="00F60BCB" w:rsidRPr="00F60BCB" w:rsidRDefault="00F60BCB" w:rsidP="00F60BCB">
            <w:pPr>
              <w:rPr>
                <w:rFonts w:ascii="Times New Roman" w:hAnsi="Times New Roman" w:cs="Times New Roman"/>
                <w:sz w:val="18"/>
                <w:szCs w:val="18"/>
              </w:rPr>
            </w:pPr>
          </w:p>
        </w:tc>
        <w:tc>
          <w:tcPr>
            <w:tcW w:w="720" w:type="dxa"/>
            <w:vAlign w:val="center"/>
          </w:tcPr>
          <w:p w14:paraId="12364A58" w14:textId="77777777" w:rsidR="00F60BCB" w:rsidRPr="00F60BCB" w:rsidRDefault="00F60BCB" w:rsidP="00F60BCB">
            <w:pPr>
              <w:jc w:val="center"/>
              <w:rPr>
                <w:rFonts w:ascii="Times New Roman" w:hAnsi="Times New Roman" w:cs="Times New Roman"/>
                <w:sz w:val="18"/>
                <w:szCs w:val="18"/>
              </w:rPr>
            </w:pPr>
          </w:p>
        </w:tc>
        <w:tc>
          <w:tcPr>
            <w:tcW w:w="1800" w:type="dxa"/>
          </w:tcPr>
          <w:p w14:paraId="47CED721" w14:textId="77777777" w:rsidR="00F60BCB" w:rsidRPr="00F60BCB" w:rsidRDefault="00F60BCB" w:rsidP="00F60BCB">
            <w:pPr>
              <w:jc w:val="center"/>
              <w:rPr>
                <w:rFonts w:ascii="Times New Roman" w:hAnsi="Times New Roman" w:cs="Times New Roman"/>
                <w:sz w:val="18"/>
                <w:szCs w:val="18"/>
              </w:rPr>
            </w:pPr>
          </w:p>
        </w:tc>
        <w:tc>
          <w:tcPr>
            <w:tcW w:w="1710" w:type="dxa"/>
          </w:tcPr>
          <w:p w14:paraId="651FD990" w14:textId="77777777" w:rsidR="00F60BCB" w:rsidRPr="00F60BCB" w:rsidRDefault="00F60BCB" w:rsidP="00F60BCB">
            <w:pPr>
              <w:jc w:val="center"/>
              <w:rPr>
                <w:rFonts w:ascii="Times New Roman" w:hAnsi="Times New Roman" w:cs="Times New Roman"/>
                <w:sz w:val="18"/>
                <w:szCs w:val="18"/>
              </w:rPr>
            </w:pPr>
          </w:p>
        </w:tc>
        <w:tc>
          <w:tcPr>
            <w:tcW w:w="1620" w:type="dxa"/>
          </w:tcPr>
          <w:p w14:paraId="11EA5B95" w14:textId="77777777" w:rsidR="00F60BCB" w:rsidRPr="00F60BCB" w:rsidRDefault="00F60BCB" w:rsidP="00F60BCB">
            <w:pPr>
              <w:jc w:val="center"/>
              <w:rPr>
                <w:rFonts w:ascii="Times New Roman" w:hAnsi="Times New Roman" w:cs="Times New Roman"/>
                <w:sz w:val="18"/>
                <w:szCs w:val="18"/>
              </w:rPr>
            </w:pPr>
          </w:p>
        </w:tc>
        <w:tc>
          <w:tcPr>
            <w:tcW w:w="1620" w:type="dxa"/>
          </w:tcPr>
          <w:p w14:paraId="66C816AD" w14:textId="77777777" w:rsidR="00F60BCB" w:rsidRPr="00F60BCB" w:rsidRDefault="00F60BCB" w:rsidP="00F60BCB">
            <w:pPr>
              <w:jc w:val="center"/>
              <w:rPr>
                <w:rFonts w:ascii="Times New Roman" w:hAnsi="Times New Roman" w:cs="Times New Roman"/>
                <w:sz w:val="18"/>
                <w:szCs w:val="18"/>
              </w:rPr>
            </w:pPr>
          </w:p>
        </w:tc>
      </w:tr>
      <w:tr w:rsidR="00F60BCB" w:rsidRPr="00F60BCB" w14:paraId="1E396972" w14:textId="77777777" w:rsidTr="00A35266">
        <w:tc>
          <w:tcPr>
            <w:tcW w:w="2065" w:type="dxa"/>
          </w:tcPr>
          <w:p w14:paraId="148A2577" w14:textId="77777777" w:rsidR="00F60BCB" w:rsidRPr="00F60BCB" w:rsidRDefault="00F60BCB" w:rsidP="00F60BCB">
            <w:pPr>
              <w:rPr>
                <w:rFonts w:ascii="Times New Roman" w:hAnsi="Times New Roman" w:cs="Times New Roman"/>
                <w:b/>
                <w:bCs/>
                <w:sz w:val="18"/>
                <w:szCs w:val="18"/>
              </w:rPr>
            </w:pPr>
            <w:r w:rsidRPr="00F60BCB">
              <w:rPr>
                <w:rFonts w:ascii="Times New Roman" w:hAnsi="Times New Roman" w:cs="Times New Roman"/>
                <w:b/>
                <w:bCs/>
                <w:sz w:val="18"/>
                <w:szCs w:val="18"/>
              </w:rPr>
              <w:t>Race/ethnicity</w:t>
            </w:r>
          </w:p>
        </w:tc>
        <w:tc>
          <w:tcPr>
            <w:tcW w:w="720" w:type="dxa"/>
            <w:vAlign w:val="center"/>
          </w:tcPr>
          <w:p w14:paraId="12CC14D5" w14:textId="77777777" w:rsidR="00F60BCB" w:rsidRPr="00F60BCB" w:rsidRDefault="00F60BCB" w:rsidP="00F60BCB">
            <w:pPr>
              <w:jc w:val="center"/>
              <w:rPr>
                <w:rFonts w:ascii="Times New Roman" w:hAnsi="Times New Roman" w:cs="Times New Roman"/>
                <w:sz w:val="18"/>
                <w:szCs w:val="18"/>
              </w:rPr>
            </w:pPr>
          </w:p>
        </w:tc>
        <w:tc>
          <w:tcPr>
            <w:tcW w:w="1800" w:type="dxa"/>
          </w:tcPr>
          <w:p w14:paraId="3A47F79C" w14:textId="77777777" w:rsidR="00F60BCB" w:rsidRPr="00F60BCB" w:rsidRDefault="00F60BCB" w:rsidP="00F60BCB">
            <w:pPr>
              <w:jc w:val="center"/>
              <w:rPr>
                <w:rFonts w:ascii="Times New Roman" w:hAnsi="Times New Roman" w:cs="Times New Roman"/>
                <w:sz w:val="18"/>
                <w:szCs w:val="18"/>
              </w:rPr>
            </w:pPr>
          </w:p>
        </w:tc>
        <w:tc>
          <w:tcPr>
            <w:tcW w:w="1710" w:type="dxa"/>
          </w:tcPr>
          <w:p w14:paraId="75F2F967" w14:textId="77777777" w:rsidR="00F60BCB" w:rsidRPr="00F60BCB" w:rsidRDefault="00F60BCB" w:rsidP="00F60BCB">
            <w:pPr>
              <w:jc w:val="center"/>
              <w:rPr>
                <w:rFonts w:ascii="Times New Roman" w:hAnsi="Times New Roman" w:cs="Times New Roman"/>
                <w:sz w:val="18"/>
                <w:szCs w:val="18"/>
              </w:rPr>
            </w:pPr>
          </w:p>
        </w:tc>
        <w:tc>
          <w:tcPr>
            <w:tcW w:w="1620" w:type="dxa"/>
          </w:tcPr>
          <w:p w14:paraId="0556ED8A" w14:textId="77777777" w:rsidR="00F60BCB" w:rsidRPr="00F60BCB" w:rsidRDefault="00F60BCB" w:rsidP="00F60BCB">
            <w:pPr>
              <w:jc w:val="center"/>
              <w:rPr>
                <w:rFonts w:ascii="Times New Roman" w:hAnsi="Times New Roman" w:cs="Times New Roman"/>
                <w:sz w:val="18"/>
                <w:szCs w:val="18"/>
              </w:rPr>
            </w:pPr>
          </w:p>
        </w:tc>
        <w:tc>
          <w:tcPr>
            <w:tcW w:w="1620" w:type="dxa"/>
          </w:tcPr>
          <w:p w14:paraId="72E38A31" w14:textId="77777777" w:rsidR="00F60BCB" w:rsidRPr="00F60BCB" w:rsidRDefault="00F60BCB" w:rsidP="00F60BCB">
            <w:pPr>
              <w:jc w:val="center"/>
              <w:rPr>
                <w:rFonts w:ascii="Times New Roman" w:hAnsi="Times New Roman" w:cs="Times New Roman"/>
                <w:sz w:val="18"/>
                <w:szCs w:val="18"/>
              </w:rPr>
            </w:pPr>
          </w:p>
        </w:tc>
      </w:tr>
      <w:tr w:rsidR="00F60BCB" w:rsidRPr="00F60BCB" w14:paraId="646EB6CA" w14:textId="77777777" w:rsidTr="00A35266">
        <w:tc>
          <w:tcPr>
            <w:tcW w:w="2065" w:type="dxa"/>
            <w:vAlign w:val="center"/>
          </w:tcPr>
          <w:p w14:paraId="1B8F06C5"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White</w:t>
            </w:r>
          </w:p>
        </w:tc>
        <w:tc>
          <w:tcPr>
            <w:tcW w:w="720" w:type="dxa"/>
            <w:tcBorders>
              <w:top w:val="nil"/>
              <w:left w:val="nil"/>
              <w:bottom w:val="nil"/>
              <w:right w:val="nil"/>
            </w:tcBorders>
            <w:shd w:val="clear" w:color="auto" w:fill="auto"/>
            <w:vAlign w:val="center"/>
          </w:tcPr>
          <w:p w14:paraId="59036A90"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667</w:t>
            </w:r>
          </w:p>
        </w:tc>
        <w:tc>
          <w:tcPr>
            <w:tcW w:w="1800" w:type="dxa"/>
            <w:tcBorders>
              <w:top w:val="nil"/>
              <w:left w:val="nil"/>
              <w:bottom w:val="nil"/>
              <w:right w:val="nil"/>
            </w:tcBorders>
            <w:shd w:val="clear" w:color="auto" w:fill="auto"/>
            <w:vAlign w:val="bottom"/>
          </w:tcPr>
          <w:p w14:paraId="731BFC9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82.83</w:t>
            </w:r>
            <w:r w:rsidRPr="00F60BCB">
              <w:rPr>
                <w:rFonts w:ascii="Times New Roman" w:hAnsi="Times New Roman" w:cs="Times New Roman"/>
                <w:color w:val="000000"/>
                <w:sz w:val="18"/>
                <w:szCs w:val="18"/>
              </w:rPr>
              <w:br/>
              <w:t>(39.50, 181.91)</w:t>
            </w:r>
          </w:p>
        </w:tc>
        <w:tc>
          <w:tcPr>
            <w:tcW w:w="1710" w:type="dxa"/>
            <w:tcBorders>
              <w:top w:val="nil"/>
              <w:left w:val="nil"/>
              <w:bottom w:val="nil"/>
              <w:right w:val="nil"/>
            </w:tcBorders>
            <w:shd w:val="clear" w:color="auto" w:fill="auto"/>
            <w:vAlign w:val="bottom"/>
          </w:tcPr>
          <w:p w14:paraId="13B60460"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18.60</w:t>
            </w:r>
            <w:r w:rsidRPr="00F60BCB">
              <w:rPr>
                <w:rFonts w:ascii="Times New Roman" w:hAnsi="Times New Roman" w:cs="Times New Roman"/>
                <w:color w:val="000000"/>
                <w:sz w:val="18"/>
                <w:szCs w:val="18"/>
              </w:rPr>
              <w:br/>
              <w:t>(11.66, 30.68)</w:t>
            </w:r>
          </w:p>
        </w:tc>
        <w:tc>
          <w:tcPr>
            <w:tcW w:w="1620" w:type="dxa"/>
            <w:tcBorders>
              <w:top w:val="nil"/>
              <w:left w:val="nil"/>
              <w:bottom w:val="nil"/>
              <w:right w:val="nil"/>
            </w:tcBorders>
            <w:shd w:val="clear" w:color="auto" w:fill="auto"/>
            <w:vAlign w:val="bottom"/>
          </w:tcPr>
          <w:p w14:paraId="48D2905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2.33</w:t>
            </w:r>
            <w:r w:rsidRPr="00F60BCB">
              <w:rPr>
                <w:rFonts w:ascii="Times New Roman" w:hAnsi="Times New Roman" w:cs="Times New Roman"/>
                <w:color w:val="000000"/>
                <w:sz w:val="18"/>
                <w:szCs w:val="18"/>
              </w:rPr>
              <w:br/>
              <w:t>(1.46, 4.01)</w:t>
            </w:r>
          </w:p>
        </w:tc>
        <w:tc>
          <w:tcPr>
            <w:tcW w:w="1620" w:type="dxa"/>
            <w:tcBorders>
              <w:top w:val="nil"/>
              <w:left w:val="nil"/>
              <w:bottom w:val="nil"/>
              <w:right w:val="single" w:sz="4" w:space="0" w:color="auto"/>
            </w:tcBorders>
            <w:shd w:val="clear" w:color="auto" w:fill="auto"/>
            <w:vAlign w:val="bottom"/>
          </w:tcPr>
          <w:p w14:paraId="50F86605"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0.58</w:t>
            </w:r>
            <w:r w:rsidRPr="00F60BCB">
              <w:rPr>
                <w:rFonts w:ascii="Times New Roman" w:hAnsi="Times New Roman" w:cs="Times New Roman"/>
                <w:color w:val="000000"/>
                <w:sz w:val="18"/>
                <w:szCs w:val="18"/>
              </w:rPr>
              <w:br/>
              <w:t>(0.31, 1.12)</w:t>
            </w:r>
          </w:p>
        </w:tc>
      </w:tr>
      <w:tr w:rsidR="00F60BCB" w:rsidRPr="00F60BCB" w14:paraId="331F38A8" w14:textId="77777777" w:rsidTr="00A35266">
        <w:tc>
          <w:tcPr>
            <w:tcW w:w="2065" w:type="dxa"/>
            <w:vAlign w:val="center"/>
          </w:tcPr>
          <w:p w14:paraId="06674F95"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Black</w:t>
            </w:r>
          </w:p>
        </w:tc>
        <w:tc>
          <w:tcPr>
            <w:tcW w:w="720" w:type="dxa"/>
            <w:tcBorders>
              <w:top w:val="nil"/>
              <w:left w:val="nil"/>
              <w:bottom w:val="nil"/>
              <w:right w:val="nil"/>
            </w:tcBorders>
            <w:shd w:val="clear" w:color="auto" w:fill="auto"/>
            <w:vAlign w:val="center"/>
          </w:tcPr>
          <w:p w14:paraId="4464C5B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262</w:t>
            </w:r>
          </w:p>
        </w:tc>
        <w:tc>
          <w:tcPr>
            <w:tcW w:w="1800" w:type="dxa"/>
            <w:tcBorders>
              <w:top w:val="nil"/>
              <w:left w:val="nil"/>
              <w:bottom w:val="nil"/>
              <w:right w:val="nil"/>
            </w:tcBorders>
            <w:shd w:val="clear" w:color="auto" w:fill="auto"/>
            <w:vAlign w:val="bottom"/>
          </w:tcPr>
          <w:p w14:paraId="69010AD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226.52</w:t>
            </w:r>
            <w:r w:rsidRPr="00F60BCB">
              <w:rPr>
                <w:rFonts w:ascii="Times New Roman" w:hAnsi="Times New Roman" w:cs="Times New Roman"/>
                <w:color w:val="000000"/>
                <w:sz w:val="18"/>
                <w:szCs w:val="18"/>
              </w:rPr>
              <w:br/>
              <w:t>(100.58, 500.91)</w:t>
            </w:r>
          </w:p>
        </w:tc>
        <w:tc>
          <w:tcPr>
            <w:tcW w:w="1710" w:type="dxa"/>
            <w:tcBorders>
              <w:top w:val="nil"/>
              <w:left w:val="nil"/>
              <w:bottom w:val="nil"/>
              <w:right w:val="nil"/>
            </w:tcBorders>
            <w:shd w:val="clear" w:color="auto" w:fill="auto"/>
            <w:vAlign w:val="bottom"/>
          </w:tcPr>
          <w:p w14:paraId="6809B76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28.29</w:t>
            </w:r>
            <w:r w:rsidRPr="00F60BCB">
              <w:rPr>
                <w:rFonts w:ascii="Times New Roman" w:hAnsi="Times New Roman" w:cs="Times New Roman"/>
                <w:color w:val="000000"/>
                <w:sz w:val="18"/>
                <w:szCs w:val="18"/>
              </w:rPr>
              <w:br/>
              <w:t>(16.26, 53.32)</w:t>
            </w:r>
          </w:p>
        </w:tc>
        <w:tc>
          <w:tcPr>
            <w:tcW w:w="1620" w:type="dxa"/>
            <w:tcBorders>
              <w:top w:val="nil"/>
              <w:left w:val="nil"/>
              <w:bottom w:val="nil"/>
              <w:right w:val="nil"/>
            </w:tcBorders>
            <w:shd w:val="clear" w:color="auto" w:fill="auto"/>
            <w:vAlign w:val="bottom"/>
          </w:tcPr>
          <w:p w14:paraId="57CD56A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4.06</w:t>
            </w:r>
            <w:r w:rsidRPr="00F60BCB">
              <w:rPr>
                <w:rFonts w:ascii="Times New Roman" w:hAnsi="Times New Roman" w:cs="Times New Roman"/>
                <w:color w:val="000000"/>
                <w:sz w:val="18"/>
                <w:szCs w:val="18"/>
              </w:rPr>
              <w:br/>
              <w:t>(2.58, 6.41)</w:t>
            </w:r>
          </w:p>
        </w:tc>
        <w:tc>
          <w:tcPr>
            <w:tcW w:w="1620" w:type="dxa"/>
            <w:tcBorders>
              <w:top w:val="nil"/>
              <w:left w:val="nil"/>
              <w:bottom w:val="nil"/>
              <w:right w:val="single" w:sz="4" w:space="0" w:color="auto"/>
            </w:tcBorders>
            <w:shd w:val="clear" w:color="auto" w:fill="auto"/>
            <w:vAlign w:val="bottom"/>
          </w:tcPr>
          <w:p w14:paraId="7B8186D9"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1.45</w:t>
            </w:r>
            <w:r w:rsidRPr="00F60BCB">
              <w:rPr>
                <w:rFonts w:ascii="Times New Roman" w:hAnsi="Times New Roman" w:cs="Times New Roman"/>
                <w:color w:val="000000"/>
                <w:sz w:val="18"/>
                <w:szCs w:val="18"/>
              </w:rPr>
              <w:br/>
              <w:t>(0.72, 2.89)</w:t>
            </w:r>
          </w:p>
        </w:tc>
      </w:tr>
      <w:tr w:rsidR="00F60BCB" w:rsidRPr="00F60BCB" w14:paraId="15804DB0" w14:textId="77777777" w:rsidTr="00A35266">
        <w:tc>
          <w:tcPr>
            <w:tcW w:w="2065" w:type="dxa"/>
            <w:vAlign w:val="center"/>
          </w:tcPr>
          <w:p w14:paraId="4FCD4864"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Chinese</w:t>
            </w:r>
          </w:p>
        </w:tc>
        <w:tc>
          <w:tcPr>
            <w:tcW w:w="720" w:type="dxa"/>
            <w:tcBorders>
              <w:top w:val="nil"/>
              <w:left w:val="nil"/>
              <w:bottom w:val="nil"/>
              <w:right w:val="nil"/>
            </w:tcBorders>
            <w:shd w:val="clear" w:color="auto" w:fill="auto"/>
            <w:vAlign w:val="center"/>
          </w:tcPr>
          <w:p w14:paraId="115F097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168</w:t>
            </w:r>
          </w:p>
        </w:tc>
        <w:tc>
          <w:tcPr>
            <w:tcW w:w="1800" w:type="dxa"/>
            <w:tcBorders>
              <w:top w:val="nil"/>
              <w:left w:val="nil"/>
              <w:bottom w:val="nil"/>
              <w:right w:val="nil"/>
            </w:tcBorders>
            <w:shd w:val="clear" w:color="auto" w:fill="auto"/>
            <w:vAlign w:val="bottom"/>
          </w:tcPr>
          <w:p w14:paraId="05FB95C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35.92</w:t>
            </w:r>
            <w:r w:rsidRPr="00F60BCB">
              <w:rPr>
                <w:rFonts w:ascii="Times New Roman" w:hAnsi="Times New Roman" w:cs="Times New Roman"/>
                <w:color w:val="000000"/>
                <w:sz w:val="18"/>
                <w:szCs w:val="18"/>
              </w:rPr>
              <w:br/>
              <w:t>(20.51, 70.25)</w:t>
            </w:r>
          </w:p>
        </w:tc>
        <w:tc>
          <w:tcPr>
            <w:tcW w:w="1710" w:type="dxa"/>
            <w:tcBorders>
              <w:top w:val="nil"/>
              <w:left w:val="nil"/>
              <w:bottom w:val="nil"/>
              <w:right w:val="nil"/>
            </w:tcBorders>
            <w:shd w:val="clear" w:color="auto" w:fill="auto"/>
            <w:vAlign w:val="bottom"/>
          </w:tcPr>
          <w:p w14:paraId="1FAD512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13.84</w:t>
            </w:r>
            <w:r w:rsidRPr="00F60BCB">
              <w:rPr>
                <w:rFonts w:ascii="Times New Roman" w:hAnsi="Times New Roman" w:cs="Times New Roman"/>
                <w:color w:val="000000"/>
                <w:sz w:val="18"/>
                <w:szCs w:val="18"/>
              </w:rPr>
              <w:br/>
              <w:t>(8.06, 21.36)</w:t>
            </w:r>
          </w:p>
        </w:tc>
        <w:tc>
          <w:tcPr>
            <w:tcW w:w="1620" w:type="dxa"/>
            <w:tcBorders>
              <w:top w:val="nil"/>
              <w:left w:val="nil"/>
              <w:bottom w:val="nil"/>
              <w:right w:val="nil"/>
            </w:tcBorders>
            <w:shd w:val="clear" w:color="auto" w:fill="auto"/>
            <w:vAlign w:val="bottom"/>
          </w:tcPr>
          <w:p w14:paraId="570E190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2.19</w:t>
            </w:r>
            <w:r w:rsidRPr="00F60BCB">
              <w:rPr>
                <w:rFonts w:ascii="Times New Roman" w:hAnsi="Times New Roman" w:cs="Times New Roman"/>
                <w:color w:val="000000"/>
                <w:sz w:val="18"/>
                <w:szCs w:val="18"/>
              </w:rPr>
              <w:br/>
              <w:t>(1.39, 4.31)</w:t>
            </w:r>
          </w:p>
        </w:tc>
        <w:tc>
          <w:tcPr>
            <w:tcW w:w="1620" w:type="dxa"/>
            <w:tcBorders>
              <w:top w:val="nil"/>
              <w:left w:val="nil"/>
              <w:bottom w:val="nil"/>
              <w:right w:val="single" w:sz="4" w:space="0" w:color="auto"/>
            </w:tcBorders>
            <w:shd w:val="clear" w:color="auto" w:fill="auto"/>
            <w:vAlign w:val="bottom"/>
          </w:tcPr>
          <w:p w14:paraId="52E42585"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0.27</w:t>
            </w:r>
            <w:r w:rsidRPr="00F60BCB">
              <w:rPr>
                <w:rFonts w:ascii="Times New Roman" w:hAnsi="Times New Roman" w:cs="Times New Roman"/>
                <w:color w:val="000000"/>
                <w:sz w:val="18"/>
                <w:szCs w:val="18"/>
              </w:rPr>
              <w:br/>
              <w:t>(0.18, 0.50)</w:t>
            </w:r>
          </w:p>
        </w:tc>
      </w:tr>
      <w:tr w:rsidR="00F60BCB" w:rsidRPr="00F60BCB" w14:paraId="650CF5C4" w14:textId="77777777" w:rsidTr="00A35266">
        <w:tc>
          <w:tcPr>
            <w:tcW w:w="2065" w:type="dxa"/>
            <w:vAlign w:val="center"/>
          </w:tcPr>
          <w:p w14:paraId="763121C4"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Japanese</w:t>
            </w:r>
          </w:p>
        </w:tc>
        <w:tc>
          <w:tcPr>
            <w:tcW w:w="720" w:type="dxa"/>
            <w:tcBorders>
              <w:top w:val="nil"/>
              <w:left w:val="nil"/>
              <w:bottom w:val="nil"/>
              <w:right w:val="nil"/>
            </w:tcBorders>
            <w:shd w:val="clear" w:color="auto" w:fill="auto"/>
            <w:vAlign w:val="center"/>
          </w:tcPr>
          <w:p w14:paraId="55E94B5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196</w:t>
            </w:r>
          </w:p>
        </w:tc>
        <w:tc>
          <w:tcPr>
            <w:tcW w:w="1800" w:type="dxa"/>
            <w:tcBorders>
              <w:top w:val="nil"/>
              <w:left w:val="nil"/>
              <w:bottom w:val="nil"/>
              <w:right w:val="nil"/>
            </w:tcBorders>
            <w:shd w:val="clear" w:color="auto" w:fill="auto"/>
            <w:vAlign w:val="bottom"/>
          </w:tcPr>
          <w:p w14:paraId="71FB710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49.10</w:t>
            </w:r>
            <w:r w:rsidRPr="00F60BCB">
              <w:rPr>
                <w:rFonts w:ascii="Times New Roman" w:hAnsi="Times New Roman" w:cs="Times New Roman"/>
                <w:color w:val="000000"/>
                <w:sz w:val="18"/>
                <w:szCs w:val="18"/>
              </w:rPr>
              <w:br/>
              <w:t>(25.02, 101.14)</w:t>
            </w:r>
          </w:p>
        </w:tc>
        <w:tc>
          <w:tcPr>
            <w:tcW w:w="1710" w:type="dxa"/>
            <w:tcBorders>
              <w:top w:val="nil"/>
              <w:left w:val="nil"/>
              <w:bottom w:val="nil"/>
              <w:right w:val="nil"/>
            </w:tcBorders>
            <w:shd w:val="clear" w:color="auto" w:fill="auto"/>
            <w:vAlign w:val="bottom"/>
          </w:tcPr>
          <w:p w14:paraId="562B735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14.98</w:t>
            </w:r>
            <w:r w:rsidRPr="00F60BCB">
              <w:rPr>
                <w:rFonts w:ascii="Times New Roman" w:hAnsi="Times New Roman" w:cs="Times New Roman"/>
                <w:color w:val="000000"/>
                <w:sz w:val="18"/>
                <w:szCs w:val="18"/>
              </w:rPr>
              <w:br/>
              <w:t>(10.43, 24.89)</w:t>
            </w:r>
          </w:p>
        </w:tc>
        <w:tc>
          <w:tcPr>
            <w:tcW w:w="1620" w:type="dxa"/>
            <w:tcBorders>
              <w:top w:val="nil"/>
              <w:left w:val="nil"/>
              <w:bottom w:val="nil"/>
              <w:right w:val="nil"/>
            </w:tcBorders>
            <w:shd w:val="clear" w:color="auto" w:fill="auto"/>
            <w:vAlign w:val="bottom"/>
          </w:tcPr>
          <w:p w14:paraId="5BF4457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2.56</w:t>
            </w:r>
            <w:r w:rsidRPr="00F60BCB">
              <w:rPr>
                <w:rFonts w:ascii="Times New Roman" w:hAnsi="Times New Roman" w:cs="Times New Roman"/>
                <w:color w:val="000000"/>
                <w:sz w:val="18"/>
                <w:szCs w:val="18"/>
              </w:rPr>
              <w:br/>
              <w:t>(1.34, 3.75)</w:t>
            </w:r>
          </w:p>
        </w:tc>
        <w:tc>
          <w:tcPr>
            <w:tcW w:w="1620" w:type="dxa"/>
            <w:tcBorders>
              <w:top w:val="nil"/>
              <w:left w:val="nil"/>
              <w:bottom w:val="nil"/>
              <w:right w:val="single" w:sz="4" w:space="0" w:color="auto"/>
            </w:tcBorders>
            <w:shd w:val="clear" w:color="auto" w:fill="auto"/>
            <w:vAlign w:val="bottom"/>
          </w:tcPr>
          <w:p w14:paraId="4518D76B"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0.40</w:t>
            </w:r>
            <w:r w:rsidRPr="00F60BCB">
              <w:rPr>
                <w:rFonts w:ascii="Times New Roman" w:hAnsi="Times New Roman" w:cs="Times New Roman"/>
                <w:color w:val="000000"/>
                <w:sz w:val="18"/>
                <w:szCs w:val="18"/>
              </w:rPr>
              <w:br/>
              <w:t>(0.21, 0.71)</w:t>
            </w:r>
          </w:p>
        </w:tc>
      </w:tr>
      <w:tr w:rsidR="00F60BCB" w:rsidRPr="00F60BCB" w14:paraId="19672DE5" w14:textId="77777777" w:rsidTr="00A35266">
        <w:tc>
          <w:tcPr>
            <w:tcW w:w="2065" w:type="dxa"/>
            <w:vAlign w:val="center"/>
          </w:tcPr>
          <w:p w14:paraId="3D3D4E80"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720" w:type="dxa"/>
            <w:vAlign w:val="center"/>
          </w:tcPr>
          <w:p w14:paraId="73F9465C" w14:textId="77777777" w:rsidR="00F60BCB" w:rsidRPr="00F60BCB" w:rsidRDefault="00F60BCB" w:rsidP="00F60BCB">
            <w:pPr>
              <w:jc w:val="center"/>
              <w:rPr>
                <w:rFonts w:ascii="Times New Roman" w:hAnsi="Times New Roman" w:cs="Times New Roman"/>
                <w:sz w:val="18"/>
                <w:szCs w:val="18"/>
              </w:rPr>
            </w:pPr>
          </w:p>
        </w:tc>
        <w:tc>
          <w:tcPr>
            <w:tcW w:w="1800" w:type="dxa"/>
            <w:tcBorders>
              <w:top w:val="nil"/>
              <w:left w:val="nil"/>
              <w:bottom w:val="nil"/>
              <w:right w:val="nil"/>
            </w:tcBorders>
            <w:shd w:val="clear" w:color="auto" w:fill="auto"/>
            <w:vAlign w:val="bottom"/>
          </w:tcPr>
          <w:p w14:paraId="3D0D2AA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1710" w:type="dxa"/>
            <w:tcBorders>
              <w:top w:val="nil"/>
              <w:left w:val="nil"/>
              <w:bottom w:val="nil"/>
              <w:right w:val="nil"/>
            </w:tcBorders>
            <w:shd w:val="clear" w:color="auto" w:fill="auto"/>
            <w:vAlign w:val="bottom"/>
          </w:tcPr>
          <w:p w14:paraId="3D2A7D5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1620" w:type="dxa"/>
            <w:tcBorders>
              <w:top w:val="nil"/>
              <w:left w:val="nil"/>
              <w:bottom w:val="nil"/>
              <w:right w:val="nil"/>
            </w:tcBorders>
            <w:shd w:val="clear" w:color="auto" w:fill="auto"/>
            <w:vAlign w:val="bottom"/>
          </w:tcPr>
          <w:p w14:paraId="22168A2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1620" w:type="dxa"/>
            <w:tcBorders>
              <w:top w:val="nil"/>
              <w:left w:val="nil"/>
              <w:bottom w:val="nil"/>
              <w:right w:val="single" w:sz="4" w:space="0" w:color="auto"/>
            </w:tcBorders>
            <w:shd w:val="clear" w:color="auto" w:fill="auto"/>
            <w:vAlign w:val="bottom"/>
          </w:tcPr>
          <w:p w14:paraId="55BEF26D"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&lt;0.0001</w:t>
            </w:r>
          </w:p>
        </w:tc>
      </w:tr>
      <w:tr w:rsidR="00F60BCB" w:rsidRPr="00F60BCB" w14:paraId="73F63B99" w14:textId="77777777" w:rsidTr="00A35266">
        <w:tc>
          <w:tcPr>
            <w:tcW w:w="2065" w:type="dxa"/>
          </w:tcPr>
          <w:p w14:paraId="26586C0E" w14:textId="77777777" w:rsidR="00F60BCB" w:rsidRPr="00F60BCB" w:rsidRDefault="00F60BCB" w:rsidP="00F60BCB">
            <w:pPr>
              <w:rPr>
                <w:rFonts w:ascii="Times New Roman" w:hAnsi="Times New Roman" w:cs="Times New Roman"/>
                <w:sz w:val="18"/>
                <w:szCs w:val="18"/>
              </w:rPr>
            </w:pPr>
          </w:p>
        </w:tc>
        <w:tc>
          <w:tcPr>
            <w:tcW w:w="720" w:type="dxa"/>
            <w:vAlign w:val="center"/>
          </w:tcPr>
          <w:p w14:paraId="293621F7" w14:textId="77777777" w:rsidR="00F60BCB" w:rsidRPr="00F60BCB" w:rsidRDefault="00F60BCB" w:rsidP="00F60BCB">
            <w:pPr>
              <w:jc w:val="center"/>
              <w:rPr>
                <w:rFonts w:ascii="Times New Roman" w:hAnsi="Times New Roman" w:cs="Times New Roman"/>
                <w:sz w:val="18"/>
                <w:szCs w:val="18"/>
              </w:rPr>
            </w:pPr>
          </w:p>
        </w:tc>
        <w:tc>
          <w:tcPr>
            <w:tcW w:w="1800" w:type="dxa"/>
          </w:tcPr>
          <w:p w14:paraId="1CC1C225" w14:textId="77777777" w:rsidR="00F60BCB" w:rsidRPr="00F60BCB" w:rsidRDefault="00F60BCB" w:rsidP="00F60BCB">
            <w:pPr>
              <w:jc w:val="center"/>
              <w:rPr>
                <w:rFonts w:ascii="Times New Roman" w:hAnsi="Times New Roman" w:cs="Times New Roman"/>
                <w:sz w:val="18"/>
                <w:szCs w:val="18"/>
              </w:rPr>
            </w:pPr>
          </w:p>
        </w:tc>
        <w:tc>
          <w:tcPr>
            <w:tcW w:w="1710" w:type="dxa"/>
          </w:tcPr>
          <w:p w14:paraId="5041CEDF" w14:textId="77777777" w:rsidR="00F60BCB" w:rsidRPr="00F60BCB" w:rsidRDefault="00F60BCB" w:rsidP="00F60BCB">
            <w:pPr>
              <w:jc w:val="center"/>
              <w:rPr>
                <w:rFonts w:ascii="Times New Roman" w:hAnsi="Times New Roman" w:cs="Times New Roman"/>
                <w:sz w:val="18"/>
                <w:szCs w:val="18"/>
              </w:rPr>
            </w:pPr>
          </w:p>
        </w:tc>
        <w:tc>
          <w:tcPr>
            <w:tcW w:w="1620" w:type="dxa"/>
          </w:tcPr>
          <w:p w14:paraId="07AA1B27" w14:textId="77777777" w:rsidR="00F60BCB" w:rsidRPr="00F60BCB" w:rsidRDefault="00F60BCB" w:rsidP="00F60BCB">
            <w:pPr>
              <w:jc w:val="center"/>
              <w:rPr>
                <w:rFonts w:ascii="Times New Roman" w:hAnsi="Times New Roman" w:cs="Times New Roman"/>
                <w:sz w:val="18"/>
                <w:szCs w:val="18"/>
              </w:rPr>
            </w:pPr>
          </w:p>
        </w:tc>
        <w:tc>
          <w:tcPr>
            <w:tcW w:w="1620" w:type="dxa"/>
          </w:tcPr>
          <w:p w14:paraId="23E06E5A" w14:textId="77777777" w:rsidR="00F60BCB" w:rsidRPr="00F60BCB" w:rsidRDefault="00F60BCB" w:rsidP="00F60BCB">
            <w:pPr>
              <w:jc w:val="center"/>
              <w:rPr>
                <w:rFonts w:ascii="Times New Roman" w:hAnsi="Times New Roman" w:cs="Times New Roman"/>
                <w:sz w:val="18"/>
                <w:szCs w:val="18"/>
              </w:rPr>
            </w:pPr>
          </w:p>
        </w:tc>
      </w:tr>
      <w:tr w:rsidR="00F60BCB" w:rsidRPr="00F60BCB" w14:paraId="506C1319" w14:textId="77777777" w:rsidTr="00A35266">
        <w:tc>
          <w:tcPr>
            <w:tcW w:w="2065" w:type="dxa"/>
          </w:tcPr>
          <w:p w14:paraId="485952AB" w14:textId="77777777" w:rsidR="00F60BCB" w:rsidRPr="00F60BCB" w:rsidRDefault="00F60BCB" w:rsidP="00F60BCB">
            <w:pPr>
              <w:rPr>
                <w:rFonts w:ascii="Times New Roman" w:hAnsi="Times New Roman" w:cs="Times New Roman"/>
                <w:b/>
                <w:bCs/>
                <w:sz w:val="18"/>
                <w:szCs w:val="18"/>
              </w:rPr>
            </w:pPr>
            <w:r w:rsidRPr="00F60BCB">
              <w:rPr>
                <w:rFonts w:ascii="Times New Roman" w:hAnsi="Times New Roman" w:cs="Times New Roman"/>
                <w:b/>
                <w:bCs/>
                <w:sz w:val="18"/>
                <w:szCs w:val="18"/>
              </w:rPr>
              <w:t>Education</w:t>
            </w:r>
          </w:p>
        </w:tc>
        <w:tc>
          <w:tcPr>
            <w:tcW w:w="720" w:type="dxa"/>
            <w:vAlign w:val="center"/>
          </w:tcPr>
          <w:p w14:paraId="25C54E27" w14:textId="77777777" w:rsidR="00F60BCB" w:rsidRPr="00F60BCB" w:rsidRDefault="00F60BCB" w:rsidP="00F60BCB">
            <w:pPr>
              <w:jc w:val="center"/>
              <w:rPr>
                <w:rFonts w:ascii="Times New Roman" w:hAnsi="Times New Roman" w:cs="Times New Roman"/>
                <w:sz w:val="18"/>
                <w:szCs w:val="18"/>
              </w:rPr>
            </w:pPr>
          </w:p>
        </w:tc>
        <w:tc>
          <w:tcPr>
            <w:tcW w:w="1800" w:type="dxa"/>
          </w:tcPr>
          <w:p w14:paraId="1D53F474" w14:textId="77777777" w:rsidR="00F60BCB" w:rsidRPr="00F60BCB" w:rsidRDefault="00F60BCB" w:rsidP="00F60BCB">
            <w:pPr>
              <w:jc w:val="center"/>
              <w:rPr>
                <w:rFonts w:ascii="Times New Roman" w:hAnsi="Times New Roman" w:cs="Times New Roman"/>
                <w:sz w:val="18"/>
                <w:szCs w:val="18"/>
              </w:rPr>
            </w:pPr>
          </w:p>
        </w:tc>
        <w:tc>
          <w:tcPr>
            <w:tcW w:w="1710" w:type="dxa"/>
          </w:tcPr>
          <w:p w14:paraId="38D5C827" w14:textId="77777777" w:rsidR="00F60BCB" w:rsidRPr="00F60BCB" w:rsidRDefault="00F60BCB" w:rsidP="00F60BCB">
            <w:pPr>
              <w:jc w:val="center"/>
              <w:rPr>
                <w:rFonts w:ascii="Times New Roman" w:hAnsi="Times New Roman" w:cs="Times New Roman"/>
                <w:sz w:val="18"/>
                <w:szCs w:val="18"/>
              </w:rPr>
            </w:pPr>
          </w:p>
        </w:tc>
        <w:tc>
          <w:tcPr>
            <w:tcW w:w="1620" w:type="dxa"/>
          </w:tcPr>
          <w:p w14:paraId="7C6C5AFA" w14:textId="77777777" w:rsidR="00F60BCB" w:rsidRPr="00F60BCB" w:rsidRDefault="00F60BCB" w:rsidP="00F60BCB">
            <w:pPr>
              <w:jc w:val="center"/>
              <w:rPr>
                <w:rFonts w:ascii="Times New Roman" w:hAnsi="Times New Roman" w:cs="Times New Roman"/>
                <w:sz w:val="18"/>
                <w:szCs w:val="18"/>
              </w:rPr>
            </w:pPr>
          </w:p>
        </w:tc>
        <w:tc>
          <w:tcPr>
            <w:tcW w:w="1620" w:type="dxa"/>
          </w:tcPr>
          <w:p w14:paraId="63EB2EB7" w14:textId="77777777" w:rsidR="00F60BCB" w:rsidRPr="00F60BCB" w:rsidRDefault="00F60BCB" w:rsidP="00F60BCB">
            <w:pPr>
              <w:jc w:val="center"/>
              <w:rPr>
                <w:rFonts w:ascii="Times New Roman" w:hAnsi="Times New Roman" w:cs="Times New Roman"/>
                <w:sz w:val="18"/>
                <w:szCs w:val="18"/>
              </w:rPr>
            </w:pPr>
          </w:p>
        </w:tc>
      </w:tr>
      <w:tr w:rsidR="00F60BCB" w:rsidRPr="00F60BCB" w14:paraId="71BA630F" w14:textId="77777777" w:rsidTr="00A35266">
        <w:tc>
          <w:tcPr>
            <w:tcW w:w="2065" w:type="dxa"/>
            <w:vAlign w:val="center"/>
          </w:tcPr>
          <w:p w14:paraId="5D258025"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High school or less</w:t>
            </w:r>
          </w:p>
        </w:tc>
        <w:tc>
          <w:tcPr>
            <w:tcW w:w="720" w:type="dxa"/>
            <w:tcBorders>
              <w:top w:val="nil"/>
              <w:left w:val="nil"/>
              <w:bottom w:val="nil"/>
              <w:right w:val="nil"/>
            </w:tcBorders>
            <w:shd w:val="clear" w:color="auto" w:fill="auto"/>
            <w:vAlign w:val="center"/>
          </w:tcPr>
          <w:p w14:paraId="02B1F20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222</w:t>
            </w:r>
          </w:p>
        </w:tc>
        <w:tc>
          <w:tcPr>
            <w:tcW w:w="1800" w:type="dxa"/>
            <w:tcBorders>
              <w:top w:val="nil"/>
              <w:left w:val="nil"/>
              <w:bottom w:val="nil"/>
              <w:right w:val="nil"/>
            </w:tcBorders>
            <w:shd w:val="clear" w:color="auto" w:fill="auto"/>
            <w:vAlign w:val="bottom"/>
          </w:tcPr>
          <w:p w14:paraId="7F9E76D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89.06</w:t>
            </w:r>
            <w:r w:rsidRPr="00F60BCB">
              <w:rPr>
                <w:rFonts w:ascii="Times New Roman" w:hAnsi="Times New Roman" w:cs="Times New Roman"/>
                <w:color w:val="000000"/>
                <w:sz w:val="18"/>
                <w:szCs w:val="18"/>
              </w:rPr>
              <w:br/>
              <w:t>(37.06, 263.43)</w:t>
            </w:r>
          </w:p>
        </w:tc>
        <w:tc>
          <w:tcPr>
            <w:tcW w:w="1710" w:type="dxa"/>
            <w:tcBorders>
              <w:top w:val="nil"/>
              <w:left w:val="nil"/>
              <w:bottom w:val="nil"/>
              <w:right w:val="nil"/>
            </w:tcBorders>
            <w:shd w:val="clear" w:color="auto" w:fill="auto"/>
            <w:vAlign w:val="bottom"/>
          </w:tcPr>
          <w:p w14:paraId="7D420BD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19.25</w:t>
            </w:r>
            <w:r w:rsidRPr="00F60BCB">
              <w:rPr>
                <w:rFonts w:ascii="Times New Roman" w:hAnsi="Times New Roman" w:cs="Times New Roman"/>
                <w:color w:val="000000"/>
                <w:sz w:val="18"/>
                <w:szCs w:val="18"/>
              </w:rPr>
              <w:br/>
              <w:t>(11.99, 37.32)</w:t>
            </w:r>
          </w:p>
        </w:tc>
        <w:tc>
          <w:tcPr>
            <w:tcW w:w="1620" w:type="dxa"/>
            <w:tcBorders>
              <w:top w:val="nil"/>
              <w:left w:val="nil"/>
              <w:bottom w:val="nil"/>
              <w:right w:val="nil"/>
            </w:tcBorders>
            <w:shd w:val="clear" w:color="auto" w:fill="auto"/>
            <w:vAlign w:val="bottom"/>
          </w:tcPr>
          <w:p w14:paraId="69CC4F7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3.03</w:t>
            </w:r>
            <w:r w:rsidRPr="00F60BCB">
              <w:rPr>
                <w:rFonts w:ascii="Times New Roman" w:hAnsi="Times New Roman" w:cs="Times New Roman"/>
                <w:color w:val="000000"/>
                <w:sz w:val="18"/>
                <w:szCs w:val="18"/>
              </w:rPr>
              <w:br/>
              <w:t>(1.77, 5.33)</w:t>
            </w:r>
          </w:p>
        </w:tc>
        <w:tc>
          <w:tcPr>
            <w:tcW w:w="1620" w:type="dxa"/>
            <w:tcBorders>
              <w:top w:val="nil"/>
              <w:left w:val="nil"/>
              <w:bottom w:val="nil"/>
              <w:right w:val="single" w:sz="4" w:space="0" w:color="auto"/>
            </w:tcBorders>
            <w:shd w:val="clear" w:color="auto" w:fill="auto"/>
            <w:vAlign w:val="bottom"/>
          </w:tcPr>
          <w:p w14:paraId="5E11F394"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0.61</w:t>
            </w:r>
            <w:r w:rsidRPr="00F60BCB">
              <w:rPr>
                <w:rFonts w:ascii="Times New Roman" w:hAnsi="Times New Roman" w:cs="Times New Roman"/>
                <w:color w:val="000000"/>
                <w:sz w:val="18"/>
                <w:szCs w:val="18"/>
              </w:rPr>
              <w:br/>
              <w:t>(0.30, 1.64)</w:t>
            </w:r>
          </w:p>
        </w:tc>
      </w:tr>
      <w:tr w:rsidR="00F60BCB" w:rsidRPr="00F60BCB" w14:paraId="27B0C084" w14:textId="77777777" w:rsidTr="00A35266">
        <w:tc>
          <w:tcPr>
            <w:tcW w:w="2065" w:type="dxa"/>
            <w:vAlign w:val="center"/>
          </w:tcPr>
          <w:p w14:paraId="16771EAD"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Some college</w:t>
            </w:r>
          </w:p>
        </w:tc>
        <w:tc>
          <w:tcPr>
            <w:tcW w:w="720" w:type="dxa"/>
            <w:tcBorders>
              <w:top w:val="nil"/>
              <w:left w:val="nil"/>
              <w:bottom w:val="nil"/>
              <w:right w:val="nil"/>
            </w:tcBorders>
            <w:shd w:val="clear" w:color="auto" w:fill="auto"/>
            <w:vAlign w:val="center"/>
          </w:tcPr>
          <w:p w14:paraId="72E09FC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409</w:t>
            </w:r>
          </w:p>
        </w:tc>
        <w:tc>
          <w:tcPr>
            <w:tcW w:w="1800" w:type="dxa"/>
            <w:tcBorders>
              <w:top w:val="nil"/>
              <w:left w:val="nil"/>
              <w:bottom w:val="nil"/>
              <w:right w:val="nil"/>
            </w:tcBorders>
            <w:shd w:val="clear" w:color="auto" w:fill="auto"/>
            <w:vAlign w:val="bottom"/>
          </w:tcPr>
          <w:p w14:paraId="2E5F43DB"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85.44</w:t>
            </w:r>
            <w:r w:rsidRPr="00F60BCB">
              <w:rPr>
                <w:rFonts w:ascii="Times New Roman" w:hAnsi="Times New Roman" w:cs="Times New Roman"/>
                <w:color w:val="000000"/>
                <w:sz w:val="18"/>
                <w:szCs w:val="18"/>
              </w:rPr>
              <w:br/>
              <w:t>(40.22, 230.38)</w:t>
            </w:r>
          </w:p>
        </w:tc>
        <w:tc>
          <w:tcPr>
            <w:tcW w:w="1710" w:type="dxa"/>
            <w:tcBorders>
              <w:top w:val="nil"/>
              <w:left w:val="nil"/>
              <w:bottom w:val="nil"/>
              <w:right w:val="nil"/>
            </w:tcBorders>
            <w:shd w:val="clear" w:color="auto" w:fill="auto"/>
            <w:vAlign w:val="bottom"/>
          </w:tcPr>
          <w:p w14:paraId="17BAEE0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21.30</w:t>
            </w:r>
            <w:r w:rsidRPr="00F60BCB">
              <w:rPr>
                <w:rFonts w:ascii="Times New Roman" w:hAnsi="Times New Roman" w:cs="Times New Roman"/>
                <w:color w:val="000000"/>
                <w:sz w:val="18"/>
                <w:szCs w:val="18"/>
              </w:rPr>
              <w:br/>
              <w:t>(13.18, 37.25)</w:t>
            </w:r>
          </w:p>
        </w:tc>
        <w:tc>
          <w:tcPr>
            <w:tcW w:w="1620" w:type="dxa"/>
            <w:tcBorders>
              <w:top w:val="nil"/>
              <w:left w:val="nil"/>
              <w:bottom w:val="nil"/>
              <w:right w:val="nil"/>
            </w:tcBorders>
            <w:shd w:val="clear" w:color="auto" w:fill="auto"/>
            <w:vAlign w:val="bottom"/>
          </w:tcPr>
          <w:p w14:paraId="7949F7E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2.66</w:t>
            </w:r>
            <w:r w:rsidRPr="00F60BCB">
              <w:rPr>
                <w:rFonts w:ascii="Times New Roman" w:hAnsi="Times New Roman" w:cs="Times New Roman"/>
                <w:color w:val="000000"/>
                <w:sz w:val="18"/>
                <w:szCs w:val="18"/>
              </w:rPr>
              <w:br/>
              <w:t>(1.50, 4.76)</w:t>
            </w:r>
          </w:p>
        </w:tc>
        <w:tc>
          <w:tcPr>
            <w:tcW w:w="1620" w:type="dxa"/>
            <w:tcBorders>
              <w:top w:val="nil"/>
              <w:left w:val="nil"/>
              <w:bottom w:val="nil"/>
              <w:right w:val="single" w:sz="4" w:space="0" w:color="auto"/>
            </w:tcBorders>
            <w:shd w:val="clear" w:color="auto" w:fill="auto"/>
            <w:vAlign w:val="bottom"/>
          </w:tcPr>
          <w:p w14:paraId="25B83AB4"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0.62</w:t>
            </w:r>
            <w:r w:rsidRPr="00F60BCB">
              <w:rPr>
                <w:rFonts w:ascii="Times New Roman" w:hAnsi="Times New Roman" w:cs="Times New Roman"/>
                <w:color w:val="000000"/>
                <w:sz w:val="18"/>
                <w:szCs w:val="18"/>
              </w:rPr>
              <w:br/>
              <w:t>(0.34, 1.38)</w:t>
            </w:r>
          </w:p>
        </w:tc>
      </w:tr>
      <w:tr w:rsidR="00F60BCB" w:rsidRPr="00F60BCB" w14:paraId="16AF33EE" w14:textId="77777777" w:rsidTr="00A35266">
        <w:tc>
          <w:tcPr>
            <w:tcW w:w="2065" w:type="dxa"/>
            <w:vAlign w:val="center"/>
          </w:tcPr>
          <w:p w14:paraId="42D6597A"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College degree</w:t>
            </w:r>
          </w:p>
        </w:tc>
        <w:tc>
          <w:tcPr>
            <w:tcW w:w="720" w:type="dxa"/>
            <w:tcBorders>
              <w:top w:val="nil"/>
              <w:left w:val="nil"/>
              <w:bottom w:val="nil"/>
              <w:right w:val="nil"/>
            </w:tcBorders>
            <w:shd w:val="clear" w:color="auto" w:fill="auto"/>
            <w:vAlign w:val="center"/>
          </w:tcPr>
          <w:p w14:paraId="343368C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328</w:t>
            </w:r>
          </w:p>
        </w:tc>
        <w:tc>
          <w:tcPr>
            <w:tcW w:w="1800" w:type="dxa"/>
            <w:tcBorders>
              <w:top w:val="nil"/>
              <w:left w:val="nil"/>
              <w:bottom w:val="nil"/>
              <w:right w:val="nil"/>
            </w:tcBorders>
            <w:shd w:val="clear" w:color="auto" w:fill="auto"/>
            <w:vAlign w:val="bottom"/>
          </w:tcPr>
          <w:p w14:paraId="33474A6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72.60</w:t>
            </w:r>
            <w:r w:rsidRPr="00F60BCB">
              <w:rPr>
                <w:rFonts w:ascii="Times New Roman" w:hAnsi="Times New Roman" w:cs="Times New Roman"/>
                <w:color w:val="000000"/>
                <w:sz w:val="18"/>
                <w:szCs w:val="18"/>
              </w:rPr>
              <w:br/>
              <w:t>(32.88, 187.04)</w:t>
            </w:r>
          </w:p>
        </w:tc>
        <w:tc>
          <w:tcPr>
            <w:tcW w:w="1710" w:type="dxa"/>
            <w:tcBorders>
              <w:top w:val="nil"/>
              <w:left w:val="nil"/>
              <w:bottom w:val="nil"/>
              <w:right w:val="nil"/>
            </w:tcBorders>
            <w:shd w:val="clear" w:color="auto" w:fill="auto"/>
            <w:vAlign w:val="bottom"/>
          </w:tcPr>
          <w:p w14:paraId="50FDF60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16.58</w:t>
            </w:r>
            <w:r w:rsidRPr="00F60BCB">
              <w:rPr>
                <w:rFonts w:ascii="Times New Roman" w:hAnsi="Times New Roman" w:cs="Times New Roman"/>
                <w:color w:val="000000"/>
                <w:sz w:val="18"/>
                <w:szCs w:val="18"/>
              </w:rPr>
              <w:br/>
              <w:t>(10.91, 30.12)</w:t>
            </w:r>
          </w:p>
        </w:tc>
        <w:tc>
          <w:tcPr>
            <w:tcW w:w="1620" w:type="dxa"/>
            <w:tcBorders>
              <w:top w:val="nil"/>
              <w:left w:val="nil"/>
              <w:bottom w:val="nil"/>
              <w:right w:val="nil"/>
            </w:tcBorders>
            <w:shd w:val="clear" w:color="auto" w:fill="auto"/>
            <w:vAlign w:val="bottom"/>
          </w:tcPr>
          <w:p w14:paraId="39D5707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2.47</w:t>
            </w:r>
            <w:r w:rsidRPr="00F60BCB">
              <w:rPr>
                <w:rFonts w:ascii="Times New Roman" w:hAnsi="Times New Roman" w:cs="Times New Roman"/>
                <w:color w:val="000000"/>
                <w:sz w:val="18"/>
                <w:szCs w:val="18"/>
              </w:rPr>
              <w:br/>
              <w:t>(1.57, 4.19)</w:t>
            </w:r>
          </w:p>
        </w:tc>
        <w:tc>
          <w:tcPr>
            <w:tcW w:w="1620" w:type="dxa"/>
            <w:tcBorders>
              <w:top w:val="nil"/>
              <w:left w:val="nil"/>
              <w:bottom w:val="nil"/>
              <w:right w:val="single" w:sz="4" w:space="0" w:color="auto"/>
            </w:tcBorders>
            <w:shd w:val="clear" w:color="auto" w:fill="auto"/>
            <w:vAlign w:val="bottom"/>
          </w:tcPr>
          <w:p w14:paraId="4C488F53"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0.53</w:t>
            </w:r>
            <w:r w:rsidRPr="00F60BCB">
              <w:rPr>
                <w:rFonts w:ascii="Times New Roman" w:hAnsi="Times New Roman" w:cs="Times New Roman"/>
                <w:color w:val="000000"/>
                <w:sz w:val="18"/>
                <w:szCs w:val="18"/>
              </w:rPr>
              <w:br/>
              <w:t>(0.26, 1.21)</w:t>
            </w:r>
          </w:p>
        </w:tc>
      </w:tr>
      <w:tr w:rsidR="00F60BCB" w:rsidRPr="00F60BCB" w14:paraId="7CBCB46A" w14:textId="77777777" w:rsidTr="00A35266">
        <w:tc>
          <w:tcPr>
            <w:tcW w:w="2065" w:type="dxa"/>
            <w:vAlign w:val="center"/>
          </w:tcPr>
          <w:p w14:paraId="5A67DD98"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Postgraduate</w:t>
            </w:r>
          </w:p>
        </w:tc>
        <w:tc>
          <w:tcPr>
            <w:tcW w:w="720" w:type="dxa"/>
            <w:tcBorders>
              <w:top w:val="nil"/>
              <w:left w:val="nil"/>
              <w:bottom w:val="nil"/>
              <w:right w:val="nil"/>
            </w:tcBorders>
            <w:shd w:val="clear" w:color="auto" w:fill="auto"/>
            <w:vAlign w:val="center"/>
          </w:tcPr>
          <w:p w14:paraId="5DACE98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334</w:t>
            </w:r>
          </w:p>
        </w:tc>
        <w:tc>
          <w:tcPr>
            <w:tcW w:w="1800" w:type="dxa"/>
            <w:tcBorders>
              <w:top w:val="nil"/>
              <w:left w:val="nil"/>
              <w:bottom w:val="nil"/>
              <w:right w:val="nil"/>
            </w:tcBorders>
            <w:shd w:val="clear" w:color="auto" w:fill="auto"/>
            <w:vAlign w:val="bottom"/>
          </w:tcPr>
          <w:p w14:paraId="4D87F40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79.72</w:t>
            </w:r>
            <w:r w:rsidRPr="00F60BCB">
              <w:rPr>
                <w:rFonts w:ascii="Times New Roman" w:hAnsi="Times New Roman" w:cs="Times New Roman"/>
                <w:color w:val="000000"/>
                <w:sz w:val="18"/>
                <w:szCs w:val="18"/>
              </w:rPr>
              <w:br/>
              <w:t>(34.59, 166.86)</w:t>
            </w:r>
          </w:p>
        </w:tc>
        <w:tc>
          <w:tcPr>
            <w:tcW w:w="1710" w:type="dxa"/>
            <w:tcBorders>
              <w:top w:val="nil"/>
              <w:left w:val="nil"/>
              <w:bottom w:val="nil"/>
              <w:right w:val="nil"/>
            </w:tcBorders>
            <w:shd w:val="clear" w:color="auto" w:fill="auto"/>
            <w:vAlign w:val="bottom"/>
          </w:tcPr>
          <w:p w14:paraId="73A9806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16.55</w:t>
            </w:r>
            <w:r w:rsidRPr="00F60BCB">
              <w:rPr>
                <w:rFonts w:ascii="Times New Roman" w:hAnsi="Times New Roman" w:cs="Times New Roman"/>
                <w:color w:val="000000"/>
                <w:sz w:val="18"/>
                <w:szCs w:val="18"/>
              </w:rPr>
              <w:br/>
              <w:t>(10.44, 26.81)</w:t>
            </w:r>
          </w:p>
        </w:tc>
        <w:tc>
          <w:tcPr>
            <w:tcW w:w="1620" w:type="dxa"/>
            <w:tcBorders>
              <w:top w:val="nil"/>
              <w:left w:val="nil"/>
              <w:bottom w:val="nil"/>
              <w:right w:val="nil"/>
            </w:tcBorders>
            <w:shd w:val="clear" w:color="auto" w:fill="auto"/>
            <w:vAlign w:val="bottom"/>
          </w:tcPr>
          <w:p w14:paraId="48B0547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2.50</w:t>
            </w:r>
            <w:r w:rsidRPr="00F60BCB">
              <w:rPr>
                <w:rFonts w:ascii="Times New Roman" w:hAnsi="Times New Roman" w:cs="Times New Roman"/>
                <w:color w:val="000000"/>
                <w:sz w:val="18"/>
                <w:szCs w:val="18"/>
              </w:rPr>
              <w:br/>
              <w:t>(1.48, 4.19)</w:t>
            </w:r>
          </w:p>
        </w:tc>
        <w:tc>
          <w:tcPr>
            <w:tcW w:w="1620" w:type="dxa"/>
            <w:tcBorders>
              <w:top w:val="nil"/>
              <w:left w:val="nil"/>
              <w:bottom w:val="nil"/>
              <w:right w:val="single" w:sz="4" w:space="0" w:color="auto"/>
            </w:tcBorders>
            <w:shd w:val="clear" w:color="auto" w:fill="auto"/>
            <w:vAlign w:val="bottom"/>
          </w:tcPr>
          <w:p w14:paraId="2FA58A70"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0.52</w:t>
            </w:r>
            <w:r w:rsidRPr="00F60BCB">
              <w:rPr>
                <w:rFonts w:ascii="Times New Roman" w:hAnsi="Times New Roman" w:cs="Times New Roman"/>
                <w:color w:val="000000"/>
                <w:sz w:val="18"/>
                <w:szCs w:val="18"/>
              </w:rPr>
              <w:br/>
              <w:t>(0.26, 1.01)</w:t>
            </w:r>
          </w:p>
        </w:tc>
      </w:tr>
      <w:tr w:rsidR="00F60BCB" w:rsidRPr="00F60BCB" w14:paraId="7D6ED549" w14:textId="77777777" w:rsidTr="00A35266">
        <w:tc>
          <w:tcPr>
            <w:tcW w:w="2065" w:type="dxa"/>
          </w:tcPr>
          <w:p w14:paraId="6E623C84"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720" w:type="dxa"/>
            <w:vAlign w:val="center"/>
          </w:tcPr>
          <w:p w14:paraId="49B89774" w14:textId="77777777" w:rsidR="00F60BCB" w:rsidRPr="00F60BCB" w:rsidRDefault="00F60BCB" w:rsidP="00F60BCB">
            <w:pPr>
              <w:jc w:val="center"/>
              <w:rPr>
                <w:rFonts w:ascii="Times New Roman" w:hAnsi="Times New Roman" w:cs="Times New Roman"/>
                <w:sz w:val="18"/>
                <w:szCs w:val="18"/>
              </w:rPr>
            </w:pPr>
          </w:p>
        </w:tc>
        <w:tc>
          <w:tcPr>
            <w:tcW w:w="1800" w:type="dxa"/>
            <w:tcBorders>
              <w:top w:val="nil"/>
              <w:left w:val="nil"/>
              <w:bottom w:val="nil"/>
              <w:right w:val="nil"/>
            </w:tcBorders>
            <w:shd w:val="clear" w:color="auto" w:fill="auto"/>
            <w:vAlign w:val="bottom"/>
          </w:tcPr>
          <w:p w14:paraId="49970E9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0.08</w:t>
            </w:r>
          </w:p>
        </w:tc>
        <w:tc>
          <w:tcPr>
            <w:tcW w:w="1710" w:type="dxa"/>
            <w:tcBorders>
              <w:top w:val="nil"/>
              <w:left w:val="nil"/>
              <w:bottom w:val="nil"/>
              <w:right w:val="nil"/>
            </w:tcBorders>
            <w:shd w:val="clear" w:color="auto" w:fill="auto"/>
            <w:vAlign w:val="bottom"/>
          </w:tcPr>
          <w:p w14:paraId="43177B5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1620" w:type="dxa"/>
            <w:tcBorders>
              <w:top w:val="nil"/>
              <w:left w:val="nil"/>
              <w:bottom w:val="nil"/>
              <w:right w:val="nil"/>
            </w:tcBorders>
            <w:shd w:val="clear" w:color="auto" w:fill="auto"/>
            <w:vAlign w:val="bottom"/>
          </w:tcPr>
          <w:p w14:paraId="76E3933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0.03</w:t>
            </w:r>
          </w:p>
        </w:tc>
        <w:tc>
          <w:tcPr>
            <w:tcW w:w="1620" w:type="dxa"/>
            <w:tcBorders>
              <w:top w:val="nil"/>
              <w:left w:val="nil"/>
              <w:bottom w:val="nil"/>
              <w:right w:val="single" w:sz="4" w:space="0" w:color="auto"/>
            </w:tcBorders>
            <w:shd w:val="clear" w:color="auto" w:fill="auto"/>
            <w:vAlign w:val="bottom"/>
          </w:tcPr>
          <w:p w14:paraId="1392AFCC"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0.01</w:t>
            </w:r>
          </w:p>
        </w:tc>
      </w:tr>
      <w:tr w:rsidR="00F60BCB" w:rsidRPr="00F60BCB" w14:paraId="53F908E8" w14:textId="77777777" w:rsidTr="00A35266">
        <w:tc>
          <w:tcPr>
            <w:tcW w:w="2065" w:type="dxa"/>
          </w:tcPr>
          <w:p w14:paraId="1FF949DB" w14:textId="77777777" w:rsidR="00F60BCB" w:rsidRPr="00F60BCB" w:rsidRDefault="00F60BCB" w:rsidP="00F60BCB">
            <w:pPr>
              <w:rPr>
                <w:rFonts w:ascii="Times New Roman" w:hAnsi="Times New Roman" w:cs="Times New Roman"/>
                <w:sz w:val="18"/>
                <w:szCs w:val="18"/>
              </w:rPr>
            </w:pPr>
          </w:p>
        </w:tc>
        <w:tc>
          <w:tcPr>
            <w:tcW w:w="720" w:type="dxa"/>
            <w:vAlign w:val="center"/>
          </w:tcPr>
          <w:p w14:paraId="3993259C" w14:textId="77777777" w:rsidR="00F60BCB" w:rsidRPr="00F60BCB" w:rsidRDefault="00F60BCB" w:rsidP="00F60BCB">
            <w:pPr>
              <w:jc w:val="center"/>
              <w:rPr>
                <w:rFonts w:ascii="Times New Roman" w:hAnsi="Times New Roman" w:cs="Times New Roman"/>
                <w:sz w:val="18"/>
                <w:szCs w:val="18"/>
              </w:rPr>
            </w:pPr>
          </w:p>
        </w:tc>
        <w:tc>
          <w:tcPr>
            <w:tcW w:w="1800" w:type="dxa"/>
          </w:tcPr>
          <w:p w14:paraId="5D169D59" w14:textId="77777777" w:rsidR="00F60BCB" w:rsidRPr="00F60BCB" w:rsidRDefault="00F60BCB" w:rsidP="00F60BCB">
            <w:pPr>
              <w:jc w:val="center"/>
              <w:rPr>
                <w:rFonts w:ascii="Times New Roman" w:hAnsi="Times New Roman" w:cs="Times New Roman"/>
                <w:sz w:val="18"/>
                <w:szCs w:val="18"/>
              </w:rPr>
            </w:pPr>
          </w:p>
        </w:tc>
        <w:tc>
          <w:tcPr>
            <w:tcW w:w="1710" w:type="dxa"/>
          </w:tcPr>
          <w:p w14:paraId="479F4AB4" w14:textId="77777777" w:rsidR="00F60BCB" w:rsidRPr="00F60BCB" w:rsidRDefault="00F60BCB" w:rsidP="00F60BCB">
            <w:pPr>
              <w:jc w:val="center"/>
              <w:rPr>
                <w:rFonts w:ascii="Times New Roman" w:hAnsi="Times New Roman" w:cs="Times New Roman"/>
                <w:sz w:val="18"/>
                <w:szCs w:val="18"/>
              </w:rPr>
            </w:pPr>
          </w:p>
        </w:tc>
        <w:tc>
          <w:tcPr>
            <w:tcW w:w="1620" w:type="dxa"/>
          </w:tcPr>
          <w:p w14:paraId="4501C065" w14:textId="77777777" w:rsidR="00F60BCB" w:rsidRPr="00F60BCB" w:rsidRDefault="00F60BCB" w:rsidP="00F60BCB">
            <w:pPr>
              <w:jc w:val="center"/>
              <w:rPr>
                <w:rFonts w:ascii="Times New Roman" w:hAnsi="Times New Roman" w:cs="Times New Roman"/>
                <w:sz w:val="18"/>
                <w:szCs w:val="18"/>
              </w:rPr>
            </w:pPr>
          </w:p>
        </w:tc>
        <w:tc>
          <w:tcPr>
            <w:tcW w:w="1620" w:type="dxa"/>
          </w:tcPr>
          <w:p w14:paraId="6F3EB6D5" w14:textId="77777777" w:rsidR="00F60BCB" w:rsidRPr="00F60BCB" w:rsidRDefault="00F60BCB" w:rsidP="00F60BCB">
            <w:pPr>
              <w:jc w:val="center"/>
              <w:rPr>
                <w:rFonts w:ascii="Times New Roman" w:hAnsi="Times New Roman" w:cs="Times New Roman"/>
                <w:sz w:val="18"/>
                <w:szCs w:val="18"/>
              </w:rPr>
            </w:pPr>
          </w:p>
        </w:tc>
      </w:tr>
      <w:tr w:rsidR="00F60BCB" w:rsidRPr="00F60BCB" w14:paraId="116F5DA2" w14:textId="77777777" w:rsidTr="00A35266">
        <w:tc>
          <w:tcPr>
            <w:tcW w:w="2065" w:type="dxa"/>
          </w:tcPr>
          <w:p w14:paraId="13D78C1E" w14:textId="77777777" w:rsidR="00F60BCB" w:rsidRPr="00F60BCB" w:rsidRDefault="00F60BCB" w:rsidP="00F60BCB">
            <w:pPr>
              <w:rPr>
                <w:rFonts w:ascii="Times New Roman" w:hAnsi="Times New Roman" w:cs="Times New Roman"/>
                <w:b/>
                <w:bCs/>
                <w:sz w:val="18"/>
                <w:szCs w:val="18"/>
              </w:rPr>
            </w:pPr>
            <w:r w:rsidRPr="00F60BCB">
              <w:rPr>
                <w:rFonts w:ascii="Times New Roman" w:hAnsi="Times New Roman" w:cs="Times New Roman"/>
                <w:b/>
                <w:bCs/>
                <w:sz w:val="18"/>
                <w:szCs w:val="18"/>
              </w:rPr>
              <w:t>Smoking</w:t>
            </w:r>
          </w:p>
        </w:tc>
        <w:tc>
          <w:tcPr>
            <w:tcW w:w="720" w:type="dxa"/>
            <w:vAlign w:val="center"/>
          </w:tcPr>
          <w:p w14:paraId="4F271A96" w14:textId="77777777" w:rsidR="00F60BCB" w:rsidRPr="00F60BCB" w:rsidRDefault="00F60BCB" w:rsidP="00F60BCB">
            <w:pPr>
              <w:jc w:val="center"/>
              <w:rPr>
                <w:rFonts w:ascii="Times New Roman" w:hAnsi="Times New Roman" w:cs="Times New Roman"/>
                <w:sz w:val="18"/>
                <w:szCs w:val="18"/>
              </w:rPr>
            </w:pPr>
          </w:p>
        </w:tc>
        <w:tc>
          <w:tcPr>
            <w:tcW w:w="1800" w:type="dxa"/>
          </w:tcPr>
          <w:p w14:paraId="2A33D578" w14:textId="77777777" w:rsidR="00F60BCB" w:rsidRPr="00F60BCB" w:rsidRDefault="00F60BCB" w:rsidP="00F60BCB">
            <w:pPr>
              <w:jc w:val="center"/>
              <w:rPr>
                <w:rFonts w:ascii="Times New Roman" w:hAnsi="Times New Roman" w:cs="Times New Roman"/>
                <w:sz w:val="18"/>
                <w:szCs w:val="18"/>
              </w:rPr>
            </w:pPr>
          </w:p>
        </w:tc>
        <w:tc>
          <w:tcPr>
            <w:tcW w:w="1710" w:type="dxa"/>
          </w:tcPr>
          <w:p w14:paraId="2191226E" w14:textId="77777777" w:rsidR="00F60BCB" w:rsidRPr="00F60BCB" w:rsidRDefault="00F60BCB" w:rsidP="00F60BCB">
            <w:pPr>
              <w:jc w:val="center"/>
              <w:rPr>
                <w:rFonts w:ascii="Times New Roman" w:hAnsi="Times New Roman" w:cs="Times New Roman"/>
                <w:sz w:val="18"/>
                <w:szCs w:val="18"/>
              </w:rPr>
            </w:pPr>
          </w:p>
        </w:tc>
        <w:tc>
          <w:tcPr>
            <w:tcW w:w="1620" w:type="dxa"/>
          </w:tcPr>
          <w:p w14:paraId="57E29486" w14:textId="77777777" w:rsidR="00F60BCB" w:rsidRPr="00F60BCB" w:rsidRDefault="00F60BCB" w:rsidP="00F60BCB">
            <w:pPr>
              <w:jc w:val="center"/>
              <w:rPr>
                <w:rFonts w:ascii="Times New Roman" w:hAnsi="Times New Roman" w:cs="Times New Roman"/>
                <w:sz w:val="18"/>
                <w:szCs w:val="18"/>
              </w:rPr>
            </w:pPr>
          </w:p>
        </w:tc>
        <w:tc>
          <w:tcPr>
            <w:tcW w:w="1620" w:type="dxa"/>
          </w:tcPr>
          <w:p w14:paraId="2A68CC39" w14:textId="77777777" w:rsidR="00F60BCB" w:rsidRPr="00F60BCB" w:rsidRDefault="00F60BCB" w:rsidP="00F60BCB">
            <w:pPr>
              <w:jc w:val="center"/>
              <w:rPr>
                <w:rFonts w:ascii="Times New Roman" w:hAnsi="Times New Roman" w:cs="Times New Roman"/>
                <w:sz w:val="18"/>
                <w:szCs w:val="18"/>
              </w:rPr>
            </w:pPr>
          </w:p>
        </w:tc>
      </w:tr>
      <w:tr w:rsidR="00F60BCB" w:rsidRPr="00F60BCB" w14:paraId="46D8FE18" w14:textId="77777777" w:rsidTr="00A35266">
        <w:tc>
          <w:tcPr>
            <w:tcW w:w="2065" w:type="dxa"/>
            <w:vAlign w:val="center"/>
          </w:tcPr>
          <w:p w14:paraId="7867C8CB"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Never</w:t>
            </w:r>
          </w:p>
        </w:tc>
        <w:tc>
          <w:tcPr>
            <w:tcW w:w="720" w:type="dxa"/>
            <w:tcBorders>
              <w:top w:val="nil"/>
              <w:left w:val="nil"/>
              <w:bottom w:val="nil"/>
              <w:right w:val="nil"/>
            </w:tcBorders>
            <w:shd w:val="clear" w:color="auto" w:fill="auto"/>
            <w:vAlign w:val="center"/>
          </w:tcPr>
          <w:p w14:paraId="408F15B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817</w:t>
            </w:r>
          </w:p>
        </w:tc>
        <w:tc>
          <w:tcPr>
            <w:tcW w:w="1800" w:type="dxa"/>
            <w:tcBorders>
              <w:top w:val="nil"/>
              <w:left w:val="nil"/>
              <w:bottom w:val="nil"/>
              <w:right w:val="nil"/>
            </w:tcBorders>
            <w:shd w:val="clear" w:color="auto" w:fill="auto"/>
            <w:vAlign w:val="bottom"/>
          </w:tcPr>
          <w:p w14:paraId="4C421FEB"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70.25</w:t>
            </w:r>
            <w:r w:rsidRPr="00F60BCB">
              <w:rPr>
                <w:rFonts w:ascii="Times New Roman" w:hAnsi="Times New Roman" w:cs="Times New Roman"/>
                <w:color w:val="000000"/>
                <w:sz w:val="18"/>
                <w:szCs w:val="18"/>
              </w:rPr>
              <w:br/>
              <w:t>(33.72, 184.51)</w:t>
            </w:r>
          </w:p>
        </w:tc>
        <w:tc>
          <w:tcPr>
            <w:tcW w:w="1710" w:type="dxa"/>
            <w:tcBorders>
              <w:top w:val="nil"/>
              <w:left w:val="nil"/>
              <w:bottom w:val="nil"/>
              <w:right w:val="nil"/>
            </w:tcBorders>
            <w:shd w:val="clear" w:color="auto" w:fill="auto"/>
            <w:vAlign w:val="bottom"/>
          </w:tcPr>
          <w:p w14:paraId="1FCF6AE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17.76</w:t>
            </w:r>
            <w:r w:rsidRPr="00F60BCB">
              <w:rPr>
                <w:rFonts w:ascii="Times New Roman" w:hAnsi="Times New Roman" w:cs="Times New Roman"/>
                <w:color w:val="000000"/>
                <w:sz w:val="18"/>
                <w:szCs w:val="18"/>
              </w:rPr>
              <w:br/>
              <w:t>(11.20, 29.09)</w:t>
            </w:r>
          </w:p>
        </w:tc>
        <w:tc>
          <w:tcPr>
            <w:tcW w:w="1620" w:type="dxa"/>
            <w:tcBorders>
              <w:top w:val="nil"/>
              <w:left w:val="nil"/>
              <w:bottom w:val="nil"/>
              <w:right w:val="nil"/>
            </w:tcBorders>
            <w:shd w:val="clear" w:color="auto" w:fill="auto"/>
            <w:vAlign w:val="bottom"/>
          </w:tcPr>
          <w:p w14:paraId="7345661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2.49</w:t>
            </w:r>
            <w:r w:rsidRPr="00F60BCB">
              <w:rPr>
                <w:rFonts w:ascii="Times New Roman" w:hAnsi="Times New Roman" w:cs="Times New Roman"/>
                <w:color w:val="000000"/>
                <w:sz w:val="18"/>
                <w:szCs w:val="18"/>
              </w:rPr>
              <w:br/>
              <w:t>(1.50, 4.35)</w:t>
            </w:r>
          </w:p>
        </w:tc>
        <w:tc>
          <w:tcPr>
            <w:tcW w:w="1620" w:type="dxa"/>
            <w:tcBorders>
              <w:top w:val="nil"/>
              <w:left w:val="nil"/>
              <w:bottom w:val="nil"/>
              <w:right w:val="single" w:sz="4" w:space="0" w:color="auto"/>
            </w:tcBorders>
            <w:shd w:val="clear" w:color="auto" w:fill="auto"/>
            <w:vAlign w:val="bottom"/>
          </w:tcPr>
          <w:p w14:paraId="486ADE25"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0.51</w:t>
            </w:r>
            <w:r w:rsidRPr="00F60BCB">
              <w:rPr>
                <w:rFonts w:ascii="Times New Roman" w:hAnsi="Times New Roman" w:cs="Times New Roman"/>
                <w:color w:val="000000"/>
                <w:sz w:val="18"/>
                <w:szCs w:val="18"/>
              </w:rPr>
              <w:br/>
              <w:t>(0.26, 1.13)</w:t>
            </w:r>
          </w:p>
        </w:tc>
      </w:tr>
      <w:tr w:rsidR="00F60BCB" w:rsidRPr="00F60BCB" w14:paraId="35726FD9" w14:textId="77777777" w:rsidTr="00A35266">
        <w:tc>
          <w:tcPr>
            <w:tcW w:w="2065" w:type="dxa"/>
            <w:vAlign w:val="center"/>
          </w:tcPr>
          <w:p w14:paraId="0D98B198"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Past</w:t>
            </w:r>
          </w:p>
        </w:tc>
        <w:tc>
          <w:tcPr>
            <w:tcW w:w="720" w:type="dxa"/>
            <w:tcBorders>
              <w:top w:val="nil"/>
              <w:left w:val="nil"/>
              <w:bottom w:val="nil"/>
              <w:right w:val="nil"/>
            </w:tcBorders>
            <w:shd w:val="clear" w:color="auto" w:fill="auto"/>
            <w:vAlign w:val="center"/>
          </w:tcPr>
          <w:p w14:paraId="35E1C3A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345</w:t>
            </w:r>
          </w:p>
        </w:tc>
        <w:tc>
          <w:tcPr>
            <w:tcW w:w="1800" w:type="dxa"/>
            <w:tcBorders>
              <w:top w:val="nil"/>
              <w:left w:val="nil"/>
              <w:bottom w:val="nil"/>
              <w:right w:val="nil"/>
            </w:tcBorders>
            <w:shd w:val="clear" w:color="auto" w:fill="auto"/>
            <w:vAlign w:val="bottom"/>
          </w:tcPr>
          <w:p w14:paraId="311B905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98.03</w:t>
            </w:r>
            <w:r w:rsidRPr="00F60BCB">
              <w:rPr>
                <w:rFonts w:ascii="Times New Roman" w:hAnsi="Times New Roman" w:cs="Times New Roman"/>
                <w:color w:val="000000"/>
                <w:sz w:val="18"/>
                <w:szCs w:val="18"/>
              </w:rPr>
              <w:br/>
              <w:t>(44.00, 245.65)</w:t>
            </w:r>
          </w:p>
        </w:tc>
        <w:tc>
          <w:tcPr>
            <w:tcW w:w="1710" w:type="dxa"/>
            <w:tcBorders>
              <w:top w:val="nil"/>
              <w:left w:val="nil"/>
              <w:bottom w:val="nil"/>
              <w:right w:val="nil"/>
            </w:tcBorders>
            <w:shd w:val="clear" w:color="auto" w:fill="auto"/>
            <w:vAlign w:val="bottom"/>
          </w:tcPr>
          <w:p w14:paraId="097C6B8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19.16</w:t>
            </w:r>
            <w:r w:rsidRPr="00F60BCB">
              <w:rPr>
                <w:rFonts w:ascii="Times New Roman" w:hAnsi="Times New Roman" w:cs="Times New Roman"/>
                <w:color w:val="000000"/>
                <w:sz w:val="18"/>
                <w:szCs w:val="18"/>
              </w:rPr>
              <w:br/>
              <w:t>(11.85, 32.62)</w:t>
            </w:r>
          </w:p>
        </w:tc>
        <w:tc>
          <w:tcPr>
            <w:tcW w:w="1620" w:type="dxa"/>
            <w:tcBorders>
              <w:top w:val="nil"/>
              <w:left w:val="nil"/>
              <w:bottom w:val="nil"/>
              <w:right w:val="nil"/>
            </w:tcBorders>
            <w:shd w:val="clear" w:color="auto" w:fill="auto"/>
            <w:vAlign w:val="bottom"/>
          </w:tcPr>
          <w:p w14:paraId="0536472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2.65</w:t>
            </w:r>
            <w:r w:rsidRPr="00F60BCB">
              <w:rPr>
                <w:rFonts w:ascii="Times New Roman" w:hAnsi="Times New Roman" w:cs="Times New Roman"/>
                <w:color w:val="000000"/>
                <w:sz w:val="18"/>
                <w:szCs w:val="18"/>
              </w:rPr>
              <w:br/>
              <w:t>(1.55, 4.40)</w:t>
            </w:r>
          </w:p>
        </w:tc>
        <w:tc>
          <w:tcPr>
            <w:tcW w:w="1620" w:type="dxa"/>
            <w:tcBorders>
              <w:top w:val="nil"/>
              <w:left w:val="nil"/>
              <w:bottom w:val="nil"/>
              <w:right w:val="single" w:sz="4" w:space="0" w:color="auto"/>
            </w:tcBorders>
            <w:shd w:val="clear" w:color="auto" w:fill="auto"/>
            <w:vAlign w:val="bottom"/>
          </w:tcPr>
          <w:p w14:paraId="0E538719"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0.64</w:t>
            </w:r>
            <w:r w:rsidRPr="00F60BCB">
              <w:rPr>
                <w:rFonts w:ascii="Times New Roman" w:hAnsi="Times New Roman" w:cs="Times New Roman"/>
                <w:color w:val="000000"/>
                <w:sz w:val="18"/>
                <w:szCs w:val="18"/>
              </w:rPr>
              <w:br/>
              <w:t>(0.34, 1.45)</w:t>
            </w:r>
          </w:p>
        </w:tc>
      </w:tr>
      <w:tr w:rsidR="00F60BCB" w:rsidRPr="00F60BCB" w14:paraId="0BE8EC34" w14:textId="77777777" w:rsidTr="00A35266">
        <w:tc>
          <w:tcPr>
            <w:tcW w:w="2065" w:type="dxa"/>
            <w:vAlign w:val="center"/>
          </w:tcPr>
          <w:p w14:paraId="0239A04B"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Current</w:t>
            </w:r>
          </w:p>
        </w:tc>
        <w:tc>
          <w:tcPr>
            <w:tcW w:w="720" w:type="dxa"/>
            <w:tcBorders>
              <w:top w:val="nil"/>
              <w:left w:val="nil"/>
              <w:bottom w:val="nil"/>
              <w:right w:val="nil"/>
            </w:tcBorders>
            <w:shd w:val="clear" w:color="auto" w:fill="auto"/>
            <w:vAlign w:val="center"/>
          </w:tcPr>
          <w:p w14:paraId="77C7032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131</w:t>
            </w:r>
          </w:p>
        </w:tc>
        <w:tc>
          <w:tcPr>
            <w:tcW w:w="1800" w:type="dxa"/>
            <w:tcBorders>
              <w:top w:val="nil"/>
              <w:left w:val="nil"/>
              <w:bottom w:val="nil"/>
              <w:right w:val="nil"/>
            </w:tcBorders>
            <w:shd w:val="clear" w:color="auto" w:fill="auto"/>
            <w:vAlign w:val="bottom"/>
          </w:tcPr>
          <w:p w14:paraId="28D1124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132.68</w:t>
            </w:r>
            <w:r w:rsidRPr="00F60BCB">
              <w:rPr>
                <w:rFonts w:ascii="Times New Roman" w:hAnsi="Times New Roman" w:cs="Times New Roman"/>
                <w:color w:val="000000"/>
                <w:sz w:val="18"/>
                <w:szCs w:val="18"/>
              </w:rPr>
              <w:br/>
              <w:t>(58.20, 285.92)</w:t>
            </w:r>
          </w:p>
        </w:tc>
        <w:tc>
          <w:tcPr>
            <w:tcW w:w="1710" w:type="dxa"/>
            <w:tcBorders>
              <w:top w:val="nil"/>
              <w:left w:val="nil"/>
              <w:bottom w:val="nil"/>
              <w:right w:val="nil"/>
            </w:tcBorders>
            <w:shd w:val="clear" w:color="auto" w:fill="auto"/>
            <w:vAlign w:val="bottom"/>
          </w:tcPr>
          <w:p w14:paraId="77B77BEB"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28.11</w:t>
            </w:r>
            <w:r w:rsidRPr="00F60BCB">
              <w:rPr>
                <w:rFonts w:ascii="Times New Roman" w:hAnsi="Times New Roman" w:cs="Times New Roman"/>
                <w:color w:val="000000"/>
                <w:sz w:val="18"/>
                <w:szCs w:val="18"/>
              </w:rPr>
              <w:br/>
              <w:t>(13.96, 48.58)</w:t>
            </w:r>
          </w:p>
        </w:tc>
        <w:tc>
          <w:tcPr>
            <w:tcW w:w="1620" w:type="dxa"/>
            <w:tcBorders>
              <w:top w:val="nil"/>
              <w:left w:val="nil"/>
              <w:bottom w:val="nil"/>
              <w:right w:val="nil"/>
            </w:tcBorders>
            <w:shd w:val="clear" w:color="auto" w:fill="auto"/>
            <w:vAlign w:val="bottom"/>
          </w:tcPr>
          <w:p w14:paraId="5519DAC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3.15</w:t>
            </w:r>
            <w:r w:rsidRPr="00F60BCB">
              <w:rPr>
                <w:rFonts w:ascii="Times New Roman" w:hAnsi="Times New Roman" w:cs="Times New Roman"/>
                <w:color w:val="000000"/>
                <w:sz w:val="18"/>
                <w:szCs w:val="18"/>
              </w:rPr>
              <w:br/>
              <w:t>(1.80, 5.72)</w:t>
            </w:r>
          </w:p>
        </w:tc>
        <w:tc>
          <w:tcPr>
            <w:tcW w:w="1620" w:type="dxa"/>
            <w:tcBorders>
              <w:top w:val="nil"/>
              <w:left w:val="nil"/>
              <w:bottom w:val="nil"/>
              <w:right w:val="single" w:sz="4" w:space="0" w:color="auto"/>
            </w:tcBorders>
            <w:shd w:val="clear" w:color="auto" w:fill="auto"/>
            <w:vAlign w:val="bottom"/>
          </w:tcPr>
          <w:p w14:paraId="5BEC1B87"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0.84</w:t>
            </w:r>
            <w:r w:rsidRPr="00F60BCB">
              <w:rPr>
                <w:rFonts w:ascii="Times New Roman" w:hAnsi="Times New Roman" w:cs="Times New Roman"/>
                <w:color w:val="000000"/>
                <w:sz w:val="18"/>
                <w:szCs w:val="18"/>
              </w:rPr>
              <w:br/>
              <w:t>(0.44, 1.86)</w:t>
            </w:r>
          </w:p>
        </w:tc>
      </w:tr>
      <w:tr w:rsidR="00F60BCB" w:rsidRPr="00F60BCB" w14:paraId="55ADC5A8" w14:textId="77777777" w:rsidTr="00A35266">
        <w:tc>
          <w:tcPr>
            <w:tcW w:w="2065" w:type="dxa"/>
            <w:vAlign w:val="center"/>
          </w:tcPr>
          <w:p w14:paraId="01BA386C"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720" w:type="dxa"/>
            <w:vAlign w:val="center"/>
          </w:tcPr>
          <w:p w14:paraId="60133D2E" w14:textId="77777777" w:rsidR="00F60BCB" w:rsidRPr="00F60BCB" w:rsidRDefault="00F60BCB" w:rsidP="00F60BCB">
            <w:pPr>
              <w:jc w:val="center"/>
              <w:rPr>
                <w:rFonts w:ascii="Times New Roman" w:hAnsi="Times New Roman" w:cs="Times New Roman"/>
                <w:sz w:val="18"/>
                <w:szCs w:val="18"/>
              </w:rPr>
            </w:pPr>
          </w:p>
        </w:tc>
        <w:tc>
          <w:tcPr>
            <w:tcW w:w="1800" w:type="dxa"/>
            <w:tcBorders>
              <w:top w:val="nil"/>
              <w:left w:val="nil"/>
              <w:bottom w:val="nil"/>
              <w:right w:val="nil"/>
            </w:tcBorders>
            <w:shd w:val="clear" w:color="auto" w:fill="auto"/>
            <w:vAlign w:val="bottom"/>
          </w:tcPr>
          <w:p w14:paraId="5D1F058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1710" w:type="dxa"/>
            <w:tcBorders>
              <w:top w:val="nil"/>
              <w:left w:val="nil"/>
              <w:bottom w:val="nil"/>
              <w:right w:val="nil"/>
            </w:tcBorders>
            <w:shd w:val="clear" w:color="auto" w:fill="auto"/>
            <w:vAlign w:val="bottom"/>
          </w:tcPr>
          <w:p w14:paraId="0A23C12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1620" w:type="dxa"/>
            <w:tcBorders>
              <w:top w:val="nil"/>
              <w:left w:val="nil"/>
              <w:bottom w:val="nil"/>
              <w:right w:val="nil"/>
            </w:tcBorders>
            <w:shd w:val="clear" w:color="auto" w:fill="auto"/>
            <w:vAlign w:val="bottom"/>
          </w:tcPr>
          <w:p w14:paraId="18B6602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0.002</w:t>
            </w:r>
          </w:p>
        </w:tc>
        <w:tc>
          <w:tcPr>
            <w:tcW w:w="1620" w:type="dxa"/>
            <w:tcBorders>
              <w:top w:val="nil"/>
              <w:left w:val="nil"/>
              <w:bottom w:val="nil"/>
              <w:right w:val="single" w:sz="4" w:space="0" w:color="auto"/>
            </w:tcBorders>
            <w:shd w:val="clear" w:color="auto" w:fill="auto"/>
            <w:vAlign w:val="bottom"/>
          </w:tcPr>
          <w:p w14:paraId="279336E5"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&lt;0.0001</w:t>
            </w:r>
          </w:p>
        </w:tc>
      </w:tr>
      <w:tr w:rsidR="00F60BCB" w:rsidRPr="00F60BCB" w14:paraId="1C79BD86" w14:textId="77777777" w:rsidTr="00A35266">
        <w:tc>
          <w:tcPr>
            <w:tcW w:w="2065" w:type="dxa"/>
          </w:tcPr>
          <w:p w14:paraId="0684AF67" w14:textId="77777777" w:rsidR="00F60BCB" w:rsidRPr="00F60BCB" w:rsidRDefault="00F60BCB" w:rsidP="00F60BCB">
            <w:pPr>
              <w:rPr>
                <w:rFonts w:ascii="Times New Roman" w:hAnsi="Times New Roman" w:cs="Times New Roman"/>
                <w:sz w:val="18"/>
                <w:szCs w:val="18"/>
              </w:rPr>
            </w:pPr>
          </w:p>
        </w:tc>
        <w:tc>
          <w:tcPr>
            <w:tcW w:w="720" w:type="dxa"/>
            <w:vAlign w:val="center"/>
          </w:tcPr>
          <w:p w14:paraId="2B49AF14" w14:textId="77777777" w:rsidR="00F60BCB" w:rsidRPr="00F60BCB" w:rsidRDefault="00F60BCB" w:rsidP="00F60BCB">
            <w:pPr>
              <w:jc w:val="center"/>
              <w:rPr>
                <w:rFonts w:ascii="Times New Roman" w:hAnsi="Times New Roman" w:cs="Times New Roman"/>
                <w:sz w:val="18"/>
                <w:szCs w:val="18"/>
              </w:rPr>
            </w:pPr>
          </w:p>
        </w:tc>
        <w:tc>
          <w:tcPr>
            <w:tcW w:w="1800" w:type="dxa"/>
          </w:tcPr>
          <w:p w14:paraId="44CE4FA2" w14:textId="77777777" w:rsidR="00F60BCB" w:rsidRPr="00F60BCB" w:rsidRDefault="00F60BCB" w:rsidP="00F60BCB">
            <w:pPr>
              <w:jc w:val="center"/>
              <w:rPr>
                <w:rFonts w:ascii="Times New Roman" w:hAnsi="Times New Roman" w:cs="Times New Roman"/>
                <w:sz w:val="18"/>
                <w:szCs w:val="18"/>
              </w:rPr>
            </w:pPr>
          </w:p>
        </w:tc>
        <w:tc>
          <w:tcPr>
            <w:tcW w:w="1710" w:type="dxa"/>
          </w:tcPr>
          <w:p w14:paraId="39D1CAA0" w14:textId="77777777" w:rsidR="00F60BCB" w:rsidRPr="00F60BCB" w:rsidRDefault="00F60BCB" w:rsidP="00F60BCB">
            <w:pPr>
              <w:jc w:val="center"/>
              <w:rPr>
                <w:rFonts w:ascii="Times New Roman" w:hAnsi="Times New Roman" w:cs="Times New Roman"/>
                <w:sz w:val="18"/>
                <w:szCs w:val="18"/>
              </w:rPr>
            </w:pPr>
          </w:p>
        </w:tc>
        <w:tc>
          <w:tcPr>
            <w:tcW w:w="1620" w:type="dxa"/>
          </w:tcPr>
          <w:p w14:paraId="40572E9F" w14:textId="77777777" w:rsidR="00F60BCB" w:rsidRPr="00F60BCB" w:rsidRDefault="00F60BCB" w:rsidP="00F60BCB">
            <w:pPr>
              <w:jc w:val="center"/>
              <w:rPr>
                <w:rFonts w:ascii="Times New Roman" w:hAnsi="Times New Roman" w:cs="Times New Roman"/>
                <w:sz w:val="18"/>
                <w:szCs w:val="18"/>
              </w:rPr>
            </w:pPr>
          </w:p>
        </w:tc>
        <w:tc>
          <w:tcPr>
            <w:tcW w:w="1620" w:type="dxa"/>
          </w:tcPr>
          <w:p w14:paraId="6BA46313" w14:textId="77777777" w:rsidR="00F60BCB" w:rsidRPr="00F60BCB" w:rsidRDefault="00F60BCB" w:rsidP="00F60BCB">
            <w:pPr>
              <w:jc w:val="center"/>
              <w:rPr>
                <w:rFonts w:ascii="Times New Roman" w:hAnsi="Times New Roman" w:cs="Times New Roman"/>
                <w:sz w:val="18"/>
                <w:szCs w:val="18"/>
              </w:rPr>
            </w:pPr>
          </w:p>
        </w:tc>
      </w:tr>
      <w:tr w:rsidR="00F60BCB" w:rsidRPr="00F60BCB" w14:paraId="6B8BCFD8" w14:textId="77777777" w:rsidTr="00A35266">
        <w:tc>
          <w:tcPr>
            <w:tcW w:w="2065" w:type="dxa"/>
          </w:tcPr>
          <w:p w14:paraId="05688DA2" w14:textId="77777777" w:rsidR="00F60BCB" w:rsidRPr="00F60BCB" w:rsidRDefault="00F60BCB" w:rsidP="00F60BCB">
            <w:pPr>
              <w:rPr>
                <w:rFonts w:ascii="Times New Roman" w:hAnsi="Times New Roman" w:cs="Times New Roman"/>
                <w:b/>
                <w:bCs/>
                <w:sz w:val="18"/>
                <w:szCs w:val="18"/>
                <w:vertAlign w:val="superscript"/>
              </w:rPr>
            </w:pPr>
            <w:r w:rsidRPr="00F60BCB">
              <w:rPr>
                <w:rFonts w:ascii="Times New Roman" w:hAnsi="Times New Roman" w:cs="Times New Roman"/>
                <w:b/>
                <w:bCs/>
                <w:sz w:val="18"/>
                <w:szCs w:val="18"/>
              </w:rPr>
              <w:lastRenderedPageBreak/>
              <w:t>Daily calorie intake</w:t>
            </w:r>
          </w:p>
        </w:tc>
        <w:tc>
          <w:tcPr>
            <w:tcW w:w="720" w:type="dxa"/>
            <w:vAlign w:val="center"/>
          </w:tcPr>
          <w:p w14:paraId="170E2C10" w14:textId="77777777" w:rsidR="00F60BCB" w:rsidRPr="00F60BCB" w:rsidRDefault="00F60BCB" w:rsidP="00F60BCB">
            <w:pPr>
              <w:jc w:val="center"/>
              <w:rPr>
                <w:rFonts w:ascii="Times New Roman" w:hAnsi="Times New Roman" w:cs="Times New Roman"/>
                <w:sz w:val="18"/>
                <w:szCs w:val="18"/>
              </w:rPr>
            </w:pPr>
          </w:p>
        </w:tc>
        <w:tc>
          <w:tcPr>
            <w:tcW w:w="1800" w:type="dxa"/>
          </w:tcPr>
          <w:p w14:paraId="15BD1BBC" w14:textId="77777777" w:rsidR="00F60BCB" w:rsidRPr="00F60BCB" w:rsidRDefault="00F60BCB" w:rsidP="00F60BCB">
            <w:pPr>
              <w:jc w:val="center"/>
              <w:rPr>
                <w:rFonts w:ascii="Times New Roman" w:hAnsi="Times New Roman" w:cs="Times New Roman"/>
                <w:sz w:val="18"/>
                <w:szCs w:val="18"/>
              </w:rPr>
            </w:pPr>
          </w:p>
        </w:tc>
        <w:tc>
          <w:tcPr>
            <w:tcW w:w="1710" w:type="dxa"/>
          </w:tcPr>
          <w:p w14:paraId="12DDBE70" w14:textId="77777777" w:rsidR="00F60BCB" w:rsidRPr="00F60BCB" w:rsidRDefault="00F60BCB" w:rsidP="00F60BCB">
            <w:pPr>
              <w:jc w:val="center"/>
              <w:rPr>
                <w:rFonts w:ascii="Times New Roman" w:hAnsi="Times New Roman" w:cs="Times New Roman"/>
                <w:sz w:val="18"/>
                <w:szCs w:val="18"/>
              </w:rPr>
            </w:pPr>
          </w:p>
        </w:tc>
        <w:tc>
          <w:tcPr>
            <w:tcW w:w="1620" w:type="dxa"/>
          </w:tcPr>
          <w:p w14:paraId="5FDF7892" w14:textId="77777777" w:rsidR="00F60BCB" w:rsidRPr="00F60BCB" w:rsidRDefault="00F60BCB" w:rsidP="00F60BCB">
            <w:pPr>
              <w:jc w:val="center"/>
              <w:rPr>
                <w:rFonts w:ascii="Times New Roman" w:hAnsi="Times New Roman" w:cs="Times New Roman"/>
                <w:sz w:val="18"/>
                <w:szCs w:val="18"/>
              </w:rPr>
            </w:pPr>
          </w:p>
        </w:tc>
        <w:tc>
          <w:tcPr>
            <w:tcW w:w="1620" w:type="dxa"/>
          </w:tcPr>
          <w:p w14:paraId="1B21677C" w14:textId="77777777" w:rsidR="00F60BCB" w:rsidRPr="00F60BCB" w:rsidRDefault="00F60BCB" w:rsidP="00F60BCB">
            <w:pPr>
              <w:jc w:val="center"/>
              <w:rPr>
                <w:rFonts w:ascii="Times New Roman" w:hAnsi="Times New Roman" w:cs="Times New Roman"/>
                <w:sz w:val="18"/>
                <w:szCs w:val="18"/>
              </w:rPr>
            </w:pPr>
          </w:p>
        </w:tc>
      </w:tr>
      <w:tr w:rsidR="00F60BCB" w:rsidRPr="00F60BCB" w14:paraId="55874E42" w14:textId="77777777" w:rsidTr="00A35266">
        <w:tc>
          <w:tcPr>
            <w:tcW w:w="2065" w:type="dxa"/>
            <w:vAlign w:val="center"/>
          </w:tcPr>
          <w:p w14:paraId="6DB17C77"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1</w:t>
            </w:r>
            <w:r w:rsidRPr="00F60BCB">
              <w:rPr>
                <w:rFonts w:ascii="Times New Roman" w:hAnsi="Times New Roman" w:cs="Times New Roman"/>
                <w:sz w:val="18"/>
                <w:szCs w:val="18"/>
                <w:vertAlign w:val="superscript"/>
              </w:rPr>
              <w:t>st</w:t>
            </w:r>
            <w:r w:rsidRPr="00F60BCB">
              <w:rPr>
                <w:rFonts w:ascii="Times New Roman" w:hAnsi="Times New Roman" w:cs="Times New Roman"/>
                <w:sz w:val="18"/>
                <w:szCs w:val="18"/>
              </w:rPr>
              <w:t xml:space="preserve"> quartile: </w:t>
            </w:r>
          </w:p>
          <w:p w14:paraId="4D00C9C1"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&lt; 1330 kcal/day</w:t>
            </w:r>
          </w:p>
        </w:tc>
        <w:tc>
          <w:tcPr>
            <w:tcW w:w="720" w:type="dxa"/>
            <w:tcBorders>
              <w:top w:val="nil"/>
              <w:left w:val="nil"/>
              <w:bottom w:val="nil"/>
              <w:right w:val="nil"/>
            </w:tcBorders>
            <w:shd w:val="clear" w:color="auto" w:fill="auto"/>
            <w:vAlign w:val="center"/>
          </w:tcPr>
          <w:p w14:paraId="3248D9F0"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324</w:t>
            </w:r>
          </w:p>
        </w:tc>
        <w:tc>
          <w:tcPr>
            <w:tcW w:w="1800" w:type="dxa"/>
            <w:tcBorders>
              <w:top w:val="nil"/>
              <w:left w:val="nil"/>
              <w:bottom w:val="nil"/>
              <w:right w:val="nil"/>
            </w:tcBorders>
            <w:shd w:val="clear" w:color="auto" w:fill="auto"/>
            <w:vAlign w:val="bottom"/>
          </w:tcPr>
          <w:p w14:paraId="2FDDAA7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81.88</w:t>
            </w:r>
            <w:r w:rsidRPr="00F60BCB">
              <w:rPr>
                <w:rFonts w:ascii="Times New Roman" w:hAnsi="Times New Roman" w:cs="Times New Roman"/>
                <w:color w:val="000000"/>
                <w:sz w:val="18"/>
                <w:szCs w:val="18"/>
              </w:rPr>
              <w:br/>
              <w:t>(37.61, 227.80)</w:t>
            </w:r>
          </w:p>
        </w:tc>
        <w:tc>
          <w:tcPr>
            <w:tcW w:w="1710" w:type="dxa"/>
            <w:tcBorders>
              <w:top w:val="nil"/>
              <w:left w:val="nil"/>
              <w:bottom w:val="nil"/>
              <w:right w:val="nil"/>
            </w:tcBorders>
            <w:shd w:val="clear" w:color="auto" w:fill="auto"/>
            <w:vAlign w:val="bottom"/>
          </w:tcPr>
          <w:p w14:paraId="65E0C49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19.41</w:t>
            </w:r>
            <w:r w:rsidRPr="00F60BCB">
              <w:rPr>
                <w:rFonts w:ascii="Times New Roman" w:hAnsi="Times New Roman" w:cs="Times New Roman"/>
                <w:color w:val="000000"/>
                <w:sz w:val="18"/>
                <w:szCs w:val="18"/>
              </w:rPr>
              <w:br/>
              <w:t>(11.95, 35.60)</w:t>
            </w:r>
          </w:p>
        </w:tc>
        <w:tc>
          <w:tcPr>
            <w:tcW w:w="1620" w:type="dxa"/>
            <w:tcBorders>
              <w:top w:val="nil"/>
              <w:left w:val="nil"/>
              <w:bottom w:val="nil"/>
              <w:right w:val="nil"/>
            </w:tcBorders>
            <w:shd w:val="clear" w:color="auto" w:fill="auto"/>
            <w:vAlign w:val="bottom"/>
          </w:tcPr>
          <w:p w14:paraId="7AE27AE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2.67</w:t>
            </w:r>
            <w:r w:rsidRPr="00F60BCB">
              <w:rPr>
                <w:rFonts w:ascii="Times New Roman" w:hAnsi="Times New Roman" w:cs="Times New Roman"/>
                <w:color w:val="000000"/>
                <w:sz w:val="18"/>
                <w:szCs w:val="18"/>
              </w:rPr>
              <w:br/>
              <w:t>(1.55, 4.62)</w:t>
            </w:r>
          </w:p>
        </w:tc>
        <w:tc>
          <w:tcPr>
            <w:tcW w:w="1620" w:type="dxa"/>
            <w:tcBorders>
              <w:top w:val="nil"/>
              <w:left w:val="nil"/>
              <w:bottom w:val="nil"/>
              <w:right w:val="single" w:sz="4" w:space="0" w:color="auto"/>
            </w:tcBorders>
            <w:shd w:val="clear" w:color="auto" w:fill="auto"/>
            <w:vAlign w:val="bottom"/>
          </w:tcPr>
          <w:p w14:paraId="5D926DB3"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0.57</w:t>
            </w:r>
            <w:r w:rsidRPr="00F60BCB">
              <w:rPr>
                <w:rFonts w:ascii="Times New Roman" w:hAnsi="Times New Roman" w:cs="Times New Roman"/>
                <w:color w:val="000000"/>
                <w:sz w:val="18"/>
                <w:szCs w:val="18"/>
              </w:rPr>
              <w:br/>
              <w:t>(0.32, 1.33)</w:t>
            </w:r>
          </w:p>
        </w:tc>
      </w:tr>
      <w:tr w:rsidR="00F60BCB" w:rsidRPr="00F60BCB" w14:paraId="70741200" w14:textId="77777777" w:rsidTr="00A35266">
        <w:tc>
          <w:tcPr>
            <w:tcW w:w="2065" w:type="dxa"/>
            <w:vAlign w:val="center"/>
          </w:tcPr>
          <w:p w14:paraId="42D218D6"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2</w:t>
            </w:r>
            <w:r w:rsidRPr="00F60BCB">
              <w:rPr>
                <w:rFonts w:ascii="Times New Roman" w:hAnsi="Times New Roman" w:cs="Times New Roman"/>
                <w:sz w:val="18"/>
                <w:szCs w:val="18"/>
                <w:vertAlign w:val="superscript"/>
              </w:rPr>
              <w:t>nd</w:t>
            </w:r>
            <w:r w:rsidRPr="00F60BCB">
              <w:rPr>
                <w:rFonts w:ascii="Times New Roman" w:hAnsi="Times New Roman" w:cs="Times New Roman"/>
                <w:sz w:val="18"/>
                <w:szCs w:val="18"/>
              </w:rPr>
              <w:t xml:space="preserve"> quartile: 1330 – 1680 kcal/day</w:t>
            </w:r>
          </w:p>
        </w:tc>
        <w:tc>
          <w:tcPr>
            <w:tcW w:w="720" w:type="dxa"/>
            <w:tcBorders>
              <w:top w:val="nil"/>
              <w:left w:val="nil"/>
              <w:bottom w:val="nil"/>
              <w:right w:val="nil"/>
            </w:tcBorders>
            <w:shd w:val="clear" w:color="auto" w:fill="auto"/>
            <w:vAlign w:val="center"/>
          </w:tcPr>
          <w:p w14:paraId="110FA1F0"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323</w:t>
            </w:r>
          </w:p>
        </w:tc>
        <w:tc>
          <w:tcPr>
            <w:tcW w:w="1800" w:type="dxa"/>
            <w:tcBorders>
              <w:top w:val="nil"/>
              <w:left w:val="nil"/>
              <w:bottom w:val="nil"/>
              <w:right w:val="nil"/>
            </w:tcBorders>
            <w:shd w:val="clear" w:color="auto" w:fill="auto"/>
            <w:vAlign w:val="bottom"/>
          </w:tcPr>
          <w:p w14:paraId="1FC41FA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87.01</w:t>
            </w:r>
            <w:r w:rsidRPr="00F60BCB">
              <w:rPr>
                <w:rFonts w:ascii="Times New Roman" w:hAnsi="Times New Roman" w:cs="Times New Roman"/>
                <w:color w:val="000000"/>
                <w:sz w:val="18"/>
                <w:szCs w:val="18"/>
              </w:rPr>
              <w:br/>
              <w:t>(36.23, 186.14)</w:t>
            </w:r>
          </w:p>
        </w:tc>
        <w:tc>
          <w:tcPr>
            <w:tcW w:w="1710" w:type="dxa"/>
            <w:tcBorders>
              <w:top w:val="nil"/>
              <w:left w:val="nil"/>
              <w:bottom w:val="nil"/>
              <w:right w:val="nil"/>
            </w:tcBorders>
            <w:shd w:val="clear" w:color="auto" w:fill="auto"/>
            <w:vAlign w:val="bottom"/>
          </w:tcPr>
          <w:p w14:paraId="41FEE44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18.00</w:t>
            </w:r>
            <w:r w:rsidRPr="00F60BCB">
              <w:rPr>
                <w:rFonts w:ascii="Times New Roman" w:hAnsi="Times New Roman" w:cs="Times New Roman"/>
                <w:color w:val="000000"/>
                <w:sz w:val="18"/>
                <w:szCs w:val="18"/>
              </w:rPr>
              <w:br/>
              <w:t>(11.02, 28.69)</w:t>
            </w:r>
          </w:p>
        </w:tc>
        <w:tc>
          <w:tcPr>
            <w:tcW w:w="1620" w:type="dxa"/>
            <w:tcBorders>
              <w:top w:val="nil"/>
              <w:left w:val="nil"/>
              <w:bottom w:val="nil"/>
              <w:right w:val="nil"/>
            </w:tcBorders>
            <w:shd w:val="clear" w:color="auto" w:fill="auto"/>
            <w:vAlign w:val="bottom"/>
          </w:tcPr>
          <w:p w14:paraId="6A87F10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2.48</w:t>
            </w:r>
            <w:r w:rsidRPr="00F60BCB">
              <w:rPr>
                <w:rFonts w:ascii="Times New Roman" w:hAnsi="Times New Roman" w:cs="Times New Roman"/>
                <w:color w:val="000000"/>
                <w:sz w:val="18"/>
                <w:szCs w:val="18"/>
              </w:rPr>
              <w:br/>
              <w:t>(1.49, 4.19)</w:t>
            </w:r>
          </w:p>
        </w:tc>
        <w:tc>
          <w:tcPr>
            <w:tcW w:w="1620" w:type="dxa"/>
            <w:tcBorders>
              <w:top w:val="nil"/>
              <w:left w:val="nil"/>
              <w:bottom w:val="nil"/>
              <w:right w:val="single" w:sz="4" w:space="0" w:color="auto"/>
            </w:tcBorders>
            <w:shd w:val="clear" w:color="auto" w:fill="auto"/>
            <w:vAlign w:val="bottom"/>
          </w:tcPr>
          <w:p w14:paraId="7C374C39"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0.58</w:t>
            </w:r>
            <w:r w:rsidRPr="00F60BCB">
              <w:rPr>
                <w:rFonts w:ascii="Times New Roman" w:hAnsi="Times New Roman" w:cs="Times New Roman"/>
                <w:color w:val="000000"/>
                <w:sz w:val="18"/>
                <w:szCs w:val="18"/>
              </w:rPr>
              <w:br/>
              <w:t>(0.27, 1.23)</w:t>
            </w:r>
          </w:p>
        </w:tc>
      </w:tr>
      <w:tr w:rsidR="00F60BCB" w:rsidRPr="00F60BCB" w14:paraId="2B4A12F5" w14:textId="77777777" w:rsidTr="00A35266">
        <w:tc>
          <w:tcPr>
            <w:tcW w:w="2065" w:type="dxa"/>
            <w:vAlign w:val="center"/>
          </w:tcPr>
          <w:p w14:paraId="2FE38E66"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3</w:t>
            </w:r>
            <w:r w:rsidRPr="00F60BCB">
              <w:rPr>
                <w:rFonts w:ascii="Times New Roman" w:hAnsi="Times New Roman" w:cs="Times New Roman"/>
                <w:sz w:val="18"/>
                <w:szCs w:val="18"/>
                <w:vertAlign w:val="superscript"/>
              </w:rPr>
              <w:t>rd</w:t>
            </w:r>
            <w:r w:rsidRPr="00F60BCB">
              <w:rPr>
                <w:rFonts w:ascii="Times New Roman" w:hAnsi="Times New Roman" w:cs="Times New Roman"/>
                <w:sz w:val="18"/>
                <w:szCs w:val="18"/>
              </w:rPr>
              <w:t xml:space="preserve"> quartile: 1680 – 2160 kcal/day</w:t>
            </w:r>
          </w:p>
        </w:tc>
        <w:tc>
          <w:tcPr>
            <w:tcW w:w="720" w:type="dxa"/>
            <w:tcBorders>
              <w:top w:val="nil"/>
              <w:left w:val="nil"/>
              <w:bottom w:val="nil"/>
              <w:right w:val="nil"/>
            </w:tcBorders>
            <w:shd w:val="clear" w:color="auto" w:fill="auto"/>
            <w:vAlign w:val="center"/>
          </w:tcPr>
          <w:p w14:paraId="47DAB76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323</w:t>
            </w:r>
          </w:p>
        </w:tc>
        <w:tc>
          <w:tcPr>
            <w:tcW w:w="1800" w:type="dxa"/>
            <w:tcBorders>
              <w:top w:val="nil"/>
              <w:left w:val="nil"/>
              <w:bottom w:val="nil"/>
              <w:right w:val="nil"/>
            </w:tcBorders>
            <w:shd w:val="clear" w:color="auto" w:fill="auto"/>
            <w:vAlign w:val="bottom"/>
          </w:tcPr>
          <w:p w14:paraId="2CBA7D7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76.51</w:t>
            </w:r>
            <w:r w:rsidRPr="00F60BCB">
              <w:rPr>
                <w:rFonts w:ascii="Times New Roman" w:hAnsi="Times New Roman" w:cs="Times New Roman"/>
                <w:color w:val="000000"/>
                <w:sz w:val="18"/>
                <w:szCs w:val="18"/>
              </w:rPr>
              <w:br/>
              <w:t>(37.59, 183.62)</w:t>
            </w:r>
          </w:p>
        </w:tc>
        <w:tc>
          <w:tcPr>
            <w:tcW w:w="1710" w:type="dxa"/>
            <w:tcBorders>
              <w:top w:val="nil"/>
              <w:left w:val="nil"/>
              <w:bottom w:val="nil"/>
              <w:right w:val="nil"/>
            </w:tcBorders>
            <w:shd w:val="clear" w:color="auto" w:fill="auto"/>
            <w:vAlign w:val="bottom"/>
          </w:tcPr>
          <w:p w14:paraId="096B83D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17.49</w:t>
            </w:r>
            <w:r w:rsidRPr="00F60BCB">
              <w:rPr>
                <w:rFonts w:ascii="Times New Roman" w:hAnsi="Times New Roman" w:cs="Times New Roman"/>
                <w:color w:val="000000"/>
                <w:sz w:val="18"/>
                <w:szCs w:val="18"/>
              </w:rPr>
              <w:br/>
              <w:t>(10.66, 32.44)</w:t>
            </w:r>
          </w:p>
        </w:tc>
        <w:tc>
          <w:tcPr>
            <w:tcW w:w="1620" w:type="dxa"/>
            <w:tcBorders>
              <w:top w:val="nil"/>
              <w:left w:val="nil"/>
              <w:bottom w:val="nil"/>
              <w:right w:val="nil"/>
            </w:tcBorders>
            <w:shd w:val="clear" w:color="auto" w:fill="auto"/>
            <w:vAlign w:val="bottom"/>
          </w:tcPr>
          <w:p w14:paraId="7CAE7C0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2.65</w:t>
            </w:r>
            <w:r w:rsidRPr="00F60BCB">
              <w:rPr>
                <w:rFonts w:ascii="Times New Roman" w:hAnsi="Times New Roman" w:cs="Times New Roman"/>
                <w:color w:val="000000"/>
                <w:sz w:val="18"/>
                <w:szCs w:val="18"/>
              </w:rPr>
              <w:br/>
              <w:t>(1.51, 4.64)</w:t>
            </w:r>
          </w:p>
        </w:tc>
        <w:tc>
          <w:tcPr>
            <w:tcW w:w="1620" w:type="dxa"/>
            <w:tcBorders>
              <w:top w:val="nil"/>
              <w:left w:val="nil"/>
              <w:bottom w:val="nil"/>
              <w:right w:val="single" w:sz="4" w:space="0" w:color="auto"/>
            </w:tcBorders>
            <w:shd w:val="clear" w:color="auto" w:fill="auto"/>
            <w:vAlign w:val="bottom"/>
          </w:tcPr>
          <w:p w14:paraId="4CD89146"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0.53</w:t>
            </w:r>
            <w:r w:rsidRPr="00F60BCB">
              <w:rPr>
                <w:rFonts w:ascii="Times New Roman" w:hAnsi="Times New Roman" w:cs="Times New Roman"/>
                <w:color w:val="000000"/>
                <w:sz w:val="18"/>
                <w:szCs w:val="18"/>
              </w:rPr>
              <w:br/>
              <w:t>(0.28, 1.12)</w:t>
            </w:r>
          </w:p>
        </w:tc>
      </w:tr>
      <w:tr w:rsidR="00F60BCB" w:rsidRPr="00F60BCB" w14:paraId="75DB701F" w14:textId="77777777" w:rsidTr="00A35266">
        <w:tc>
          <w:tcPr>
            <w:tcW w:w="2065" w:type="dxa"/>
            <w:vAlign w:val="center"/>
          </w:tcPr>
          <w:p w14:paraId="53C60364"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4</w:t>
            </w:r>
            <w:r w:rsidRPr="00F60BCB">
              <w:rPr>
                <w:rFonts w:ascii="Times New Roman" w:hAnsi="Times New Roman" w:cs="Times New Roman"/>
                <w:sz w:val="18"/>
                <w:szCs w:val="18"/>
                <w:vertAlign w:val="superscript"/>
              </w:rPr>
              <w:t>th</w:t>
            </w:r>
            <w:r w:rsidRPr="00F60BCB">
              <w:rPr>
                <w:rFonts w:ascii="Times New Roman" w:hAnsi="Times New Roman" w:cs="Times New Roman"/>
                <w:sz w:val="18"/>
                <w:szCs w:val="18"/>
              </w:rPr>
              <w:t xml:space="preserve"> quartile: </w:t>
            </w:r>
          </w:p>
          <w:p w14:paraId="6E7CEA9E"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&gt; 2160 kcal/day</w:t>
            </w:r>
          </w:p>
        </w:tc>
        <w:tc>
          <w:tcPr>
            <w:tcW w:w="720" w:type="dxa"/>
            <w:tcBorders>
              <w:top w:val="nil"/>
              <w:left w:val="nil"/>
              <w:bottom w:val="nil"/>
              <w:right w:val="nil"/>
            </w:tcBorders>
            <w:shd w:val="clear" w:color="auto" w:fill="auto"/>
            <w:vAlign w:val="center"/>
          </w:tcPr>
          <w:p w14:paraId="4941A0B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323</w:t>
            </w:r>
          </w:p>
        </w:tc>
        <w:tc>
          <w:tcPr>
            <w:tcW w:w="1800" w:type="dxa"/>
            <w:tcBorders>
              <w:top w:val="nil"/>
              <w:left w:val="nil"/>
              <w:bottom w:val="nil"/>
              <w:right w:val="nil"/>
            </w:tcBorders>
            <w:shd w:val="clear" w:color="auto" w:fill="auto"/>
            <w:vAlign w:val="bottom"/>
          </w:tcPr>
          <w:p w14:paraId="75BE725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86.88</w:t>
            </w:r>
            <w:r w:rsidRPr="00F60BCB">
              <w:rPr>
                <w:rFonts w:ascii="Times New Roman" w:hAnsi="Times New Roman" w:cs="Times New Roman"/>
                <w:color w:val="000000"/>
                <w:sz w:val="18"/>
                <w:szCs w:val="18"/>
              </w:rPr>
              <w:br/>
              <w:t>(35.59, 234.35)</w:t>
            </w:r>
          </w:p>
        </w:tc>
        <w:tc>
          <w:tcPr>
            <w:tcW w:w="1710" w:type="dxa"/>
            <w:tcBorders>
              <w:top w:val="nil"/>
              <w:left w:val="nil"/>
              <w:bottom w:val="nil"/>
              <w:right w:val="nil"/>
            </w:tcBorders>
            <w:shd w:val="clear" w:color="auto" w:fill="auto"/>
            <w:vAlign w:val="bottom"/>
          </w:tcPr>
          <w:p w14:paraId="2635CE8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19.16</w:t>
            </w:r>
            <w:r w:rsidRPr="00F60BCB">
              <w:rPr>
                <w:rFonts w:ascii="Times New Roman" w:hAnsi="Times New Roman" w:cs="Times New Roman"/>
                <w:color w:val="000000"/>
                <w:sz w:val="18"/>
                <w:szCs w:val="18"/>
              </w:rPr>
              <w:br/>
              <w:t>(12.46, 35.01)</w:t>
            </w:r>
          </w:p>
        </w:tc>
        <w:tc>
          <w:tcPr>
            <w:tcW w:w="1620" w:type="dxa"/>
            <w:tcBorders>
              <w:top w:val="nil"/>
              <w:left w:val="nil"/>
              <w:bottom w:val="nil"/>
              <w:right w:val="nil"/>
            </w:tcBorders>
            <w:shd w:val="clear" w:color="auto" w:fill="auto"/>
            <w:vAlign w:val="bottom"/>
          </w:tcPr>
          <w:p w14:paraId="7941A16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2.80</w:t>
            </w:r>
            <w:r w:rsidRPr="00F60BCB">
              <w:rPr>
                <w:rFonts w:ascii="Times New Roman" w:hAnsi="Times New Roman" w:cs="Times New Roman"/>
                <w:color w:val="000000"/>
                <w:sz w:val="18"/>
                <w:szCs w:val="18"/>
              </w:rPr>
              <w:br/>
              <w:t>(1.61, 4.65)</w:t>
            </w:r>
          </w:p>
        </w:tc>
        <w:tc>
          <w:tcPr>
            <w:tcW w:w="1620" w:type="dxa"/>
            <w:tcBorders>
              <w:top w:val="nil"/>
              <w:left w:val="nil"/>
              <w:bottom w:val="nil"/>
              <w:right w:val="single" w:sz="4" w:space="0" w:color="auto"/>
            </w:tcBorders>
            <w:shd w:val="clear" w:color="auto" w:fill="auto"/>
            <w:vAlign w:val="bottom"/>
          </w:tcPr>
          <w:p w14:paraId="65D9F6BC"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0.59</w:t>
            </w:r>
            <w:r w:rsidRPr="00F60BCB">
              <w:rPr>
                <w:rFonts w:ascii="Times New Roman" w:hAnsi="Times New Roman" w:cs="Times New Roman"/>
                <w:color w:val="000000"/>
                <w:sz w:val="18"/>
                <w:szCs w:val="18"/>
              </w:rPr>
              <w:br/>
              <w:t>(0.29, 1.42)</w:t>
            </w:r>
          </w:p>
        </w:tc>
      </w:tr>
      <w:tr w:rsidR="00F60BCB" w:rsidRPr="00F60BCB" w14:paraId="66928206" w14:textId="77777777" w:rsidTr="00A35266">
        <w:tc>
          <w:tcPr>
            <w:tcW w:w="2065" w:type="dxa"/>
            <w:vAlign w:val="center"/>
          </w:tcPr>
          <w:p w14:paraId="7E694FB1"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720" w:type="dxa"/>
            <w:vAlign w:val="center"/>
          </w:tcPr>
          <w:p w14:paraId="29233203" w14:textId="77777777" w:rsidR="00F60BCB" w:rsidRPr="00F60BCB" w:rsidRDefault="00F60BCB" w:rsidP="00F60BCB">
            <w:pPr>
              <w:jc w:val="center"/>
              <w:rPr>
                <w:rFonts w:ascii="Times New Roman" w:hAnsi="Times New Roman" w:cs="Times New Roman"/>
                <w:sz w:val="18"/>
                <w:szCs w:val="18"/>
              </w:rPr>
            </w:pPr>
          </w:p>
        </w:tc>
        <w:tc>
          <w:tcPr>
            <w:tcW w:w="1800" w:type="dxa"/>
            <w:tcBorders>
              <w:top w:val="nil"/>
              <w:left w:val="nil"/>
              <w:bottom w:val="nil"/>
              <w:right w:val="nil"/>
            </w:tcBorders>
            <w:shd w:val="clear" w:color="auto" w:fill="auto"/>
            <w:vAlign w:val="bottom"/>
          </w:tcPr>
          <w:p w14:paraId="4642688B"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0.93</w:t>
            </w:r>
          </w:p>
        </w:tc>
        <w:tc>
          <w:tcPr>
            <w:tcW w:w="1710" w:type="dxa"/>
            <w:tcBorders>
              <w:top w:val="nil"/>
              <w:left w:val="nil"/>
              <w:bottom w:val="nil"/>
              <w:right w:val="nil"/>
            </w:tcBorders>
            <w:shd w:val="clear" w:color="auto" w:fill="auto"/>
            <w:vAlign w:val="bottom"/>
          </w:tcPr>
          <w:p w14:paraId="7CB172F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0.09</w:t>
            </w:r>
          </w:p>
        </w:tc>
        <w:tc>
          <w:tcPr>
            <w:tcW w:w="1620" w:type="dxa"/>
            <w:tcBorders>
              <w:top w:val="nil"/>
              <w:left w:val="nil"/>
              <w:bottom w:val="nil"/>
              <w:right w:val="nil"/>
            </w:tcBorders>
            <w:shd w:val="clear" w:color="auto" w:fill="auto"/>
            <w:vAlign w:val="bottom"/>
          </w:tcPr>
          <w:p w14:paraId="3E9438B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0.27</w:t>
            </w:r>
          </w:p>
        </w:tc>
        <w:tc>
          <w:tcPr>
            <w:tcW w:w="1620" w:type="dxa"/>
            <w:tcBorders>
              <w:top w:val="nil"/>
              <w:left w:val="nil"/>
              <w:bottom w:val="nil"/>
              <w:right w:val="single" w:sz="4" w:space="0" w:color="auto"/>
            </w:tcBorders>
            <w:shd w:val="clear" w:color="auto" w:fill="auto"/>
            <w:vAlign w:val="bottom"/>
          </w:tcPr>
          <w:p w14:paraId="57515764"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0.76</w:t>
            </w:r>
          </w:p>
        </w:tc>
      </w:tr>
      <w:tr w:rsidR="00F60BCB" w:rsidRPr="00F60BCB" w14:paraId="6626B6A1" w14:textId="77777777" w:rsidTr="00A35266">
        <w:tc>
          <w:tcPr>
            <w:tcW w:w="2065" w:type="dxa"/>
          </w:tcPr>
          <w:p w14:paraId="1D931332" w14:textId="77777777" w:rsidR="00F60BCB" w:rsidRPr="00F60BCB" w:rsidRDefault="00F60BCB" w:rsidP="00F60BCB">
            <w:pPr>
              <w:rPr>
                <w:rFonts w:ascii="Times New Roman" w:hAnsi="Times New Roman" w:cs="Times New Roman"/>
                <w:sz w:val="18"/>
                <w:szCs w:val="18"/>
              </w:rPr>
            </w:pPr>
          </w:p>
        </w:tc>
        <w:tc>
          <w:tcPr>
            <w:tcW w:w="720" w:type="dxa"/>
            <w:vAlign w:val="center"/>
          </w:tcPr>
          <w:p w14:paraId="2E543809" w14:textId="77777777" w:rsidR="00F60BCB" w:rsidRPr="00F60BCB" w:rsidRDefault="00F60BCB" w:rsidP="00F60BCB">
            <w:pPr>
              <w:jc w:val="center"/>
              <w:rPr>
                <w:rFonts w:ascii="Times New Roman" w:hAnsi="Times New Roman" w:cs="Times New Roman"/>
                <w:sz w:val="18"/>
                <w:szCs w:val="18"/>
              </w:rPr>
            </w:pPr>
          </w:p>
        </w:tc>
        <w:tc>
          <w:tcPr>
            <w:tcW w:w="1800" w:type="dxa"/>
          </w:tcPr>
          <w:p w14:paraId="6FF6870F" w14:textId="77777777" w:rsidR="00F60BCB" w:rsidRPr="00F60BCB" w:rsidRDefault="00F60BCB" w:rsidP="00F60BCB">
            <w:pPr>
              <w:jc w:val="center"/>
              <w:rPr>
                <w:rFonts w:ascii="Times New Roman" w:hAnsi="Times New Roman" w:cs="Times New Roman"/>
                <w:sz w:val="18"/>
                <w:szCs w:val="18"/>
              </w:rPr>
            </w:pPr>
          </w:p>
        </w:tc>
        <w:tc>
          <w:tcPr>
            <w:tcW w:w="1710" w:type="dxa"/>
          </w:tcPr>
          <w:p w14:paraId="5FA849D3" w14:textId="77777777" w:rsidR="00F60BCB" w:rsidRPr="00F60BCB" w:rsidRDefault="00F60BCB" w:rsidP="00F60BCB">
            <w:pPr>
              <w:jc w:val="center"/>
              <w:rPr>
                <w:rFonts w:ascii="Times New Roman" w:hAnsi="Times New Roman" w:cs="Times New Roman"/>
                <w:sz w:val="18"/>
                <w:szCs w:val="18"/>
              </w:rPr>
            </w:pPr>
          </w:p>
        </w:tc>
        <w:tc>
          <w:tcPr>
            <w:tcW w:w="1620" w:type="dxa"/>
          </w:tcPr>
          <w:p w14:paraId="56251BC3" w14:textId="77777777" w:rsidR="00F60BCB" w:rsidRPr="00F60BCB" w:rsidRDefault="00F60BCB" w:rsidP="00F60BCB">
            <w:pPr>
              <w:jc w:val="center"/>
              <w:rPr>
                <w:rFonts w:ascii="Times New Roman" w:hAnsi="Times New Roman" w:cs="Times New Roman"/>
                <w:sz w:val="18"/>
                <w:szCs w:val="18"/>
              </w:rPr>
            </w:pPr>
          </w:p>
        </w:tc>
        <w:tc>
          <w:tcPr>
            <w:tcW w:w="1620" w:type="dxa"/>
          </w:tcPr>
          <w:p w14:paraId="68A6E832" w14:textId="77777777" w:rsidR="00F60BCB" w:rsidRPr="00F60BCB" w:rsidRDefault="00F60BCB" w:rsidP="00F60BCB">
            <w:pPr>
              <w:jc w:val="center"/>
              <w:rPr>
                <w:rFonts w:ascii="Times New Roman" w:hAnsi="Times New Roman" w:cs="Times New Roman"/>
                <w:sz w:val="18"/>
                <w:szCs w:val="18"/>
              </w:rPr>
            </w:pPr>
          </w:p>
        </w:tc>
      </w:tr>
      <w:tr w:rsidR="00F60BCB" w:rsidRPr="00F60BCB" w14:paraId="631D5281" w14:textId="77777777" w:rsidTr="00A35266">
        <w:tc>
          <w:tcPr>
            <w:tcW w:w="2065" w:type="dxa"/>
          </w:tcPr>
          <w:p w14:paraId="763930FA" w14:textId="77777777" w:rsidR="00F60BCB" w:rsidRPr="00F60BCB" w:rsidRDefault="00F60BCB" w:rsidP="00F60BCB">
            <w:pPr>
              <w:rPr>
                <w:rFonts w:ascii="Times New Roman" w:hAnsi="Times New Roman" w:cs="Times New Roman"/>
                <w:sz w:val="18"/>
                <w:szCs w:val="18"/>
                <w:vertAlign w:val="superscript"/>
              </w:rPr>
            </w:pPr>
            <w:r w:rsidRPr="00F60BCB">
              <w:rPr>
                <w:rFonts w:ascii="Times New Roman" w:hAnsi="Times New Roman" w:cs="Times New Roman"/>
                <w:b/>
                <w:bCs/>
                <w:sz w:val="18"/>
                <w:szCs w:val="18"/>
              </w:rPr>
              <w:t>Physical activity</w:t>
            </w:r>
          </w:p>
        </w:tc>
        <w:tc>
          <w:tcPr>
            <w:tcW w:w="720" w:type="dxa"/>
            <w:vAlign w:val="center"/>
          </w:tcPr>
          <w:p w14:paraId="0B18D5A5" w14:textId="77777777" w:rsidR="00F60BCB" w:rsidRPr="00F60BCB" w:rsidRDefault="00F60BCB" w:rsidP="00F60BCB">
            <w:pPr>
              <w:jc w:val="center"/>
              <w:rPr>
                <w:rFonts w:ascii="Times New Roman" w:hAnsi="Times New Roman" w:cs="Times New Roman"/>
                <w:sz w:val="18"/>
                <w:szCs w:val="18"/>
              </w:rPr>
            </w:pPr>
          </w:p>
        </w:tc>
        <w:tc>
          <w:tcPr>
            <w:tcW w:w="1800" w:type="dxa"/>
          </w:tcPr>
          <w:p w14:paraId="52C8C0EE" w14:textId="77777777" w:rsidR="00F60BCB" w:rsidRPr="00F60BCB" w:rsidRDefault="00F60BCB" w:rsidP="00F60BCB">
            <w:pPr>
              <w:jc w:val="center"/>
              <w:rPr>
                <w:rFonts w:ascii="Times New Roman" w:hAnsi="Times New Roman" w:cs="Times New Roman"/>
                <w:sz w:val="18"/>
                <w:szCs w:val="18"/>
              </w:rPr>
            </w:pPr>
          </w:p>
        </w:tc>
        <w:tc>
          <w:tcPr>
            <w:tcW w:w="1710" w:type="dxa"/>
          </w:tcPr>
          <w:p w14:paraId="7A9E47D1" w14:textId="77777777" w:rsidR="00F60BCB" w:rsidRPr="00F60BCB" w:rsidRDefault="00F60BCB" w:rsidP="00F60BCB">
            <w:pPr>
              <w:jc w:val="center"/>
              <w:rPr>
                <w:rFonts w:ascii="Times New Roman" w:hAnsi="Times New Roman" w:cs="Times New Roman"/>
                <w:sz w:val="18"/>
                <w:szCs w:val="18"/>
              </w:rPr>
            </w:pPr>
          </w:p>
        </w:tc>
        <w:tc>
          <w:tcPr>
            <w:tcW w:w="1620" w:type="dxa"/>
          </w:tcPr>
          <w:p w14:paraId="25362991" w14:textId="77777777" w:rsidR="00F60BCB" w:rsidRPr="00F60BCB" w:rsidRDefault="00F60BCB" w:rsidP="00F60BCB">
            <w:pPr>
              <w:jc w:val="center"/>
              <w:rPr>
                <w:rFonts w:ascii="Times New Roman" w:hAnsi="Times New Roman" w:cs="Times New Roman"/>
                <w:sz w:val="18"/>
                <w:szCs w:val="18"/>
              </w:rPr>
            </w:pPr>
          </w:p>
        </w:tc>
        <w:tc>
          <w:tcPr>
            <w:tcW w:w="1620" w:type="dxa"/>
          </w:tcPr>
          <w:p w14:paraId="29E57745" w14:textId="77777777" w:rsidR="00F60BCB" w:rsidRPr="00F60BCB" w:rsidRDefault="00F60BCB" w:rsidP="00F60BCB">
            <w:pPr>
              <w:jc w:val="center"/>
              <w:rPr>
                <w:rFonts w:ascii="Times New Roman" w:hAnsi="Times New Roman" w:cs="Times New Roman"/>
                <w:sz w:val="18"/>
                <w:szCs w:val="18"/>
              </w:rPr>
            </w:pPr>
          </w:p>
        </w:tc>
      </w:tr>
      <w:tr w:rsidR="00F60BCB" w:rsidRPr="00F60BCB" w14:paraId="000799AF" w14:textId="77777777" w:rsidTr="00A35266">
        <w:tc>
          <w:tcPr>
            <w:tcW w:w="2065" w:type="dxa"/>
            <w:vAlign w:val="center"/>
          </w:tcPr>
          <w:p w14:paraId="76F300CB"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1</w:t>
            </w:r>
            <w:r w:rsidRPr="00F60BCB">
              <w:rPr>
                <w:rFonts w:ascii="Times New Roman" w:hAnsi="Times New Roman" w:cs="Times New Roman"/>
                <w:sz w:val="18"/>
                <w:szCs w:val="18"/>
                <w:vertAlign w:val="superscript"/>
              </w:rPr>
              <w:t>st</w:t>
            </w:r>
            <w:r w:rsidRPr="00F60BCB">
              <w:rPr>
                <w:rFonts w:ascii="Times New Roman" w:hAnsi="Times New Roman" w:cs="Times New Roman"/>
                <w:sz w:val="18"/>
                <w:szCs w:val="18"/>
              </w:rPr>
              <w:t xml:space="preserve"> quartile: </w:t>
            </w:r>
          </w:p>
          <w:p w14:paraId="63725518"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&lt; 6.7</w:t>
            </w:r>
          </w:p>
        </w:tc>
        <w:tc>
          <w:tcPr>
            <w:tcW w:w="720" w:type="dxa"/>
            <w:tcBorders>
              <w:top w:val="nil"/>
              <w:left w:val="nil"/>
              <w:bottom w:val="nil"/>
              <w:right w:val="nil"/>
            </w:tcBorders>
            <w:shd w:val="clear" w:color="auto" w:fill="auto"/>
            <w:vAlign w:val="center"/>
          </w:tcPr>
          <w:p w14:paraId="3437628B"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324</w:t>
            </w:r>
          </w:p>
        </w:tc>
        <w:tc>
          <w:tcPr>
            <w:tcW w:w="1800" w:type="dxa"/>
            <w:tcBorders>
              <w:top w:val="nil"/>
              <w:left w:val="nil"/>
              <w:bottom w:val="nil"/>
              <w:right w:val="nil"/>
            </w:tcBorders>
            <w:shd w:val="clear" w:color="auto" w:fill="auto"/>
            <w:vAlign w:val="bottom"/>
          </w:tcPr>
          <w:p w14:paraId="4BCC4CC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80.75</w:t>
            </w:r>
            <w:r w:rsidRPr="00F60BCB">
              <w:rPr>
                <w:rFonts w:ascii="Times New Roman" w:hAnsi="Times New Roman" w:cs="Times New Roman"/>
                <w:color w:val="000000"/>
                <w:sz w:val="18"/>
                <w:szCs w:val="18"/>
              </w:rPr>
              <w:br/>
              <w:t>(36.44, 231.89)</w:t>
            </w:r>
          </w:p>
        </w:tc>
        <w:tc>
          <w:tcPr>
            <w:tcW w:w="1710" w:type="dxa"/>
            <w:tcBorders>
              <w:top w:val="nil"/>
              <w:left w:val="nil"/>
              <w:bottom w:val="nil"/>
              <w:right w:val="nil"/>
            </w:tcBorders>
            <w:shd w:val="clear" w:color="auto" w:fill="auto"/>
            <w:vAlign w:val="bottom"/>
          </w:tcPr>
          <w:p w14:paraId="77A9754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19.08</w:t>
            </w:r>
            <w:r w:rsidRPr="00F60BCB">
              <w:rPr>
                <w:rFonts w:ascii="Times New Roman" w:hAnsi="Times New Roman" w:cs="Times New Roman"/>
                <w:color w:val="000000"/>
                <w:sz w:val="18"/>
                <w:szCs w:val="18"/>
              </w:rPr>
              <w:br/>
              <w:t>(12.84, 31.75)</w:t>
            </w:r>
          </w:p>
        </w:tc>
        <w:tc>
          <w:tcPr>
            <w:tcW w:w="1620" w:type="dxa"/>
            <w:tcBorders>
              <w:top w:val="nil"/>
              <w:left w:val="nil"/>
              <w:bottom w:val="nil"/>
              <w:right w:val="nil"/>
            </w:tcBorders>
            <w:shd w:val="clear" w:color="auto" w:fill="auto"/>
            <w:vAlign w:val="bottom"/>
          </w:tcPr>
          <w:p w14:paraId="3B053DF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2.65</w:t>
            </w:r>
            <w:r w:rsidRPr="00F60BCB">
              <w:rPr>
                <w:rFonts w:ascii="Times New Roman" w:hAnsi="Times New Roman" w:cs="Times New Roman"/>
                <w:color w:val="000000"/>
                <w:sz w:val="18"/>
                <w:szCs w:val="18"/>
              </w:rPr>
              <w:br/>
              <w:t>(1.53, 4.35)</w:t>
            </w:r>
          </w:p>
        </w:tc>
        <w:tc>
          <w:tcPr>
            <w:tcW w:w="1620" w:type="dxa"/>
            <w:tcBorders>
              <w:top w:val="nil"/>
              <w:left w:val="nil"/>
              <w:bottom w:val="nil"/>
              <w:right w:val="single" w:sz="4" w:space="0" w:color="auto"/>
            </w:tcBorders>
            <w:shd w:val="clear" w:color="auto" w:fill="auto"/>
            <w:vAlign w:val="bottom"/>
          </w:tcPr>
          <w:p w14:paraId="5326513E"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0.56</w:t>
            </w:r>
            <w:r w:rsidRPr="00F60BCB">
              <w:rPr>
                <w:rFonts w:ascii="Times New Roman" w:hAnsi="Times New Roman" w:cs="Times New Roman"/>
                <w:color w:val="000000"/>
                <w:sz w:val="18"/>
                <w:szCs w:val="18"/>
              </w:rPr>
              <w:br/>
              <w:t>(0.29, 1.45)</w:t>
            </w:r>
          </w:p>
        </w:tc>
      </w:tr>
      <w:tr w:rsidR="00F60BCB" w:rsidRPr="00F60BCB" w14:paraId="2AC3DC72" w14:textId="77777777" w:rsidTr="00A35266">
        <w:tc>
          <w:tcPr>
            <w:tcW w:w="2065" w:type="dxa"/>
            <w:vAlign w:val="center"/>
          </w:tcPr>
          <w:p w14:paraId="3E9F801A"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2</w:t>
            </w:r>
            <w:r w:rsidRPr="00F60BCB">
              <w:rPr>
                <w:rFonts w:ascii="Times New Roman" w:hAnsi="Times New Roman" w:cs="Times New Roman"/>
                <w:sz w:val="18"/>
                <w:szCs w:val="18"/>
                <w:vertAlign w:val="superscript"/>
              </w:rPr>
              <w:t>nd</w:t>
            </w:r>
            <w:r w:rsidRPr="00F60BCB">
              <w:rPr>
                <w:rFonts w:ascii="Times New Roman" w:hAnsi="Times New Roman" w:cs="Times New Roman"/>
                <w:sz w:val="18"/>
                <w:szCs w:val="18"/>
              </w:rPr>
              <w:t xml:space="preserve"> quartile: </w:t>
            </w:r>
          </w:p>
          <w:p w14:paraId="080241C3"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6.7 – 7.9</w:t>
            </w:r>
          </w:p>
        </w:tc>
        <w:tc>
          <w:tcPr>
            <w:tcW w:w="720" w:type="dxa"/>
            <w:tcBorders>
              <w:top w:val="nil"/>
              <w:left w:val="nil"/>
              <w:bottom w:val="nil"/>
              <w:right w:val="nil"/>
            </w:tcBorders>
            <w:shd w:val="clear" w:color="auto" w:fill="auto"/>
            <w:vAlign w:val="center"/>
          </w:tcPr>
          <w:p w14:paraId="59A18E8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324</w:t>
            </w:r>
          </w:p>
        </w:tc>
        <w:tc>
          <w:tcPr>
            <w:tcW w:w="1800" w:type="dxa"/>
            <w:tcBorders>
              <w:top w:val="nil"/>
              <w:left w:val="nil"/>
              <w:bottom w:val="nil"/>
              <w:right w:val="nil"/>
            </w:tcBorders>
            <w:shd w:val="clear" w:color="auto" w:fill="auto"/>
            <w:vAlign w:val="bottom"/>
          </w:tcPr>
          <w:p w14:paraId="25E6F10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85.40</w:t>
            </w:r>
            <w:r w:rsidRPr="00F60BCB">
              <w:rPr>
                <w:rFonts w:ascii="Times New Roman" w:hAnsi="Times New Roman" w:cs="Times New Roman"/>
                <w:color w:val="000000"/>
                <w:sz w:val="18"/>
                <w:szCs w:val="18"/>
              </w:rPr>
              <w:br/>
              <w:t>(38.77, 185.52)</w:t>
            </w:r>
          </w:p>
        </w:tc>
        <w:tc>
          <w:tcPr>
            <w:tcW w:w="1710" w:type="dxa"/>
            <w:tcBorders>
              <w:top w:val="nil"/>
              <w:left w:val="nil"/>
              <w:bottom w:val="nil"/>
              <w:right w:val="nil"/>
            </w:tcBorders>
            <w:shd w:val="clear" w:color="auto" w:fill="auto"/>
            <w:vAlign w:val="bottom"/>
          </w:tcPr>
          <w:p w14:paraId="27BA1ED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18.40</w:t>
            </w:r>
            <w:r w:rsidRPr="00F60BCB">
              <w:rPr>
                <w:rFonts w:ascii="Times New Roman" w:hAnsi="Times New Roman" w:cs="Times New Roman"/>
                <w:color w:val="000000"/>
                <w:sz w:val="18"/>
                <w:szCs w:val="18"/>
              </w:rPr>
              <w:br/>
              <w:t>(11.85, 33.31)</w:t>
            </w:r>
          </w:p>
        </w:tc>
        <w:tc>
          <w:tcPr>
            <w:tcW w:w="1620" w:type="dxa"/>
            <w:tcBorders>
              <w:top w:val="nil"/>
              <w:left w:val="nil"/>
              <w:bottom w:val="nil"/>
              <w:right w:val="nil"/>
            </w:tcBorders>
            <w:shd w:val="clear" w:color="auto" w:fill="auto"/>
            <w:vAlign w:val="bottom"/>
          </w:tcPr>
          <w:p w14:paraId="2A3D206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2.59</w:t>
            </w:r>
            <w:r w:rsidRPr="00F60BCB">
              <w:rPr>
                <w:rFonts w:ascii="Times New Roman" w:hAnsi="Times New Roman" w:cs="Times New Roman"/>
                <w:color w:val="000000"/>
                <w:sz w:val="18"/>
                <w:szCs w:val="18"/>
              </w:rPr>
              <w:br/>
              <w:t>(1.55, 4.67)</w:t>
            </w:r>
          </w:p>
        </w:tc>
        <w:tc>
          <w:tcPr>
            <w:tcW w:w="1620" w:type="dxa"/>
            <w:tcBorders>
              <w:top w:val="nil"/>
              <w:left w:val="nil"/>
              <w:bottom w:val="nil"/>
              <w:right w:val="single" w:sz="4" w:space="0" w:color="auto"/>
            </w:tcBorders>
            <w:shd w:val="clear" w:color="auto" w:fill="auto"/>
            <w:vAlign w:val="bottom"/>
          </w:tcPr>
          <w:p w14:paraId="060FE4A9"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0.59</w:t>
            </w:r>
            <w:r w:rsidRPr="00F60BCB">
              <w:rPr>
                <w:rFonts w:ascii="Times New Roman" w:hAnsi="Times New Roman" w:cs="Times New Roman"/>
                <w:color w:val="000000"/>
                <w:sz w:val="18"/>
                <w:szCs w:val="18"/>
              </w:rPr>
              <w:br/>
              <w:t>(0.30, 1.16)</w:t>
            </w:r>
          </w:p>
        </w:tc>
      </w:tr>
      <w:tr w:rsidR="00F60BCB" w:rsidRPr="00F60BCB" w14:paraId="2C096C80" w14:textId="77777777" w:rsidTr="00A35266">
        <w:tc>
          <w:tcPr>
            <w:tcW w:w="2065" w:type="dxa"/>
            <w:vAlign w:val="center"/>
          </w:tcPr>
          <w:p w14:paraId="36ECCBF8"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3</w:t>
            </w:r>
            <w:r w:rsidRPr="00F60BCB">
              <w:rPr>
                <w:rFonts w:ascii="Times New Roman" w:hAnsi="Times New Roman" w:cs="Times New Roman"/>
                <w:sz w:val="18"/>
                <w:szCs w:val="18"/>
                <w:vertAlign w:val="superscript"/>
              </w:rPr>
              <w:t>rd</w:t>
            </w:r>
            <w:r w:rsidRPr="00F60BCB">
              <w:rPr>
                <w:rFonts w:ascii="Times New Roman" w:hAnsi="Times New Roman" w:cs="Times New Roman"/>
                <w:sz w:val="18"/>
                <w:szCs w:val="18"/>
              </w:rPr>
              <w:t xml:space="preserve"> quartile:</w:t>
            </w:r>
          </w:p>
          <w:p w14:paraId="3559B8AB"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7.9 – 9.0</w:t>
            </w:r>
          </w:p>
        </w:tc>
        <w:tc>
          <w:tcPr>
            <w:tcW w:w="720" w:type="dxa"/>
            <w:tcBorders>
              <w:top w:val="nil"/>
              <w:left w:val="nil"/>
              <w:bottom w:val="nil"/>
              <w:right w:val="nil"/>
            </w:tcBorders>
            <w:shd w:val="clear" w:color="auto" w:fill="auto"/>
            <w:vAlign w:val="center"/>
          </w:tcPr>
          <w:p w14:paraId="4E0E4E3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327</w:t>
            </w:r>
          </w:p>
        </w:tc>
        <w:tc>
          <w:tcPr>
            <w:tcW w:w="1800" w:type="dxa"/>
            <w:tcBorders>
              <w:top w:val="nil"/>
              <w:left w:val="nil"/>
              <w:bottom w:val="nil"/>
              <w:right w:val="nil"/>
            </w:tcBorders>
            <w:shd w:val="clear" w:color="auto" w:fill="auto"/>
            <w:vAlign w:val="bottom"/>
          </w:tcPr>
          <w:p w14:paraId="15DB628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70.97</w:t>
            </w:r>
            <w:r w:rsidRPr="00F60BCB">
              <w:rPr>
                <w:rFonts w:ascii="Times New Roman" w:hAnsi="Times New Roman" w:cs="Times New Roman"/>
                <w:color w:val="000000"/>
                <w:sz w:val="18"/>
                <w:szCs w:val="18"/>
              </w:rPr>
              <w:br/>
              <w:t>(34.41, 214.13)</w:t>
            </w:r>
          </w:p>
        </w:tc>
        <w:tc>
          <w:tcPr>
            <w:tcW w:w="1710" w:type="dxa"/>
            <w:tcBorders>
              <w:top w:val="nil"/>
              <w:left w:val="nil"/>
              <w:bottom w:val="nil"/>
              <w:right w:val="nil"/>
            </w:tcBorders>
            <w:shd w:val="clear" w:color="auto" w:fill="auto"/>
            <w:vAlign w:val="bottom"/>
          </w:tcPr>
          <w:p w14:paraId="1C5ED67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20.25</w:t>
            </w:r>
            <w:r w:rsidRPr="00F60BCB">
              <w:rPr>
                <w:rFonts w:ascii="Times New Roman" w:hAnsi="Times New Roman" w:cs="Times New Roman"/>
                <w:color w:val="000000"/>
                <w:sz w:val="18"/>
                <w:szCs w:val="18"/>
              </w:rPr>
              <w:br/>
              <w:t>(11.96, 36.35)</w:t>
            </w:r>
          </w:p>
        </w:tc>
        <w:tc>
          <w:tcPr>
            <w:tcW w:w="1620" w:type="dxa"/>
            <w:tcBorders>
              <w:top w:val="nil"/>
              <w:left w:val="nil"/>
              <w:bottom w:val="nil"/>
              <w:right w:val="nil"/>
            </w:tcBorders>
            <w:shd w:val="clear" w:color="auto" w:fill="auto"/>
            <w:vAlign w:val="bottom"/>
          </w:tcPr>
          <w:p w14:paraId="7D575B4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2.71</w:t>
            </w:r>
            <w:r w:rsidRPr="00F60BCB">
              <w:rPr>
                <w:rFonts w:ascii="Times New Roman" w:hAnsi="Times New Roman" w:cs="Times New Roman"/>
                <w:color w:val="000000"/>
                <w:sz w:val="18"/>
                <w:szCs w:val="18"/>
              </w:rPr>
              <w:br/>
              <w:t>(1.60, 4.68)</w:t>
            </w:r>
          </w:p>
        </w:tc>
        <w:tc>
          <w:tcPr>
            <w:tcW w:w="1620" w:type="dxa"/>
            <w:tcBorders>
              <w:top w:val="nil"/>
              <w:left w:val="nil"/>
              <w:bottom w:val="nil"/>
              <w:right w:val="single" w:sz="4" w:space="0" w:color="auto"/>
            </w:tcBorders>
            <w:shd w:val="clear" w:color="auto" w:fill="auto"/>
            <w:vAlign w:val="bottom"/>
          </w:tcPr>
          <w:p w14:paraId="1B552216"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0.52</w:t>
            </w:r>
            <w:r w:rsidRPr="00F60BCB">
              <w:rPr>
                <w:rFonts w:ascii="Times New Roman" w:hAnsi="Times New Roman" w:cs="Times New Roman"/>
                <w:color w:val="000000"/>
                <w:sz w:val="18"/>
                <w:szCs w:val="18"/>
              </w:rPr>
              <w:br/>
              <w:t>(0.28, 1.33)</w:t>
            </w:r>
          </w:p>
        </w:tc>
      </w:tr>
      <w:tr w:rsidR="00F60BCB" w:rsidRPr="00F60BCB" w14:paraId="486E00FF" w14:textId="77777777" w:rsidTr="00A35266">
        <w:tc>
          <w:tcPr>
            <w:tcW w:w="2065" w:type="dxa"/>
            <w:vAlign w:val="center"/>
          </w:tcPr>
          <w:p w14:paraId="0094416C"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4</w:t>
            </w:r>
            <w:r w:rsidRPr="00F60BCB">
              <w:rPr>
                <w:rFonts w:ascii="Times New Roman" w:hAnsi="Times New Roman" w:cs="Times New Roman"/>
                <w:sz w:val="18"/>
                <w:szCs w:val="18"/>
                <w:vertAlign w:val="superscript"/>
              </w:rPr>
              <w:t>th</w:t>
            </w:r>
            <w:r w:rsidRPr="00F60BCB">
              <w:rPr>
                <w:rFonts w:ascii="Times New Roman" w:hAnsi="Times New Roman" w:cs="Times New Roman"/>
                <w:sz w:val="18"/>
                <w:szCs w:val="18"/>
              </w:rPr>
              <w:t xml:space="preserve"> quartile:</w:t>
            </w:r>
          </w:p>
          <w:p w14:paraId="529E7452"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&gt; 9.0</w:t>
            </w:r>
          </w:p>
        </w:tc>
        <w:tc>
          <w:tcPr>
            <w:tcW w:w="720" w:type="dxa"/>
            <w:tcBorders>
              <w:top w:val="nil"/>
              <w:left w:val="nil"/>
              <w:bottom w:val="nil"/>
              <w:right w:val="nil"/>
            </w:tcBorders>
            <w:shd w:val="clear" w:color="auto" w:fill="auto"/>
            <w:vAlign w:val="center"/>
          </w:tcPr>
          <w:p w14:paraId="23E14E7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318</w:t>
            </w:r>
          </w:p>
        </w:tc>
        <w:tc>
          <w:tcPr>
            <w:tcW w:w="1800" w:type="dxa"/>
            <w:tcBorders>
              <w:top w:val="nil"/>
              <w:left w:val="nil"/>
              <w:bottom w:val="nil"/>
              <w:right w:val="nil"/>
            </w:tcBorders>
            <w:shd w:val="clear" w:color="auto" w:fill="auto"/>
            <w:vAlign w:val="bottom"/>
          </w:tcPr>
          <w:p w14:paraId="158B5CD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98.12</w:t>
            </w:r>
            <w:r w:rsidRPr="00F60BCB">
              <w:rPr>
                <w:rFonts w:ascii="Times New Roman" w:hAnsi="Times New Roman" w:cs="Times New Roman"/>
                <w:color w:val="000000"/>
                <w:sz w:val="18"/>
                <w:szCs w:val="18"/>
              </w:rPr>
              <w:br/>
              <w:t>(37.21, 222.85)</w:t>
            </w:r>
          </w:p>
        </w:tc>
        <w:tc>
          <w:tcPr>
            <w:tcW w:w="1710" w:type="dxa"/>
            <w:tcBorders>
              <w:top w:val="nil"/>
              <w:left w:val="nil"/>
              <w:bottom w:val="nil"/>
              <w:right w:val="nil"/>
            </w:tcBorders>
            <w:shd w:val="clear" w:color="auto" w:fill="auto"/>
            <w:vAlign w:val="bottom"/>
          </w:tcPr>
          <w:p w14:paraId="1E76178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15.91</w:t>
            </w:r>
            <w:r w:rsidRPr="00F60BCB">
              <w:rPr>
                <w:rFonts w:ascii="Times New Roman" w:hAnsi="Times New Roman" w:cs="Times New Roman"/>
                <w:color w:val="000000"/>
                <w:sz w:val="18"/>
                <w:szCs w:val="18"/>
              </w:rPr>
              <w:br/>
              <w:t>(10.26, 29.58)</w:t>
            </w:r>
          </w:p>
        </w:tc>
        <w:tc>
          <w:tcPr>
            <w:tcW w:w="1620" w:type="dxa"/>
            <w:tcBorders>
              <w:top w:val="nil"/>
              <w:left w:val="nil"/>
              <w:bottom w:val="nil"/>
              <w:right w:val="nil"/>
            </w:tcBorders>
            <w:shd w:val="clear" w:color="auto" w:fill="auto"/>
            <w:vAlign w:val="bottom"/>
          </w:tcPr>
          <w:p w14:paraId="3372357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2.48</w:t>
            </w:r>
            <w:r w:rsidRPr="00F60BCB">
              <w:rPr>
                <w:rFonts w:ascii="Times New Roman" w:hAnsi="Times New Roman" w:cs="Times New Roman"/>
                <w:color w:val="000000"/>
                <w:sz w:val="18"/>
                <w:szCs w:val="18"/>
              </w:rPr>
              <w:br/>
              <w:t>(1.53, 4.14)</w:t>
            </w:r>
          </w:p>
        </w:tc>
        <w:tc>
          <w:tcPr>
            <w:tcW w:w="1620" w:type="dxa"/>
            <w:tcBorders>
              <w:top w:val="nil"/>
              <w:left w:val="nil"/>
              <w:bottom w:val="nil"/>
              <w:right w:val="single" w:sz="4" w:space="0" w:color="auto"/>
            </w:tcBorders>
            <w:shd w:val="clear" w:color="auto" w:fill="auto"/>
            <w:vAlign w:val="bottom"/>
          </w:tcPr>
          <w:p w14:paraId="3F7A0DBE"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0.62</w:t>
            </w:r>
            <w:r w:rsidRPr="00F60BCB">
              <w:rPr>
                <w:rFonts w:ascii="Times New Roman" w:hAnsi="Times New Roman" w:cs="Times New Roman"/>
                <w:color w:val="000000"/>
                <w:sz w:val="18"/>
                <w:szCs w:val="18"/>
              </w:rPr>
              <w:br/>
              <w:t>(0.27, 1.32)</w:t>
            </w:r>
          </w:p>
        </w:tc>
      </w:tr>
      <w:tr w:rsidR="00F60BCB" w:rsidRPr="00F60BCB" w14:paraId="6CCC3B77" w14:textId="77777777" w:rsidTr="00A35266">
        <w:tc>
          <w:tcPr>
            <w:tcW w:w="2065" w:type="dxa"/>
            <w:vAlign w:val="center"/>
          </w:tcPr>
          <w:p w14:paraId="3F2921B6"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720" w:type="dxa"/>
            <w:vAlign w:val="center"/>
          </w:tcPr>
          <w:p w14:paraId="27FF0C40" w14:textId="77777777" w:rsidR="00F60BCB" w:rsidRPr="00F60BCB" w:rsidRDefault="00F60BCB" w:rsidP="00F60BCB">
            <w:pPr>
              <w:jc w:val="center"/>
              <w:rPr>
                <w:rFonts w:ascii="Times New Roman" w:hAnsi="Times New Roman" w:cs="Times New Roman"/>
                <w:sz w:val="18"/>
                <w:szCs w:val="18"/>
              </w:rPr>
            </w:pPr>
          </w:p>
        </w:tc>
        <w:tc>
          <w:tcPr>
            <w:tcW w:w="1800" w:type="dxa"/>
            <w:tcBorders>
              <w:top w:val="nil"/>
              <w:left w:val="nil"/>
              <w:bottom w:val="nil"/>
              <w:right w:val="nil"/>
            </w:tcBorders>
            <w:shd w:val="clear" w:color="auto" w:fill="auto"/>
            <w:vAlign w:val="bottom"/>
          </w:tcPr>
          <w:p w14:paraId="7E85B18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0.51</w:t>
            </w:r>
          </w:p>
        </w:tc>
        <w:tc>
          <w:tcPr>
            <w:tcW w:w="1710" w:type="dxa"/>
            <w:tcBorders>
              <w:top w:val="nil"/>
              <w:left w:val="nil"/>
              <w:bottom w:val="nil"/>
              <w:right w:val="nil"/>
            </w:tcBorders>
            <w:shd w:val="clear" w:color="auto" w:fill="auto"/>
            <w:vAlign w:val="bottom"/>
          </w:tcPr>
          <w:p w14:paraId="69F7EC9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0.01</w:t>
            </w:r>
          </w:p>
        </w:tc>
        <w:tc>
          <w:tcPr>
            <w:tcW w:w="1620" w:type="dxa"/>
            <w:tcBorders>
              <w:top w:val="nil"/>
              <w:left w:val="nil"/>
              <w:bottom w:val="nil"/>
              <w:right w:val="nil"/>
            </w:tcBorders>
            <w:shd w:val="clear" w:color="auto" w:fill="auto"/>
            <w:vAlign w:val="bottom"/>
          </w:tcPr>
          <w:p w14:paraId="673D575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0.60</w:t>
            </w:r>
          </w:p>
        </w:tc>
        <w:tc>
          <w:tcPr>
            <w:tcW w:w="1620" w:type="dxa"/>
            <w:tcBorders>
              <w:top w:val="nil"/>
              <w:left w:val="nil"/>
              <w:bottom w:val="nil"/>
              <w:right w:val="single" w:sz="4" w:space="0" w:color="auto"/>
            </w:tcBorders>
            <w:shd w:val="clear" w:color="auto" w:fill="auto"/>
            <w:vAlign w:val="bottom"/>
          </w:tcPr>
          <w:p w14:paraId="374BAA2C"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0.84</w:t>
            </w:r>
          </w:p>
        </w:tc>
      </w:tr>
      <w:tr w:rsidR="00F60BCB" w:rsidRPr="00F60BCB" w14:paraId="6E11281C" w14:textId="77777777" w:rsidTr="00A35266">
        <w:tc>
          <w:tcPr>
            <w:tcW w:w="2065" w:type="dxa"/>
          </w:tcPr>
          <w:p w14:paraId="72122A21" w14:textId="77777777" w:rsidR="00F60BCB" w:rsidRPr="00F60BCB" w:rsidRDefault="00F60BCB" w:rsidP="00F60BCB">
            <w:pPr>
              <w:rPr>
                <w:rFonts w:ascii="Times New Roman" w:hAnsi="Times New Roman" w:cs="Times New Roman"/>
                <w:sz w:val="18"/>
                <w:szCs w:val="18"/>
              </w:rPr>
            </w:pPr>
          </w:p>
        </w:tc>
        <w:tc>
          <w:tcPr>
            <w:tcW w:w="720" w:type="dxa"/>
            <w:vAlign w:val="center"/>
          </w:tcPr>
          <w:p w14:paraId="3DE73564" w14:textId="77777777" w:rsidR="00F60BCB" w:rsidRPr="00F60BCB" w:rsidRDefault="00F60BCB" w:rsidP="00F60BCB">
            <w:pPr>
              <w:jc w:val="center"/>
              <w:rPr>
                <w:rFonts w:ascii="Times New Roman" w:hAnsi="Times New Roman" w:cs="Times New Roman"/>
                <w:sz w:val="18"/>
                <w:szCs w:val="18"/>
              </w:rPr>
            </w:pPr>
          </w:p>
        </w:tc>
        <w:tc>
          <w:tcPr>
            <w:tcW w:w="1800" w:type="dxa"/>
          </w:tcPr>
          <w:p w14:paraId="69F80B7A" w14:textId="77777777" w:rsidR="00F60BCB" w:rsidRPr="00F60BCB" w:rsidRDefault="00F60BCB" w:rsidP="00F60BCB">
            <w:pPr>
              <w:jc w:val="center"/>
              <w:rPr>
                <w:rFonts w:ascii="Times New Roman" w:hAnsi="Times New Roman" w:cs="Times New Roman"/>
                <w:sz w:val="18"/>
                <w:szCs w:val="18"/>
              </w:rPr>
            </w:pPr>
          </w:p>
        </w:tc>
        <w:tc>
          <w:tcPr>
            <w:tcW w:w="1710" w:type="dxa"/>
          </w:tcPr>
          <w:p w14:paraId="6BDD3277" w14:textId="77777777" w:rsidR="00F60BCB" w:rsidRPr="00F60BCB" w:rsidRDefault="00F60BCB" w:rsidP="00F60BCB">
            <w:pPr>
              <w:jc w:val="center"/>
              <w:rPr>
                <w:rFonts w:ascii="Times New Roman" w:hAnsi="Times New Roman" w:cs="Times New Roman"/>
                <w:sz w:val="18"/>
                <w:szCs w:val="18"/>
              </w:rPr>
            </w:pPr>
          </w:p>
        </w:tc>
        <w:tc>
          <w:tcPr>
            <w:tcW w:w="1620" w:type="dxa"/>
          </w:tcPr>
          <w:p w14:paraId="1FE5F5B2" w14:textId="77777777" w:rsidR="00F60BCB" w:rsidRPr="00F60BCB" w:rsidRDefault="00F60BCB" w:rsidP="00F60BCB">
            <w:pPr>
              <w:jc w:val="center"/>
              <w:rPr>
                <w:rFonts w:ascii="Times New Roman" w:hAnsi="Times New Roman" w:cs="Times New Roman"/>
                <w:sz w:val="18"/>
                <w:szCs w:val="18"/>
              </w:rPr>
            </w:pPr>
          </w:p>
        </w:tc>
        <w:tc>
          <w:tcPr>
            <w:tcW w:w="1620" w:type="dxa"/>
          </w:tcPr>
          <w:p w14:paraId="540F67E2" w14:textId="77777777" w:rsidR="00F60BCB" w:rsidRPr="00F60BCB" w:rsidRDefault="00F60BCB" w:rsidP="00F60BCB">
            <w:pPr>
              <w:jc w:val="center"/>
              <w:rPr>
                <w:rFonts w:ascii="Times New Roman" w:hAnsi="Times New Roman" w:cs="Times New Roman"/>
                <w:sz w:val="18"/>
                <w:szCs w:val="18"/>
              </w:rPr>
            </w:pPr>
          </w:p>
        </w:tc>
      </w:tr>
      <w:tr w:rsidR="00F60BCB" w:rsidRPr="00F60BCB" w14:paraId="404048C7" w14:textId="77777777" w:rsidTr="00A35266">
        <w:tc>
          <w:tcPr>
            <w:tcW w:w="2065" w:type="dxa"/>
          </w:tcPr>
          <w:p w14:paraId="233CA04D" w14:textId="77777777" w:rsidR="00F60BCB" w:rsidRPr="00F60BCB" w:rsidRDefault="00F60BCB" w:rsidP="00F60BCB">
            <w:pPr>
              <w:rPr>
                <w:rFonts w:ascii="Times New Roman" w:hAnsi="Times New Roman" w:cs="Times New Roman"/>
                <w:b/>
                <w:bCs/>
                <w:sz w:val="18"/>
                <w:szCs w:val="18"/>
              </w:rPr>
            </w:pPr>
            <w:r w:rsidRPr="00F60BCB">
              <w:rPr>
                <w:rFonts w:ascii="Times New Roman" w:hAnsi="Times New Roman" w:cs="Times New Roman"/>
                <w:b/>
                <w:bCs/>
                <w:sz w:val="18"/>
                <w:szCs w:val="18"/>
              </w:rPr>
              <w:t>Menopausal status</w:t>
            </w:r>
          </w:p>
        </w:tc>
        <w:tc>
          <w:tcPr>
            <w:tcW w:w="720" w:type="dxa"/>
            <w:vAlign w:val="center"/>
          </w:tcPr>
          <w:p w14:paraId="67DE73A0" w14:textId="77777777" w:rsidR="00F60BCB" w:rsidRPr="00F60BCB" w:rsidRDefault="00F60BCB" w:rsidP="00F60BCB">
            <w:pPr>
              <w:jc w:val="center"/>
              <w:rPr>
                <w:rFonts w:ascii="Times New Roman" w:hAnsi="Times New Roman" w:cs="Times New Roman"/>
                <w:sz w:val="18"/>
                <w:szCs w:val="18"/>
              </w:rPr>
            </w:pPr>
          </w:p>
        </w:tc>
        <w:tc>
          <w:tcPr>
            <w:tcW w:w="1800" w:type="dxa"/>
          </w:tcPr>
          <w:p w14:paraId="5C06B02B" w14:textId="77777777" w:rsidR="00F60BCB" w:rsidRPr="00F60BCB" w:rsidRDefault="00F60BCB" w:rsidP="00F60BCB">
            <w:pPr>
              <w:jc w:val="center"/>
              <w:rPr>
                <w:rFonts w:ascii="Times New Roman" w:hAnsi="Times New Roman" w:cs="Times New Roman"/>
                <w:sz w:val="18"/>
                <w:szCs w:val="18"/>
              </w:rPr>
            </w:pPr>
          </w:p>
        </w:tc>
        <w:tc>
          <w:tcPr>
            <w:tcW w:w="1710" w:type="dxa"/>
          </w:tcPr>
          <w:p w14:paraId="07A142CF" w14:textId="77777777" w:rsidR="00F60BCB" w:rsidRPr="00F60BCB" w:rsidRDefault="00F60BCB" w:rsidP="00F60BCB">
            <w:pPr>
              <w:jc w:val="center"/>
              <w:rPr>
                <w:rFonts w:ascii="Times New Roman" w:hAnsi="Times New Roman" w:cs="Times New Roman"/>
                <w:sz w:val="18"/>
                <w:szCs w:val="18"/>
              </w:rPr>
            </w:pPr>
          </w:p>
        </w:tc>
        <w:tc>
          <w:tcPr>
            <w:tcW w:w="1620" w:type="dxa"/>
          </w:tcPr>
          <w:p w14:paraId="508CA2DD" w14:textId="77777777" w:rsidR="00F60BCB" w:rsidRPr="00F60BCB" w:rsidRDefault="00F60BCB" w:rsidP="00F60BCB">
            <w:pPr>
              <w:jc w:val="center"/>
              <w:rPr>
                <w:rFonts w:ascii="Times New Roman" w:hAnsi="Times New Roman" w:cs="Times New Roman"/>
                <w:sz w:val="18"/>
                <w:szCs w:val="18"/>
              </w:rPr>
            </w:pPr>
          </w:p>
        </w:tc>
        <w:tc>
          <w:tcPr>
            <w:tcW w:w="1620" w:type="dxa"/>
          </w:tcPr>
          <w:p w14:paraId="3E50E3CF" w14:textId="77777777" w:rsidR="00F60BCB" w:rsidRPr="00F60BCB" w:rsidRDefault="00F60BCB" w:rsidP="00F60BCB">
            <w:pPr>
              <w:jc w:val="center"/>
              <w:rPr>
                <w:rFonts w:ascii="Times New Roman" w:hAnsi="Times New Roman" w:cs="Times New Roman"/>
                <w:sz w:val="18"/>
                <w:szCs w:val="18"/>
              </w:rPr>
            </w:pPr>
          </w:p>
        </w:tc>
      </w:tr>
      <w:tr w:rsidR="00F60BCB" w:rsidRPr="00F60BCB" w14:paraId="24807CEF" w14:textId="77777777" w:rsidTr="00A35266">
        <w:tc>
          <w:tcPr>
            <w:tcW w:w="2065" w:type="dxa"/>
            <w:vAlign w:val="center"/>
          </w:tcPr>
          <w:p w14:paraId="7D34C631"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Pre- or peri- menopausal</w:t>
            </w:r>
          </w:p>
        </w:tc>
        <w:tc>
          <w:tcPr>
            <w:tcW w:w="720" w:type="dxa"/>
            <w:tcBorders>
              <w:top w:val="nil"/>
              <w:left w:val="nil"/>
              <w:bottom w:val="nil"/>
              <w:right w:val="nil"/>
            </w:tcBorders>
            <w:shd w:val="clear" w:color="auto" w:fill="auto"/>
            <w:vAlign w:val="center"/>
          </w:tcPr>
          <w:p w14:paraId="6CA4461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913</w:t>
            </w:r>
          </w:p>
        </w:tc>
        <w:tc>
          <w:tcPr>
            <w:tcW w:w="1800" w:type="dxa"/>
            <w:tcBorders>
              <w:top w:val="nil"/>
              <w:left w:val="nil"/>
              <w:bottom w:val="nil"/>
              <w:right w:val="nil"/>
            </w:tcBorders>
            <w:shd w:val="clear" w:color="auto" w:fill="auto"/>
            <w:vAlign w:val="bottom"/>
          </w:tcPr>
          <w:p w14:paraId="752145E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82.22</w:t>
            </w:r>
            <w:r w:rsidRPr="00F60BCB">
              <w:rPr>
                <w:rFonts w:ascii="Times New Roman" w:hAnsi="Times New Roman" w:cs="Times New Roman"/>
                <w:color w:val="000000"/>
                <w:sz w:val="18"/>
                <w:szCs w:val="18"/>
              </w:rPr>
              <w:br/>
              <w:t>(36.79, 206.92)</w:t>
            </w:r>
          </w:p>
        </w:tc>
        <w:tc>
          <w:tcPr>
            <w:tcW w:w="1710" w:type="dxa"/>
            <w:tcBorders>
              <w:top w:val="nil"/>
              <w:left w:val="nil"/>
              <w:bottom w:val="nil"/>
              <w:right w:val="nil"/>
            </w:tcBorders>
            <w:shd w:val="clear" w:color="auto" w:fill="auto"/>
            <w:vAlign w:val="bottom"/>
          </w:tcPr>
          <w:p w14:paraId="1883AAA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18.46</w:t>
            </w:r>
            <w:r w:rsidRPr="00F60BCB">
              <w:rPr>
                <w:rFonts w:ascii="Times New Roman" w:hAnsi="Times New Roman" w:cs="Times New Roman"/>
                <w:color w:val="000000"/>
                <w:sz w:val="18"/>
                <w:szCs w:val="18"/>
              </w:rPr>
              <w:br/>
              <w:t>(11.78, 32.70)</w:t>
            </w:r>
          </w:p>
        </w:tc>
        <w:tc>
          <w:tcPr>
            <w:tcW w:w="1620" w:type="dxa"/>
            <w:tcBorders>
              <w:top w:val="nil"/>
              <w:left w:val="nil"/>
              <w:bottom w:val="nil"/>
              <w:right w:val="nil"/>
            </w:tcBorders>
            <w:shd w:val="clear" w:color="auto" w:fill="auto"/>
            <w:vAlign w:val="bottom"/>
          </w:tcPr>
          <w:p w14:paraId="0E3591C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2.67</w:t>
            </w:r>
            <w:r w:rsidRPr="00F60BCB">
              <w:rPr>
                <w:rFonts w:ascii="Times New Roman" w:hAnsi="Times New Roman" w:cs="Times New Roman"/>
                <w:color w:val="000000"/>
                <w:sz w:val="18"/>
                <w:szCs w:val="18"/>
              </w:rPr>
              <w:br/>
              <w:t>(1.59, 4.52)</w:t>
            </w:r>
          </w:p>
        </w:tc>
        <w:tc>
          <w:tcPr>
            <w:tcW w:w="1620" w:type="dxa"/>
            <w:tcBorders>
              <w:top w:val="nil"/>
              <w:left w:val="nil"/>
              <w:bottom w:val="nil"/>
              <w:right w:val="single" w:sz="4" w:space="0" w:color="auto"/>
            </w:tcBorders>
            <w:shd w:val="clear" w:color="auto" w:fill="auto"/>
            <w:vAlign w:val="bottom"/>
          </w:tcPr>
          <w:p w14:paraId="3825FDA5"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0.58</w:t>
            </w:r>
            <w:r w:rsidRPr="00F60BCB">
              <w:rPr>
                <w:rFonts w:ascii="Times New Roman" w:hAnsi="Times New Roman" w:cs="Times New Roman"/>
                <w:color w:val="000000"/>
                <w:sz w:val="18"/>
                <w:szCs w:val="18"/>
              </w:rPr>
              <w:br/>
              <w:t>(0.29, 1.31)</w:t>
            </w:r>
          </w:p>
        </w:tc>
      </w:tr>
      <w:tr w:rsidR="00F60BCB" w:rsidRPr="00F60BCB" w14:paraId="07BC5308" w14:textId="77777777" w:rsidTr="00A35266">
        <w:tc>
          <w:tcPr>
            <w:tcW w:w="2065" w:type="dxa"/>
            <w:vAlign w:val="center"/>
          </w:tcPr>
          <w:p w14:paraId="70459611"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Natural/surgical menopause</w:t>
            </w:r>
          </w:p>
        </w:tc>
        <w:tc>
          <w:tcPr>
            <w:tcW w:w="720" w:type="dxa"/>
            <w:tcBorders>
              <w:top w:val="nil"/>
              <w:left w:val="nil"/>
              <w:bottom w:val="nil"/>
              <w:right w:val="nil"/>
            </w:tcBorders>
            <w:shd w:val="clear" w:color="auto" w:fill="auto"/>
            <w:vAlign w:val="center"/>
          </w:tcPr>
          <w:p w14:paraId="389B01B0"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186</w:t>
            </w:r>
          </w:p>
        </w:tc>
        <w:tc>
          <w:tcPr>
            <w:tcW w:w="1800" w:type="dxa"/>
            <w:tcBorders>
              <w:top w:val="nil"/>
              <w:left w:val="nil"/>
              <w:bottom w:val="nil"/>
              <w:right w:val="nil"/>
            </w:tcBorders>
            <w:shd w:val="clear" w:color="auto" w:fill="auto"/>
            <w:vAlign w:val="bottom"/>
          </w:tcPr>
          <w:p w14:paraId="2D9C8BF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69.47</w:t>
            </w:r>
            <w:r w:rsidRPr="00F60BCB">
              <w:rPr>
                <w:rFonts w:ascii="Times New Roman" w:hAnsi="Times New Roman" w:cs="Times New Roman"/>
                <w:color w:val="000000"/>
                <w:sz w:val="18"/>
                <w:szCs w:val="18"/>
              </w:rPr>
              <w:br/>
              <w:t>(36.89, 211.22)</w:t>
            </w:r>
          </w:p>
        </w:tc>
        <w:tc>
          <w:tcPr>
            <w:tcW w:w="1710" w:type="dxa"/>
            <w:tcBorders>
              <w:top w:val="nil"/>
              <w:left w:val="nil"/>
              <w:bottom w:val="nil"/>
              <w:right w:val="nil"/>
            </w:tcBorders>
            <w:shd w:val="clear" w:color="auto" w:fill="auto"/>
            <w:vAlign w:val="bottom"/>
          </w:tcPr>
          <w:p w14:paraId="69B3349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15.33</w:t>
            </w:r>
            <w:r w:rsidRPr="00F60BCB">
              <w:rPr>
                <w:rFonts w:ascii="Times New Roman" w:hAnsi="Times New Roman" w:cs="Times New Roman"/>
                <w:color w:val="000000"/>
                <w:sz w:val="18"/>
                <w:szCs w:val="18"/>
              </w:rPr>
              <w:br/>
              <w:t>(10.85, 28.97)</w:t>
            </w:r>
          </w:p>
        </w:tc>
        <w:tc>
          <w:tcPr>
            <w:tcW w:w="1620" w:type="dxa"/>
            <w:tcBorders>
              <w:top w:val="nil"/>
              <w:left w:val="nil"/>
              <w:bottom w:val="nil"/>
              <w:right w:val="nil"/>
            </w:tcBorders>
            <w:shd w:val="clear" w:color="auto" w:fill="auto"/>
            <w:vAlign w:val="bottom"/>
          </w:tcPr>
          <w:p w14:paraId="1AF549D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2.65</w:t>
            </w:r>
            <w:r w:rsidRPr="00F60BCB">
              <w:rPr>
                <w:rFonts w:ascii="Times New Roman" w:hAnsi="Times New Roman" w:cs="Times New Roman"/>
                <w:color w:val="000000"/>
                <w:sz w:val="18"/>
                <w:szCs w:val="18"/>
              </w:rPr>
              <w:br/>
              <w:t>(1.46, 4.92)</w:t>
            </w:r>
          </w:p>
        </w:tc>
        <w:tc>
          <w:tcPr>
            <w:tcW w:w="1620" w:type="dxa"/>
            <w:tcBorders>
              <w:top w:val="nil"/>
              <w:left w:val="nil"/>
              <w:bottom w:val="nil"/>
              <w:right w:val="single" w:sz="4" w:space="0" w:color="auto"/>
            </w:tcBorders>
            <w:shd w:val="clear" w:color="auto" w:fill="auto"/>
            <w:vAlign w:val="bottom"/>
          </w:tcPr>
          <w:p w14:paraId="4F1F884A"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0.51</w:t>
            </w:r>
            <w:r w:rsidRPr="00F60BCB">
              <w:rPr>
                <w:rFonts w:ascii="Times New Roman" w:hAnsi="Times New Roman" w:cs="Times New Roman"/>
                <w:color w:val="000000"/>
                <w:sz w:val="18"/>
                <w:szCs w:val="18"/>
              </w:rPr>
              <w:br/>
              <w:t>(0.27, 1.25)</w:t>
            </w:r>
          </w:p>
        </w:tc>
      </w:tr>
      <w:tr w:rsidR="00F60BCB" w:rsidRPr="00F60BCB" w14:paraId="3EE39F51" w14:textId="77777777" w:rsidTr="00A35266">
        <w:tc>
          <w:tcPr>
            <w:tcW w:w="2065" w:type="dxa"/>
            <w:vAlign w:val="center"/>
          </w:tcPr>
          <w:p w14:paraId="5ECA0CB5"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Unknown due to hormone therapy</w:t>
            </w:r>
          </w:p>
        </w:tc>
        <w:tc>
          <w:tcPr>
            <w:tcW w:w="720" w:type="dxa"/>
            <w:tcBorders>
              <w:top w:val="nil"/>
              <w:left w:val="nil"/>
              <w:bottom w:val="nil"/>
              <w:right w:val="nil"/>
            </w:tcBorders>
            <w:shd w:val="clear" w:color="auto" w:fill="auto"/>
            <w:vAlign w:val="center"/>
          </w:tcPr>
          <w:p w14:paraId="08565B7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194</w:t>
            </w:r>
          </w:p>
        </w:tc>
        <w:tc>
          <w:tcPr>
            <w:tcW w:w="1800" w:type="dxa"/>
            <w:tcBorders>
              <w:top w:val="nil"/>
              <w:left w:val="nil"/>
              <w:bottom w:val="nil"/>
              <w:right w:val="nil"/>
            </w:tcBorders>
            <w:shd w:val="clear" w:color="auto" w:fill="auto"/>
            <w:vAlign w:val="bottom"/>
          </w:tcPr>
          <w:p w14:paraId="73FEAFC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85.18</w:t>
            </w:r>
            <w:r w:rsidRPr="00F60BCB">
              <w:rPr>
                <w:rFonts w:ascii="Times New Roman" w:hAnsi="Times New Roman" w:cs="Times New Roman"/>
                <w:color w:val="000000"/>
                <w:sz w:val="18"/>
                <w:szCs w:val="18"/>
              </w:rPr>
              <w:br/>
              <w:t>(35.39, 216.44)</w:t>
            </w:r>
          </w:p>
        </w:tc>
        <w:tc>
          <w:tcPr>
            <w:tcW w:w="1710" w:type="dxa"/>
            <w:tcBorders>
              <w:top w:val="nil"/>
              <w:left w:val="nil"/>
              <w:bottom w:val="nil"/>
              <w:right w:val="nil"/>
            </w:tcBorders>
            <w:shd w:val="clear" w:color="auto" w:fill="auto"/>
            <w:vAlign w:val="bottom"/>
          </w:tcPr>
          <w:p w14:paraId="0CAB3CB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20.40</w:t>
            </w:r>
            <w:r w:rsidRPr="00F60BCB">
              <w:rPr>
                <w:rFonts w:ascii="Times New Roman" w:hAnsi="Times New Roman" w:cs="Times New Roman"/>
                <w:color w:val="000000"/>
                <w:sz w:val="18"/>
                <w:szCs w:val="18"/>
              </w:rPr>
              <w:br/>
              <w:t>(11.53, 37.62)</w:t>
            </w:r>
          </w:p>
        </w:tc>
        <w:tc>
          <w:tcPr>
            <w:tcW w:w="1620" w:type="dxa"/>
            <w:tcBorders>
              <w:top w:val="nil"/>
              <w:left w:val="nil"/>
              <w:bottom w:val="nil"/>
              <w:right w:val="nil"/>
            </w:tcBorders>
            <w:shd w:val="clear" w:color="auto" w:fill="auto"/>
            <w:vAlign w:val="bottom"/>
          </w:tcPr>
          <w:p w14:paraId="2044177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2.37</w:t>
            </w:r>
            <w:r w:rsidRPr="00F60BCB">
              <w:rPr>
                <w:rFonts w:ascii="Times New Roman" w:hAnsi="Times New Roman" w:cs="Times New Roman"/>
                <w:color w:val="000000"/>
                <w:sz w:val="18"/>
                <w:szCs w:val="18"/>
              </w:rPr>
              <w:br/>
              <w:t>(1.44, 3.90)</w:t>
            </w:r>
          </w:p>
        </w:tc>
        <w:tc>
          <w:tcPr>
            <w:tcW w:w="1620" w:type="dxa"/>
            <w:tcBorders>
              <w:top w:val="nil"/>
              <w:left w:val="nil"/>
              <w:bottom w:val="nil"/>
              <w:right w:val="single" w:sz="4" w:space="0" w:color="auto"/>
            </w:tcBorders>
            <w:shd w:val="clear" w:color="auto" w:fill="auto"/>
            <w:vAlign w:val="bottom"/>
          </w:tcPr>
          <w:p w14:paraId="6F44D671"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0.60</w:t>
            </w:r>
            <w:r w:rsidRPr="00F60BCB">
              <w:rPr>
                <w:rFonts w:ascii="Times New Roman" w:hAnsi="Times New Roman" w:cs="Times New Roman"/>
                <w:color w:val="000000"/>
                <w:sz w:val="18"/>
                <w:szCs w:val="18"/>
              </w:rPr>
              <w:br/>
              <w:t>(0.28, 1.33)</w:t>
            </w:r>
          </w:p>
        </w:tc>
      </w:tr>
      <w:tr w:rsidR="00F60BCB" w:rsidRPr="00F60BCB" w14:paraId="40458F32" w14:textId="77777777" w:rsidTr="00A35266">
        <w:tc>
          <w:tcPr>
            <w:tcW w:w="2065" w:type="dxa"/>
            <w:vAlign w:val="center"/>
          </w:tcPr>
          <w:p w14:paraId="3D63C06A"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720" w:type="dxa"/>
            <w:vAlign w:val="center"/>
          </w:tcPr>
          <w:p w14:paraId="36D9821E" w14:textId="77777777" w:rsidR="00F60BCB" w:rsidRPr="00F60BCB" w:rsidRDefault="00F60BCB" w:rsidP="00F60BCB">
            <w:pPr>
              <w:jc w:val="center"/>
              <w:rPr>
                <w:rFonts w:ascii="Times New Roman" w:hAnsi="Times New Roman" w:cs="Times New Roman"/>
                <w:sz w:val="18"/>
                <w:szCs w:val="18"/>
              </w:rPr>
            </w:pPr>
          </w:p>
        </w:tc>
        <w:tc>
          <w:tcPr>
            <w:tcW w:w="1800" w:type="dxa"/>
            <w:tcBorders>
              <w:top w:val="nil"/>
              <w:left w:val="nil"/>
              <w:bottom w:val="nil"/>
              <w:right w:val="nil"/>
            </w:tcBorders>
            <w:shd w:val="clear" w:color="auto" w:fill="auto"/>
            <w:vAlign w:val="bottom"/>
          </w:tcPr>
          <w:p w14:paraId="51618A0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0.69</w:t>
            </w:r>
          </w:p>
        </w:tc>
        <w:tc>
          <w:tcPr>
            <w:tcW w:w="1710" w:type="dxa"/>
            <w:tcBorders>
              <w:top w:val="nil"/>
              <w:left w:val="nil"/>
              <w:bottom w:val="nil"/>
              <w:right w:val="nil"/>
            </w:tcBorders>
            <w:shd w:val="clear" w:color="auto" w:fill="auto"/>
            <w:vAlign w:val="bottom"/>
          </w:tcPr>
          <w:p w14:paraId="25F9BD5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0.09</w:t>
            </w:r>
          </w:p>
        </w:tc>
        <w:tc>
          <w:tcPr>
            <w:tcW w:w="1620" w:type="dxa"/>
            <w:tcBorders>
              <w:top w:val="nil"/>
              <w:left w:val="nil"/>
              <w:bottom w:val="nil"/>
              <w:right w:val="nil"/>
            </w:tcBorders>
            <w:shd w:val="clear" w:color="auto" w:fill="auto"/>
            <w:vAlign w:val="bottom"/>
          </w:tcPr>
          <w:p w14:paraId="78E150F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0.31</w:t>
            </w:r>
          </w:p>
        </w:tc>
        <w:tc>
          <w:tcPr>
            <w:tcW w:w="1620" w:type="dxa"/>
            <w:tcBorders>
              <w:top w:val="nil"/>
              <w:left w:val="nil"/>
              <w:bottom w:val="nil"/>
              <w:right w:val="single" w:sz="4" w:space="0" w:color="auto"/>
            </w:tcBorders>
            <w:shd w:val="clear" w:color="auto" w:fill="auto"/>
            <w:vAlign w:val="bottom"/>
          </w:tcPr>
          <w:p w14:paraId="76EB69C5"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0.57</w:t>
            </w:r>
          </w:p>
        </w:tc>
      </w:tr>
      <w:tr w:rsidR="00F60BCB" w:rsidRPr="00F60BCB" w14:paraId="26B27739" w14:textId="77777777" w:rsidTr="00A35266">
        <w:tc>
          <w:tcPr>
            <w:tcW w:w="2065" w:type="dxa"/>
          </w:tcPr>
          <w:p w14:paraId="479348E8" w14:textId="77777777" w:rsidR="00F60BCB" w:rsidRPr="00F60BCB" w:rsidRDefault="00F60BCB" w:rsidP="00F60BCB">
            <w:pPr>
              <w:rPr>
                <w:rFonts w:ascii="Times New Roman" w:hAnsi="Times New Roman" w:cs="Times New Roman"/>
                <w:sz w:val="18"/>
                <w:szCs w:val="18"/>
              </w:rPr>
            </w:pPr>
          </w:p>
        </w:tc>
        <w:tc>
          <w:tcPr>
            <w:tcW w:w="720" w:type="dxa"/>
            <w:vAlign w:val="center"/>
          </w:tcPr>
          <w:p w14:paraId="7860BAA7" w14:textId="77777777" w:rsidR="00F60BCB" w:rsidRPr="00F60BCB" w:rsidRDefault="00F60BCB" w:rsidP="00F60BCB">
            <w:pPr>
              <w:jc w:val="center"/>
              <w:rPr>
                <w:rFonts w:ascii="Times New Roman" w:hAnsi="Times New Roman" w:cs="Times New Roman"/>
                <w:sz w:val="18"/>
                <w:szCs w:val="18"/>
              </w:rPr>
            </w:pPr>
          </w:p>
        </w:tc>
        <w:tc>
          <w:tcPr>
            <w:tcW w:w="1800" w:type="dxa"/>
          </w:tcPr>
          <w:p w14:paraId="31E598B9" w14:textId="77777777" w:rsidR="00F60BCB" w:rsidRPr="00F60BCB" w:rsidRDefault="00F60BCB" w:rsidP="00F60BCB">
            <w:pPr>
              <w:jc w:val="center"/>
              <w:rPr>
                <w:rFonts w:ascii="Times New Roman" w:hAnsi="Times New Roman" w:cs="Times New Roman"/>
                <w:sz w:val="18"/>
                <w:szCs w:val="18"/>
              </w:rPr>
            </w:pPr>
          </w:p>
        </w:tc>
        <w:tc>
          <w:tcPr>
            <w:tcW w:w="1710" w:type="dxa"/>
          </w:tcPr>
          <w:p w14:paraId="5020B504" w14:textId="77777777" w:rsidR="00F60BCB" w:rsidRPr="00F60BCB" w:rsidRDefault="00F60BCB" w:rsidP="00F60BCB">
            <w:pPr>
              <w:jc w:val="center"/>
              <w:rPr>
                <w:rFonts w:ascii="Times New Roman" w:hAnsi="Times New Roman" w:cs="Times New Roman"/>
                <w:sz w:val="18"/>
                <w:szCs w:val="18"/>
              </w:rPr>
            </w:pPr>
          </w:p>
        </w:tc>
        <w:tc>
          <w:tcPr>
            <w:tcW w:w="1620" w:type="dxa"/>
            <w:tcBorders>
              <w:bottom w:val="nil"/>
            </w:tcBorders>
          </w:tcPr>
          <w:p w14:paraId="11CD430E" w14:textId="77777777" w:rsidR="00F60BCB" w:rsidRPr="00F60BCB" w:rsidRDefault="00F60BCB" w:rsidP="00F60BCB">
            <w:pPr>
              <w:jc w:val="center"/>
              <w:rPr>
                <w:rFonts w:ascii="Times New Roman" w:hAnsi="Times New Roman" w:cs="Times New Roman"/>
                <w:sz w:val="18"/>
                <w:szCs w:val="18"/>
              </w:rPr>
            </w:pPr>
          </w:p>
        </w:tc>
        <w:tc>
          <w:tcPr>
            <w:tcW w:w="1620" w:type="dxa"/>
          </w:tcPr>
          <w:p w14:paraId="0A923972" w14:textId="77777777" w:rsidR="00F60BCB" w:rsidRPr="00F60BCB" w:rsidRDefault="00F60BCB" w:rsidP="00F60BCB">
            <w:pPr>
              <w:jc w:val="center"/>
              <w:rPr>
                <w:rFonts w:ascii="Times New Roman" w:hAnsi="Times New Roman" w:cs="Times New Roman"/>
                <w:sz w:val="18"/>
                <w:szCs w:val="18"/>
              </w:rPr>
            </w:pPr>
          </w:p>
        </w:tc>
      </w:tr>
      <w:tr w:rsidR="00F60BCB" w:rsidRPr="00F60BCB" w14:paraId="78FABEF3" w14:textId="77777777" w:rsidTr="00A35266">
        <w:tc>
          <w:tcPr>
            <w:tcW w:w="2065" w:type="dxa"/>
            <w:vAlign w:val="center"/>
          </w:tcPr>
          <w:p w14:paraId="27949103" w14:textId="7CBBF3FB" w:rsidR="00F60BCB" w:rsidRPr="00F60BCB" w:rsidRDefault="00F60BCB" w:rsidP="00F60BCB">
            <w:pPr>
              <w:rPr>
                <w:rFonts w:ascii="Times New Roman" w:hAnsi="Times New Roman" w:cs="Times New Roman"/>
                <w:b/>
                <w:bCs/>
                <w:sz w:val="18"/>
                <w:szCs w:val="18"/>
                <w:vertAlign w:val="superscript"/>
              </w:rPr>
            </w:pPr>
            <w:r w:rsidRPr="00F60BCB">
              <w:rPr>
                <w:rFonts w:ascii="Times New Roman" w:hAnsi="Times New Roman" w:cs="Times New Roman"/>
                <w:b/>
                <w:bCs/>
                <w:sz w:val="18"/>
                <w:szCs w:val="18"/>
              </w:rPr>
              <w:t>Obesity status</w:t>
            </w:r>
            <w:ins w:id="12" w:author="Peng, Mia Qing" w:date="2022-11-13T15:53:00Z">
              <w:r w:rsidR="00721D81">
                <w:rPr>
                  <w:rFonts w:ascii="Times New Roman" w:hAnsi="Times New Roman" w:cs="Times New Roman"/>
                  <w:sz w:val="18"/>
                  <w:szCs w:val="18"/>
                  <w:vertAlign w:val="superscript"/>
                </w:rPr>
                <w:t>5</w:t>
              </w:r>
            </w:ins>
            <w:del w:id="13" w:author="Peng, Mia Qing" w:date="2022-11-13T15:53:00Z">
              <w:r w:rsidRPr="00F60BCB" w:rsidDel="00721D81">
                <w:rPr>
                  <w:rFonts w:ascii="Times New Roman" w:hAnsi="Times New Roman" w:cs="Times New Roman"/>
                  <w:sz w:val="18"/>
                  <w:szCs w:val="18"/>
                  <w:vertAlign w:val="superscript"/>
                </w:rPr>
                <w:delText>4</w:delText>
              </w:r>
            </w:del>
          </w:p>
        </w:tc>
        <w:tc>
          <w:tcPr>
            <w:tcW w:w="720" w:type="dxa"/>
            <w:vAlign w:val="center"/>
          </w:tcPr>
          <w:p w14:paraId="098BE8A0" w14:textId="77777777" w:rsidR="00F60BCB" w:rsidRPr="00F60BCB" w:rsidRDefault="00F60BCB" w:rsidP="00F60BCB">
            <w:pPr>
              <w:jc w:val="center"/>
              <w:rPr>
                <w:rFonts w:ascii="Times New Roman" w:hAnsi="Times New Roman" w:cs="Times New Roman"/>
                <w:sz w:val="18"/>
                <w:szCs w:val="18"/>
              </w:rPr>
            </w:pPr>
          </w:p>
        </w:tc>
        <w:tc>
          <w:tcPr>
            <w:tcW w:w="1800" w:type="dxa"/>
            <w:tcBorders>
              <w:top w:val="nil"/>
              <w:left w:val="nil"/>
              <w:bottom w:val="nil"/>
              <w:right w:val="nil"/>
            </w:tcBorders>
            <w:shd w:val="clear" w:color="auto" w:fill="auto"/>
            <w:vAlign w:val="bottom"/>
          </w:tcPr>
          <w:p w14:paraId="5767EF02" w14:textId="77777777" w:rsidR="00F60BCB" w:rsidRPr="00F60BCB" w:rsidRDefault="00F60BCB" w:rsidP="00F60BCB">
            <w:pPr>
              <w:jc w:val="center"/>
              <w:rPr>
                <w:rFonts w:ascii="Times New Roman" w:hAnsi="Times New Roman" w:cs="Times New Roman"/>
                <w:color w:val="000000"/>
                <w:sz w:val="18"/>
                <w:szCs w:val="18"/>
              </w:rPr>
            </w:pPr>
          </w:p>
        </w:tc>
        <w:tc>
          <w:tcPr>
            <w:tcW w:w="1710" w:type="dxa"/>
            <w:tcBorders>
              <w:top w:val="nil"/>
              <w:left w:val="nil"/>
              <w:bottom w:val="nil"/>
              <w:right w:val="nil"/>
            </w:tcBorders>
            <w:shd w:val="clear" w:color="auto" w:fill="auto"/>
            <w:vAlign w:val="bottom"/>
          </w:tcPr>
          <w:p w14:paraId="4948F1FF" w14:textId="77777777" w:rsidR="00F60BCB" w:rsidRPr="00F60BCB" w:rsidRDefault="00F60BCB" w:rsidP="00F60BCB">
            <w:pPr>
              <w:jc w:val="center"/>
              <w:rPr>
                <w:rFonts w:ascii="Times New Roman" w:hAnsi="Times New Roman" w:cs="Times New Roman"/>
                <w:color w:val="000000"/>
                <w:sz w:val="18"/>
                <w:szCs w:val="18"/>
              </w:rPr>
            </w:pPr>
          </w:p>
        </w:tc>
        <w:tc>
          <w:tcPr>
            <w:tcW w:w="1620" w:type="dxa"/>
            <w:tcBorders>
              <w:top w:val="nil"/>
              <w:left w:val="nil"/>
              <w:bottom w:val="nil"/>
              <w:right w:val="nil"/>
            </w:tcBorders>
            <w:shd w:val="clear" w:color="auto" w:fill="auto"/>
            <w:vAlign w:val="bottom"/>
          </w:tcPr>
          <w:p w14:paraId="0E78AE6A" w14:textId="77777777" w:rsidR="00F60BCB" w:rsidRPr="00F60BCB" w:rsidRDefault="00F60BCB" w:rsidP="00F60BCB">
            <w:pPr>
              <w:jc w:val="center"/>
              <w:rPr>
                <w:rFonts w:ascii="Times New Roman" w:hAnsi="Times New Roman" w:cs="Times New Roman"/>
                <w:color w:val="000000"/>
                <w:sz w:val="18"/>
                <w:szCs w:val="18"/>
              </w:rPr>
            </w:pPr>
          </w:p>
        </w:tc>
        <w:tc>
          <w:tcPr>
            <w:tcW w:w="1620" w:type="dxa"/>
            <w:tcBorders>
              <w:top w:val="nil"/>
              <w:left w:val="nil"/>
              <w:bottom w:val="nil"/>
              <w:right w:val="single" w:sz="4" w:space="0" w:color="auto"/>
            </w:tcBorders>
          </w:tcPr>
          <w:p w14:paraId="46C7C5C4" w14:textId="77777777" w:rsidR="00F60BCB" w:rsidRPr="00F60BCB" w:rsidRDefault="00F60BCB" w:rsidP="00F60BCB">
            <w:pPr>
              <w:jc w:val="center"/>
              <w:rPr>
                <w:rFonts w:ascii="Times New Roman" w:hAnsi="Times New Roman" w:cs="Times New Roman"/>
                <w:color w:val="000000"/>
                <w:sz w:val="18"/>
                <w:szCs w:val="18"/>
              </w:rPr>
            </w:pPr>
          </w:p>
        </w:tc>
      </w:tr>
      <w:tr w:rsidR="00F60BCB" w:rsidRPr="00F60BCB" w14:paraId="1F18B281" w14:textId="77777777" w:rsidTr="00A35266">
        <w:tc>
          <w:tcPr>
            <w:tcW w:w="2065" w:type="dxa"/>
            <w:vAlign w:val="center"/>
          </w:tcPr>
          <w:p w14:paraId="467C6CCF"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Normal/underweight</w:t>
            </w:r>
          </w:p>
        </w:tc>
        <w:tc>
          <w:tcPr>
            <w:tcW w:w="720" w:type="dxa"/>
            <w:tcBorders>
              <w:top w:val="nil"/>
              <w:left w:val="nil"/>
              <w:bottom w:val="nil"/>
              <w:right w:val="nil"/>
            </w:tcBorders>
            <w:shd w:val="clear" w:color="auto" w:fill="auto"/>
            <w:vAlign w:val="center"/>
          </w:tcPr>
          <w:p w14:paraId="2E6716D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520</w:t>
            </w:r>
          </w:p>
        </w:tc>
        <w:tc>
          <w:tcPr>
            <w:tcW w:w="1800" w:type="dxa"/>
            <w:tcBorders>
              <w:top w:val="nil"/>
              <w:left w:val="nil"/>
              <w:bottom w:val="nil"/>
              <w:right w:val="nil"/>
            </w:tcBorders>
            <w:shd w:val="clear" w:color="auto" w:fill="auto"/>
            <w:vAlign w:val="bottom"/>
          </w:tcPr>
          <w:p w14:paraId="43E4278C"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68.37</w:t>
            </w:r>
            <w:r w:rsidRPr="00F60BCB">
              <w:rPr>
                <w:rFonts w:ascii="Times New Roman" w:hAnsi="Times New Roman" w:cs="Times New Roman"/>
                <w:color w:val="000000"/>
                <w:sz w:val="18"/>
                <w:szCs w:val="18"/>
              </w:rPr>
              <w:br/>
              <w:t>(31.45, 147.37)</w:t>
            </w:r>
          </w:p>
        </w:tc>
        <w:tc>
          <w:tcPr>
            <w:tcW w:w="1710" w:type="dxa"/>
            <w:tcBorders>
              <w:top w:val="nil"/>
              <w:left w:val="nil"/>
              <w:bottom w:val="nil"/>
              <w:right w:val="nil"/>
            </w:tcBorders>
            <w:shd w:val="clear" w:color="auto" w:fill="auto"/>
            <w:vAlign w:val="bottom"/>
          </w:tcPr>
          <w:p w14:paraId="22CDFFDA"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17.73</w:t>
            </w:r>
            <w:r w:rsidRPr="00F60BCB">
              <w:rPr>
                <w:rFonts w:ascii="Times New Roman" w:hAnsi="Times New Roman" w:cs="Times New Roman"/>
                <w:color w:val="000000"/>
                <w:sz w:val="18"/>
                <w:szCs w:val="18"/>
              </w:rPr>
              <w:br/>
              <w:t>(10.79, 28.34)</w:t>
            </w:r>
          </w:p>
        </w:tc>
        <w:tc>
          <w:tcPr>
            <w:tcW w:w="1620" w:type="dxa"/>
            <w:tcBorders>
              <w:top w:val="nil"/>
              <w:left w:val="nil"/>
              <w:bottom w:val="nil"/>
              <w:right w:val="nil"/>
            </w:tcBorders>
            <w:shd w:val="clear" w:color="auto" w:fill="auto"/>
            <w:vAlign w:val="bottom"/>
          </w:tcPr>
          <w:p w14:paraId="53DD0771"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2.48</w:t>
            </w:r>
            <w:r w:rsidRPr="00F60BCB">
              <w:rPr>
                <w:rFonts w:ascii="Times New Roman" w:hAnsi="Times New Roman" w:cs="Times New Roman"/>
                <w:color w:val="000000"/>
                <w:sz w:val="18"/>
                <w:szCs w:val="18"/>
              </w:rPr>
              <w:br/>
              <w:t>(1.49, 4.21)</w:t>
            </w:r>
          </w:p>
        </w:tc>
        <w:tc>
          <w:tcPr>
            <w:tcW w:w="1620" w:type="dxa"/>
            <w:tcBorders>
              <w:top w:val="nil"/>
              <w:left w:val="nil"/>
              <w:bottom w:val="nil"/>
              <w:right w:val="single" w:sz="4" w:space="0" w:color="auto"/>
            </w:tcBorders>
            <w:shd w:val="clear" w:color="auto" w:fill="auto"/>
            <w:vAlign w:val="bottom"/>
          </w:tcPr>
          <w:p w14:paraId="61734B32"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0.49</w:t>
            </w:r>
            <w:r w:rsidRPr="00F60BCB">
              <w:rPr>
                <w:rFonts w:ascii="Times New Roman" w:hAnsi="Times New Roman" w:cs="Times New Roman"/>
                <w:color w:val="000000"/>
                <w:sz w:val="18"/>
                <w:szCs w:val="18"/>
              </w:rPr>
              <w:br/>
              <w:t>(0.26, 0.94)</w:t>
            </w:r>
          </w:p>
        </w:tc>
      </w:tr>
      <w:tr w:rsidR="00F60BCB" w:rsidRPr="00F60BCB" w14:paraId="4286C644" w14:textId="77777777" w:rsidTr="00A35266">
        <w:tc>
          <w:tcPr>
            <w:tcW w:w="2065" w:type="dxa"/>
            <w:vAlign w:val="center"/>
          </w:tcPr>
          <w:p w14:paraId="1184C393"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Overweight</w:t>
            </w:r>
          </w:p>
        </w:tc>
        <w:tc>
          <w:tcPr>
            <w:tcW w:w="720" w:type="dxa"/>
            <w:tcBorders>
              <w:top w:val="nil"/>
              <w:left w:val="nil"/>
              <w:bottom w:val="nil"/>
              <w:right w:val="nil"/>
            </w:tcBorders>
            <w:shd w:val="clear" w:color="auto" w:fill="auto"/>
            <w:vAlign w:val="center"/>
          </w:tcPr>
          <w:p w14:paraId="2D4FA78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395</w:t>
            </w:r>
          </w:p>
        </w:tc>
        <w:tc>
          <w:tcPr>
            <w:tcW w:w="1800" w:type="dxa"/>
            <w:tcBorders>
              <w:top w:val="nil"/>
              <w:left w:val="nil"/>
              <w:bottom w:val="nil"/>
              <w:right w:val="nil"/>
            </w:tcBorders>
            <w:shd w:val="clear" w:color="auto" w:fill="auto"/>
            <w:vAlign w:val="bottom"/>
          </w:tcPr>
          <w:p w14:paraId="63DAF108"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73.88</w:t>
            </w:r>
            <w:r w:rsidRPr="00F60BCB">
              <w:rPr>
                <w:rFonts w:ascii="Times New Roman" w:hAnsi="Times New Roman" w:cs="Times New Roman"/>
                <w:color w:val="000000"/>
                <w:sz w:val="18"/>
                <w:szCs w:val="18"/>
              </w:rPr>
              <w:br/>
              <w:t>(35.31, 197.09)</w:t>
            </w:r>
          </w:p>
        </w:tc>
        <w:tc>
          <w:tcPr>
            <w:tcW w:w="1710" w:type="dxa"/>
            <w:tcBorders>
              <w:top w:val="nil"/>
              <w:left w:val="nil"/>
              <w:bottom w:val="nil"/>
              <w:right w:val="nil"/>
            </w:tcBorders>
            <w:shd w:val="clear" w:color="auto" w:fill="auto"/>
            <w:vAlign w:val="bottom"/>
          </w:tcPr>
          <w:p w14:paraId="615DBDEF"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17.86</w:t>
            </w:r>
            <w:r w:rsidRPr="00F60BCB">
              <w:rPr>
                <w:rFonts w:ascii="Times New Roman" w:hAnsi="Times New Roman" w:cs="Times New Roman"/>
                <w:color w:val="000000"/>
                <w:sz w:val="18"/>
                <w:szCs w:val="18"/>
              </w:rPr>
              <w:br/>
              <w:t>(11.26, 31.83)</w:t>
            </w:r>
          </w:p>
        </w:tc>
        <w:tc>
          <w:tcPr>
            <w:tcW w:w="1620" w:type="dxa"/>
            <w:tcBorders>
              <w:top w:val="nil"/>
              <w:left w:val="nil"/>
              <w:bottom w:val="nil"/>
              <w:right w:val="nil"/>
            </w:tcBorders>
            <w:shd w:val="clear" w:color="auto" w:fill="auto"/>
            <w:vAlign w:val="bottom"/>
          </w:tcPr>
          <w:p w14:paraId="644C6798"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2.68</w:t>
            </w:r>
            <w:r w:rsidRPr="00F60BCB">
              <w:rPr>
                <w:rFonts w:ascii="Times New Roman" w:hAnsi="Times New Roman" w:cs="Times New Roman"/>
                <w:color w:val="000000"/>
                <w:sz w:val="18"/>
                <w:szCs w:val="18"/>
              </w:rPr>
              <w:br/>
              <w:t>(1.48, 4.47)</w:t>
            </w:r>
          </w:p>
        </w:tc>
        <w:tc>
          <w:tcPr>
            <w:tcW w:w="1620" w:type="dxa"/>
            <w:tcBorders>
              <w:top w:val="nil"/>
              <w:left w:val="nil"/>
              <w:bottom w:val="nil"/>
              <w:right w:val="single" w:sz="4" w:space="0" w:color="auto"/>
            </w:tcBorders>
            <w:shd w:val="clear" w:color="auto" w:fill="auto"/>
            <w:vAlign w:val="bottom"/>
          </w:tcPr>
          <w:p w14:paraId="622F1007"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0.52</w:t>
            </w:r>
            <w:r w:rsidRPr="00F60BCB">
              <w:rPr>
                <w:rFonts w:ascii="Times New Roman" w:hAnsi="Times New Roman" w:cs="Times New Roman"/>
                <w:color w:val="000000"/>
                <w:sz w:val="18"/>
                <w:szCs w:val="18"/>
              </w:rPr>
              <w:br/>
              <w:t>(0.27, 1.32)</w:t>
            </w:r>
          </w:p>
        </w:tc>
      </w:tr>
      <w:tr w:rsidR="00F60BCB" w:rsidRPr="00F60BCB" w14:paraId="6D409524" w14:textId="77777777" w:rsidTr="00A35266">
        <w:tc>
          <w:tcPr>
            <w:tcW w:w="2065" w:type="dxa"/>
            <w:vAlign w:val="center"/>
          </w:tcPr>
          <w:p w14:paraId="477103DB"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Obese</w:t>
            </w:r>
          </w:p>
        </w:tc>
        <w:tc>
          <w:tcPr>
            <w:tcW w:w="720" w:type="dxa"/>
            <w:tcBorders>
              <w:top w:val="nil"/>
              <w:left w:val="nil"/>
              <w:bottom w:val="nil"/>
              <w:right w:val="nil"/>
            </w:tcBorders>
            <w:shd w:val="clear" w:color="auto" w:fill="auto"/>
            <w:vAlign w:val="center"/>
          </w:tcPr>
          <w:p w14:paraId="55ADCAA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378</w:t>
            </w:r>
          </w:p>
        </w:tc>
        <w:tc>
          <w:tcPr>
            <w:tcW w:w="1800" w:type="dxa"/>
            <w:tcBorders>
              <w:top w:val="nil"/>
              <w:left w:val="nil"/>
              <w:bottom w:val="nil"/>
              <w:right w:val="nil"/>
            </w:tcBorders>
            <w:shd w:val="clear" w:color="auto" w:fill="auto"/>
            <w:vAlign w:val="bottom"/>
          </w:tcPr>
          <w:p w14:paraId="0743C681"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114.89</w:t>
            </w:r>
            <w:r w:rsidRPr="00F60BCB">
              <w:rPr>
                <w:rFonts w:ascii="Times New Roman" w:hAnsi="Times New Roman" w:cs="Times New Roman"/>
                <w:color w:val="000000"/>
                <w:sz w:val="18"/>
                <w:szCs w:val="18"/>
              </w:rPr>
              <w:br/>
              <w:t>(49.51, 312.25)</w:t>
            </w:r>
          </w:p>
        </w:tc>
        <w:tc>
          <w:tcPr>
            <w:tcW w:w="1710" w:type="dxa"/>
            <w:tcBorders>
              <w:top w:val="nil"/>
              <w:left w:val="nil"/>
              <w:bottom w:val="nil"/>
              <w:right w:val="nil"/>
            </w:tcBorders>
            <w:shd w:val="clear" w:color="auto" w:fill="auto"/>
            <w:vAlign w:val="bottom"/>
          </w:tcPr>
          <w:p w14:paraId="4E22FCEF"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20.54</w:t>
            </w:r>
            <w:r w:rsidRPr="00F60BCB">
              <w:rPr>
                <w:rFonts w:ascii="Times New Roman" w:hAnsi="Times New Roman" w:cs="Times New Roman"/>
                <w:color w:val="000000"/>
                <w:sz w:val="18"/>
                <w:szCs w:val="18"/>
              </w:rPr>
              <w:br/>
              <w:t>(13.51, 41.34)</w:t>
            </w:r>
          </w:p>
        </w:tc>
        <w:tc>
          <w:tcPr>
            <w:tcW w:w="1620" w:type="dxa"/>
            <w:tcBorders>
              <w:top w:val="nil"/>
              <w:left w:val="nil"/>
              <w:bottom w:val="nil"/>
              <w:right w:val="nil"/>
            </w:tcBorders>
            <w:shd w:val="clear" w:color="auto" w:fill="auto"/>
            <w:vAlign w:val="bottom"/>
          </w:tcPr>
          <w:p w14:paraId="2F4E2DE6"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2.76</w:t>
            </w:r>
            <w:r w:rsidRPr="00F60BCB">
              <w:rPr>
                <w:rFonts w:ascii="Times New Roman" w:hAnsi="Times New Roman" w:cs="Times New Roman"/>
                <w:color w:val="000000"/>
                <w:sz w:val="18"/>
                <w:szCs w:val="18"/>
              </w:rPr>
              <w:br/>
              <w:t>(1.69, 4.84)</w:t>
            </w:r>
          </w:p>
        </w:tc>
        <w:tc>
          <w:tcPr>
            <w:tcW w:w="1620" w:type="dxa"/>
            <w:tcBorders>
              <w:top w:val="nil"/>
              <w:left w:val="nil"/>
              <w:bottom w:val="nil"/>
              <w:right w:val="single" w:sz="4" w:space="0" w:color="auto"/>
            </w:tcBorders>
            <w:shd w:val="clear" w:color="auto" w:fill="auto"/>
            <w:vAlign w:val="bottom"/>
          </w:tcPr>
          <w:p w14:paraId="6543988F"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0.78</w:t>
            </w:r>
            <w:r w:rsidRPr="00F60BCB">
              <w:rPr>
                <w:rFonts w:ascii="Times New Roman" w:hAnsi="Times New Roman" w:cs="Times New Roman"/>
                <w:color w:val="000000"/>
                <w:sz w:val="18"/>
                <w:szCs w:val="18"/>
              </w:rPr>
              <w:br/>
              <w:t>(0.39, 1.82)</w:t>
            </w:r>
          </w:p>
        </w:tc>
      </w:tr>
      <w:tr w:rsidR="00F60BCB" w:rsidRPr="00F60BCB" w14:paraId="4F83C4F7" w14:textId="77777777" w:rsidTr="00A35266">
        <w:tc>
          <w:tcPr>
            <w:tcW w:w="2065" w:type="dxa"/>
            <w:tcBorders>
              <w:bottom w:val="single" w:sz="4" w:space="0" w:color="auto"/>
            </w:tcBorders>
            <w:vAlign w:val="center"/>
          </w:tcPr>
          <w:p w14:paraId="61A67532"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720" w:type="dxa"/>
            <w:tcBorders>
              <w:bottom w:val="single" w:sz="4" w:space="0" w:color="auto"/>
            </w:tcBorders>
            <w:vAlign w:val="center"/>
          </w:tcPr>
          <w:p w14:paraId="49EAE764" w14:textId="77777777" w:rsidR="00F60BCB" w:rsidRPr="00F60BCB" w:rsidRDefault="00F60BCB" w:rsidP="00F60BCB">
            <w:pPr>
              <w:jc w:val="center"/>
              <w:rPr>
                <w:rFonts w:ascii="Times New Roman" w:hAnsi="Times New Roman" w:cs="Times New Roman"/>
                <w:sz w:val="18"/>
                <w:szCs w:val="18"/>
              </w:rPr>
            </w:pPr>
          </w:p>
        </w:tc>
        <w:tc>
          <w:tcPr>
            <w:tcW w:w="1800" w:type="dxa"/>
            <w:tcBorders>
              <w:top w:val="nil"/>
              <w:left w:val="nil"/>
              <w:bottom w:val="single" w:sz="4" w:space="0" w:color="auto"/>
              <w:right w:val="nil"/>
            </w:tcBorders>
            <w:shd w:val="clear" w:color="auto" w:fill="auto"/>
            <w:vAlign w:val="bottom"/>
          </w:tcPr>
          <w:p w14:paraId="53BBB434"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&lt;0.0001</w:t>
            </w:r>
          </w:p>
        </w:tc>
        <w:tc>
          <w:tcPr>
            <w:tcW w:w="1710" w:type="dxa"/>
            <w:tcBorders>
              <w:top w:val="nil"/>
              <w:left w:val="nil"/>
              <w:bottom w:val="single" w:sz="4" w:space="0" w:color="auto"/>
              <w:right w:val="nil"/>
            </w:tcBorders>
            <w:shd w:val="clear" w:color="auto" w:fill="auto"/>
            <w:vAlign w:val="bottom"/>
          </w:tcPr>
          <w:p w14:paraId="62FD16AA"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&lt;0.0001</w:t>
            </w:r>
          </w:p>
        </w:tc>
        <w:tc>
          <w:tcPr>
            <w:tcW w:w="1620" w:type="dxa"/>
            <w:tcBorders>
              <w:top w:val="nil"/>
              <w:left w:val="nil"/>
              <w:bottom w:val="single" w:sz="4" w:space="0" w:color="auto"/>
              <w:right w:val="nil"/>
            </w:tcBorders>
            <w:shd w:val="clear" w:color="auto" w:fill="auto"/>
            <w:vAlign w:val="bottom"/>
          </w:tcPr>
          <w:p w14:paraId="225B678E"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0.12</w:t>
            </w:r>
          </w:p>
        </w:tc>
        <w:tc>
          <w:tcPr>
            <w:tcW w:w="1620" w:type="dxa"/>
            <w:tcBorders>
              <w:top w:val="nil"/>
              <w:left w:val="nil"/>
              <w:bottom w:val="single" w:sz="4" w:space="0" w:color="auto"/>
              <w:right w:val="single" w:sz="4" w:space="0" w:color="auto"/>
            </w:tcBorders>
            <w:shd w:val="clear" w:color="auto" w:fill="auto"/>
            <w:vAlign w:val="bottom"/>
          </w:tcPr>
          <w:p w14:paraId="27A0665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r>
    </w:tbl>
    <w:p w14:paraId="0D282701" w14:textId="77777777" w:rsidR="00F60BCB" w:rsidRPr="00F60BCB" w:rsidRDefault="00F60BCB" w:rsidP="00F60BCB">
      <w:pPr>
        <w:spacing w:after="0" w:line="240" w:lineRule="auto"/>
        <w:rPr>
          <w:rFonts w:ascii="Times New Roman" w:eastAsiaTheme="minorHAnsi" w:hAnsi="Times New Roman" w:cs="Times New Roman"/>
          <w:color w:val="000000"/>
          <w:sz w:val="18"/>
          <w:szCs w:val="18"/>
          <w:lang w:eastAsia="en-US"/>
        </w:rPr>
      </w:pPr>
      <w:bookmarkStart w:id="14" w:name="_Hlk89621453"/>
      <w:r w:rsidRPr="00F60BCB">
        <w:rPr>
          <w:rFonts w:ascii="Times New Roman" w:eastAsiaTheme="minorHAnsi" w:hAnsi="Times New Roman" w:cs="Times New Roman"/>
          <w:color w:val="000000"/>
          <w:sz w:val="18"/>
          <w:szCs w:val="18"/>
          <w:vertAlign w:val="superscript"/>
          <w:lang w:eastAsia="en-US"/>
        </w:rPr>
        <w:t>1</w:t>
      </w:r>
      <w:r w:rsidRPr="00F60BCB">
        <w:rPr>
          <w:rFonts w:ascii="Times New Roman" w:eastAsiaTheme="minorHAnsi" w:hAnsi="Times New Roman" w:cs="Times New Roman"/>
          <w:color w:val="000000"/>
          <w:sz w:val="18"/>
          <w:szCs w:val="18"/>
          <w:lang w:eastAsia="en-US"/>
        </w:rPr>
        <w:t xml:space="preserve"> Data in this table </w:t>
      </w:r>
      <w:r w:rsidRPr="00F60BCB">
        <w:rPr>
          <w:rFonts w:ascii="Times New Roman" w:eastAsiaTheme="minorHAnsi" w:hAnsi="Times New Roman" w:cs="Times New Roman"/>
          <w:sz w:val="18"/>
          <w:szCs w:val="18"/>
          <w:lang w:eastAsia="en-US"/>
        </w:rPr>
        <w:t>were based on the 1293 women who had complete data in 1999/2000.</w:t>
      </w:r>
    </w:p>
    <w:p w14:paraId="586CFAB9" w14:textId="7F8282AF" w:rsidR="00F60BCB" w:rsidRDefault="00F60BCB" w:rsidP="00F60BCB">
      <w:pPr>
        <w:spacing w:after="0" w:line="240" w:lineRule="auto"/>
        <w:rPr>
          <w:ins w:id="15" w:author="Peng, Mia Qing" w:date="2022-11-13T15:53:00Z"/>
          <w:rFonts w:ascii="Times New Roman" w:eastAsiaTheme="minorHAnsi" w:hAnsi="Times New Roman" w:cs="Times New Roman"/>
          <w:color w:val="000000"/>
          <w:sz w:val="18"/>
          <w:szCs w:val="18"/>
          <w:lang w:eastAsia="en-US"/>
        </w:rPr>
      </w:pPr>
      <w:r w:rsidRPr="00F60BCB">
        <w:rPr>
          <w:rFonts w:ascii="Times New Roman" w:eastAsiaTheme="minorHAnsi" w:hAnsi="Times New Roman" w:cs="Times New Roman"/>
          <w:color w:val="000000"/>
          <w:sz w:val="18"/>
          <w:szCs w:val="18"/>
          <w:vertAlign w:val="superscript"/>
          <w:lang w:eastAsia="en-US"/>
        </w:rPr>
        <w:t>2</w:t>
      </w:r>
      <w:r w:rsidRPr="00F60BCB">
        <w:rPr>
          <w:rFonts w:ascii="Times New Roman" w:eastAsiaTheme="minorHAnsi" w:hAnsi="Times New Roman" w:cs="Times New Roman"/>
          <w:color w:val="000000"/>
          <w:sz w:val="18"/>
          <w:szCs w:val="18"/>
          <w:lang w:eastAsia="en-US"/>
        </w:rPr>
        <w:t xml:space="preserve"> All concentrations were adjusted for hydration using the covariate-adjusted creatinine standardization method. “Q1” means “1</w:t>
      </w:r>
      <w:r w:rsidRPr="00F60BCB">
        <w:rPr>
          <w:rFonts w:ascii="Times New Roman" w:eastAsiaTheme="minorHAnsi" w:hAnsi="Times New Roman" w:cs="Times New Roman"/>
          <w:color w:val="000000"/>
          <w:sz w:val="18"/>
          <w:szCs w:val="18"/>
          <w:vertAlign w:val="superscript"/>
          <w:lang w:eastAsia="en-US"/>
        </w:rPr>
        <w:t>st</w:t>
      </w:r>
      <w:r w:rsidRPr="00F60BCB">
        <w:rPr>
          <w:rFonts w:ascii="Times New Roman" w:eastAsiaTheme="minorHAnsi" w:hAnsi="Times New Roman" w:cs="Times New Roman"/>
          <w:color w:val="000000"/>
          <w:sz w:val="18"/>
          <w:szCs w:val="18"/>
          <w:lang w:eastAsia="en-US"/>
        </w:rPr>
        <w:t xml:space="preserve"> quartile” and “Q3” means “3</w:t>
      </w:r>
      <w:r w:rsidRPr="00F60BCB">
        <w:rPr>
          <w:rFonts w:ascii="Times New Roman" w:eastAsiaTheme="minorHAnsi" w:hAnsi="Times New Roman" w:cs="Times New Roman"/>
          <w:color w:val="000000"/>
          <w:sz w:val="18"/>
          <w:szCs w:val="18"/>
          <w:vertAlign w:val="superscript"/>
          <w:lang w:eastAsia="en-US"/>
        </w:rPr>
        <w:t>rd</w:t>
      </w:r>
      <w:r w:rsidRPr="00F60BCB">
        <w:rPr>
          <w:rFonts w:ascii="Times New Roman" w:eastAsiaTheme="minorHAnsi" w:hAnsi="Times New Roman" w:cs="Times New Roman"/>
          <w:color w:val="000000"/>
          <w:sz w:val="18"/>
          <w:szCs w:val="18"/>
          <w:lang w:eastAsia="en-US"/>
        </w:rPr>
        <w:t xml:space="preserve"> quartile”. </w:t>
      </w:r>
    </w:p>
    <w:p w14:paraId="4CDC5EA5" w14:textId="7947BA24" w:rsidR="00721D81" w:rsidRPr="00721D81" w:rsidRDefault="00721D81" w:rsidP="00F60BCB">
      <w:pPr>
        <w:spacing w:after="0" w:line="240" w:lineRule="auto"/>
        <w:rPr>
          <w:rFonts w:ascii="Times New Roman" w:eastAsiaTheme="minorHAnsi" w:hAnsi="Times New Roman" w:cs="Times New Roman"/>
          <w:color w:val="000000"/>
          <w:sz w:val="18"/>
          <w:szCs w:val="18"/>
          <w:lang w:eastAsia="en-US"/>
        </w:rPr>
      </w:pPr>
      <w:ins w:id="16" w:author="Peng, Mia Qing" w:date="2022-11-13T15:53:00Z">
        <w:r w:rsidRPr="00721D81">
          <w:rPr>
            <w:rFonts w:ascii="Times New Roman" w:eastAsiaTheme="minorHAnsi" w:hAnsi="Times New Roman" w:cs="Times New Roman"/>
            <w:color w:val="000000"/>
            <w:sz w:val="18"/>
            <w:szCs w:val="18"/>
            <w:vertAlign w:val="superscript"/>
            <w:lang w:eastAsia="en-US"/>
            <w:rPrChange w:id="17" w:author="Peng, Mia Qing" w:date="2022-11-13T15:53:00Z">
              <w:rPr>
                <w:rFonts w:ascii="Times New Roman" w:eastAsiaTheme="minorHAnsi" w:hAnsi="Times New Roman" w:cs="Times New Roman"/>
                <w:color w:val="000000"/>
                <w:sz w:val="18"/>
                <w:szCs w:val="18"/>
                <w:lang w:eastAsia="en-US"/>
              </w:rPr>
            </w:rPrChange>
          </w:rPr>
          <w:t>3</w:t>
        </w:r>
        <w:r>
          <w:rPr>
            <w:rFonts w:ascii="Times New Roman" w:eastAsiaTheme="minorHAnsi" w:hAnsi="Times New Roman" w:cs="Times New Roman"/>
            <w:color w:val="000000"/>
            <w:sz w:val="18"/>
            <w:szCs w:val="18"/>
            <w:lang w:eastAsia="en-US"/>
          </w:rPr>
          <w:t xml:space="preserve"> </w:t>
        </w:r>
        <w:r w:rsidRPr="00721D81">
          <w:rPr>
            <w:rFonts w:ascii="Times New Roman" w:eastAsiaTheme="minorHAnsi" w:hAnsi="Times New Roman" w:cs="Times New Roman"/>
            <w:color w:val="000000"/>
            <w:sz w:val="18"/>
            <w:szCs w:val="18"/>
            <w:lang w:eastAsia="en-US"/>
            <w:rPrChange w:id="18" w:author="Peng, Mia Qing" w:date="2022-11-13T15:53:00Z">
              <w:rPr>
                <w:rFonts w:eastAsia="Times New Roman" w:cs="Times New Roman"/>
              </w:rPr>
            </w:rPrChange>
          </w:rPr>
          <w:t xml:space="preserve">∑LMW phthalate metabolites = molar sum of MEP, </w:t>
        </w:r>
        <w:proofErr w:type="spellStart"/>
        <w:r w:rsidRPr="00721D81">
          <w:rPr>
            <w:rFonts w:ascii="Times New Roman" w:eastAsiaTheme="minorHAnsi" w:hAnsi="Times New Roman" w:cs="Times New Roman"/>
            <w:color w:val="000000"/>
            <w:sz w:val="18"/>
            <w:szCs w:val="18"/>
            <w:lang w:eastAsia="en-US"/>
            <w:rPrChange w:id="19" w:author="Peng, Mia Qing" w:date="2022-11-13T15:53:00Z">
              <w:rPr>
                <w:rFonts w:eastAsia="Times New Roman" w:cs="Times New Roman"/>
              </w:rPr>
            </w:rPrChange>
          </w:rPr>
          <w:t>MnBP</w:t>
        </w:r>
        <w:proofErr w:type="spellEnd"/>
        <w:r w:rsidRPr="00721D81">
          <w:rPr>
            <w:rFonts w:ascii="Times New Roman" w:eastAsiaTheme="minorHAnsi" w:hAnsi="Times New Roman" w:cs="Times New Roman"/>
            <w:color w:val="000000"/>
            <w:sz w:val="18"/>
            <w:szCs w:val="18"/>
            <w:lang w:eastAsia="en-US"/>
            <w:rPrChange w:id="20" w:author="Peng, Mia Qing" w:date="2022-11-13T15:53:00Z">
              <w:rPr>
                <w:rFonts w:eastAsia="Times New Roman" w:cs="Times New Roman"/>
              </w:rPr>
            </w:rPrChange>
          </w:rPr>
          <w:t xml:space="preserve">, and </w:t>
        </w:r>
        <w:proofErr w:type="spellStart"/>
        <w:r w:rsidRPr="00721D81">
          <w:rPr>
            <w:rFonts w:ascii="Times New Roman" w:eastAsiaTheme="minorHAnsi" w:hAnsi="Times New Roman" w:cs="Times New Roman"/>
            <w:color w:val="000000"/>
            <w:sz w:val="18"/>
            <w:szCs w:val="18"/>
            <w:lang w:eastAsia="en-US"/>
            <w:rPrChange w:id="21" w:author="Peng, Mia Qing" w:date="2022-11-13T15:53:00Z">
              <w:rPr>
                <w:rFonts w:eastAsia="Times New Roman" w:cs="Times New Roman"/>
              </w:rPr>
            </w:rPrChange>
          </w:rPr>
          <w:t>MiBP</w:t>
        </w:r>
        <w:proofErr w:type="spellEnd"/>
        <w:r>
          <w:rPr>
            <w:rFonts w:ascii="Times New Roman" w:eastAsiaTheme="minorHAnsi" w:hAnsi="Times New Roman" w:cs="Times New Roman"/>
            <w:color w:val="000000"/>
            <w:sz w:val="18"/>
            <w:szCs w:val="18"/>
            <w:lang w:eastAsia="en-US"/>
          </w:rPr>
          <w:t>.</w:t>
        </w:r>
      </w:ins>
    </w:p>
    <w:p w14:paraId="67DB6F3C" w14:textId="1952F63A" w:rsidR="00F60BCB" w:rsidRPr="00F60BCB" w:rsidRDefault="00721D81" w:rsidP="00F60BCB">
      <w:pPr>
        <w:spacing w:after="0" w:line="240" w:lineRule="auto"/>
        <w:rPr>
          <w:rFonts w:ascii="Times New Roman" w:eastAsiaTheme="minorHAnsi" w:hAnsi="Times New Roman" w:cs="Times New Roman"/>
          <w:color w:val="000000"/>
          <w:sz w:val="18"/>
          <w:szCs w:val="18"/>
          <w:lang w:eastAsia="en-US"/>
        </w:rPr>
      </w:pPr>
      <w:ins w:id="22" w:author="Peng, Mia Qing" w:date="2022-11-13T15:53:00Z">
        <w:r>
          <w:rPr>
            <w:rFonts w:ascii="Times New Roman" w:eastAsiaTheme="minorHAnsi" w:hAnsi="Times New Roman" w:cs="Times New Roman"/>
            <w:color w:val="000000"/>
            <w:sz w:val="18"/>
            <w:szCs w:val="18"/>
            <w:vertAlign w:val="superscript"/>
            <w:lang w:eastAsia="en-US"/>
          </w:rPr>
          <w:t>4</w:t>
        </w:r>
      </w:ins>
      <w:del w:id="23" w:author="Peng, Mia Qing" w:date="2022-11-13T15:53:00Z">
        <w:r w:rsidR="00F60BCB" w:rsidRPr="00F60BCB" w:rsidDel="00721D81">
          <w:rPr>
            <w:rFonts w:ascii="Times New Roman" w:eastAsiaTheme="minorHAnsi" w:hAnsi="Times New Roman" w:cs="Times New Roman"/>
            <w:color w:val="000000"/>
            <w:sz w:val="18"/>
            <w:szCs w:val="18"/>
            <w:vertAlign w:val="superscript"/>
            <w:lang w:eastAsia="en-US"/>
          </w:rPr>
          <w:delText>3</w:delText>
        </w:r>
      </w:del>
      <w:r w:rsidR="00F60BCB" w:rsidRPr="00F60BCB">
        <w:rPr>
          <w:rFonts w:ascii="Times New Roman" w:eastAsiaTheme="minorHAnsi" w:hAnsi="Times New Roman" w:cs="Times New Roman"/>
          <w:color w:val="000000"/>
          <w:sz w:val="18"/>
          <w:szCs w:val="18"/>
          <w:lang w:eastAsia="en-US"/>
        </w:rPr>
        <w:t xml:space="preserve"> P-values were obtained from Kruskal-Wallis tests. </w:t>
      </w:r>
    </w:p>
    <w:p w14:paraId="68473D71" w14:textId="45B6C411" w:rsidR="00F60BCB" w:rsidRPr="00F60BCB" w:rsidRDefault="00721D81" w:rsidP="00F60BCB">
      <w:pPr>
        <w:spacing w:after="0" w:line="240" w:lineRule="auto"/>
        <w:rPr>
          <w:rFonts w:ascii="Times New Roman" w:eastAsiaTheme="minorHAnsi" w:hAnsi="Times New Roman" w:cs="Times New Roman"/>
          <w:color w:val="000000"/>
          <w:sz w:val="18"/>
          <w:szCs w:val="18"/>
          <w:lang w:eastAsia="en-US"/>
        </w:rPr>
      </w:pPr>
      <w:ins w:id="24" w:author="Peng, Mia Qing" w:date="2022-11-13T15:53:00Z">
        <w:r>
          <w:rPr>
            <w:rFonts w:ascii="Times New Roman" w:eastAsiaTheme="minorHAnsi" w:hAnsi="Times New Roman" w:cs="Times New Roman"/>
            <w:color w:val="000000"/>
            <w:sz w:val="18"/>
            <w:szCs w:val="18"/>
            <w:vertAlign w:val="superscript"/>
            <w:lang w:eastAsia="en-US"/>
          </w:rPr>
          <w:t>5</w:t>
        </w:r>
      </w:ins>
      <w:del w:id="25" w:author="Peng, Mia Qing" w:date="2022-11-13T15:53:00Z">
        <w:r w:rsidR="00F60BCB" w:rsidRPr="00F60BCB" w:rsidDel="00721D81">
          <w:rPr>
            <w:rFonts w:ascii="Times New Roman" w:eastAsiaTheme="minorHAnsi" w:hAnsi="Times New Roman" w:cs="Times New Roman"/>
            <w:color w:val="000000"/>
            <w:sz w:val="18"/>
            <w:szCs w:val="18"/>
            <w:vertAlign w:val="superscript"/>
            <w:lang w:eastAsia="en-US"/>
          </w:rPr>
          <w:delText>4</w:delText>
        </w:r>
      </w:del>
      <w:r w:rsidR="00F60BCB" w:rsidRPr="00F60BCB">
        <w:rPr>
          <w:rFonts w:ascii="Times New Roman" w:eastAsiaTheme="minorHAnsi" w:hAnsi="Times New Roman" w:cs="Times New Roman"/>
          <w:color w:val="000000"/>
          <w:sz w:val="18"/>
          <w:szCs w:val="18"/>
          <w:lang w:eastAsia="en-US"/>
        </w:rPr>
        <w:t xml:space="preserve"> Obesity status was defined based on BMI from 1998/1999 for 1248 women, 1997/1998 for 36 women, and 1996/1997 for 9 women using race/ethnicity-specific cut points.</w:t>
      </w:r>
    </w:p>
    <w:p w14:paraId="100D006E" w14:textId="77777777" w:rsidR="00F60BCB" w:rsidRPr="00F60BCB" w:rsidRDefault="00F60BCB" w:rsidP="00F60BCB">
      <w:pPr>
        <w:spacing w:after="0" w:line="240" w:lineRule="auto"/>
        <w:rPr>
          <w:rFonts w:ascii="Times New Roman" w:eastAsiaTheme="minorHAnsi" w:hAnsi="Times New Roman" w:cs="Times New Roman"/>
          <w:color w:val="000000"/>
          <w:sz w:val="18"/>
          <w:szCs w:val="18"/>
          <w:lang w:eastAsia="en-US"/>
        </w:rPr>
      </w:pPr>
    </w:p>
    <w:bookmarkEnd w:id="14"/>
    <w:p w14:paraId="5DD63069" w14:textId="77777777" w:rsidR="00F60BCB" w:rsidRPr="00F60BCB" w:rsidRDefault="00F60BCB" w:rsidP="00F60BCB">
      <w:pPr>
        <w:rPr>
          <w:rFonts w:eastAsiaTheme="minorHAnsi"/>
          <w:lang w:eastAsia="en-US"/>
        </w:rPr>
      </w:pPr>
    </w:p>
    <w:p w14:paraId="7D0C0BAD" w14:textId="77777777" w:rsidR="00F60BCB" w:rsidRPr="00F60BCB" w:rsidRDefault="00F60BCB" w:rsidP="00F60BCB">
      <w:pPr>
        <w:rPr>
          <w:rFonts w:eastAsiaTheme="minorHAnsi"/>
          <w:lang w:eastAsia="en-US"/>
        </w:rPr>
      </w:pPr>
    </w:p>
    <w:p w14:paraId="5228DC64" w14:textId="77777777" w:rsidR="00F60BCB" w:rsidRPr="00F60BCB" w:rsidRDefault="00F60BCB" w:rsidP="00F60BCB">
      <w:pPr>
        <w:rPr>
          <w:rFonts w:eastAsiaTheme="minorHAnsi"/>
          <w:lang w:eastAsia="en-US"/>
        </w:rPr>
      </w:pPr>
    </w:p>
    <w:p w14:paraId="049BBB94" w14:textId="77777777" w:rsidR="00F60BCB" w:rsidRPr="00F60BCB" w:rsidRDefault="00F60BCB" w:rsidP="00F60BCB">
      <w:pPr>
        <w:rPr>
          <w:rFonts w:eastAsiaTheme="minorHAnsi"/>
          <w:lang w:eastAsia="en-US"/>
        </w:rPr>
      </w:pPr>
    </w:p>
    <w:p w14:paraId="6577C8AC" w14:textId="77777777" w:rsidR="00F60BCB" w:rsidRPr="00F60BCB" w:rsidRDefault="00F60BCB" w:rsidP="00F60BCB">
      <w:pPr>
        <w:rPr>
          <w:rFonts w:eastAsiaTheme="minorHAnsi"/>
          <w:lang w:eastAsia="en-US"/>
        </w:rPr>
      </w:pPr>
    </w:p>
    <w:p w14:paraId="3F5A5942" w14:textId="77777777" w:rsidR="00F60BCB" w:rsidRPr="00F60BCB" w:rsidRDefault="00F60BCB" w:rsidP="00F60BCB">
      <w:pPr>
        <w:keepNext/>
        <w:spacing w:after="200" w:line="240" w:lineRule="auto"/>
        <w:rPr>
          <w:rFonts w:ascii="Times New Roman" w:eastAsiaTheme="minorHAnsi" w:hAnsi="Times New Roman"/>
          <w:iCs/>
          <w:sz w:val="24"/>
          <w:szCs w:val="18"/>
          <w:lang w:eastAsia="en-US"/>
        </w:rPr>
      </w:pPr>
      <w:bookmarkStart w:id="26" w:name="_Toc97024666"/>
      <w:r w:rsidRPr="00F60BCB">
        <w:rPr>
          <w:rFonts w:ascii="Times New Roman" w:eastAsiaTheme="minorHAnsi" w:hAnsi="Times New Roman"/>
          <w:iCs/>
          <w:sz w:val="24"/>
          <w:szCs w:val="18"/>
          <w:lang w:eastAsia="en-US"/>
        </w:rPr>
        <w:lastRenderedPageBreak/>
        <w:t>Supplemental Table S</w:t>
      </w:r>
      <w:r w:rsidRPr="00F60BCB">
        <w:rPr>
          <w:rFonts w:ascii="Times New Roman" w:eastAsiaTheme="minorHAnsi" w:hAnsi="Times New Roman"/>
          <w:iCs/>
          <w:sz w:val="24"/>
          <w:szCs w:val="18"/>
          <w:lang w:eastAsia="en-US"/>
        </w:rPr>
        <w:fldChar w:fldCharType="begin"/>
      </w:r>
      <w:r w:rsidRPr="00F60BCB">
        <w:rPr>
          <w:rFonts w:ascii="Times New Roman" w:eastAsiaTheme="minorHAnsi" w:hAnsi="Times New Roman"/>
          <w:iCs/>
          <w:sz w:val="24"/>
          <w:szCs w:val="18"/>
          <w:lang w:eastAsia="en-US"/>
        </w:rPr>
        <w:instrText xml:space="preserve"> SEQ Supplemental_Table_S \* ARABIC </w:instrText>
      </w:r>
      <w:r w:rsidRPr="00F60BCB">
        <w:rPr>
          <w:rFonts w:ascii="Times New Roman" w:eastAsiaTheme="minorHAnsi" w:hAnsi="Times New Roman"/>
          <w:iCs/>
          <w:sz w:val="24"/>
          <w:szCs w:val="18"/>
          <w:lang w:eastAsia="en-US"/>
        </w:rPr>
        <w:fldChar w:fldCharType="separate"/>
      </w:r>
      <w:r w:rsidRPr="00F60BCB">
        <w:rPr>
          <w:rFonts w:ascii="Times New Roman" w:eastAsiaTheme="minorHAnsi" w:hAnsi="Times New Roman"/>
          <w:iCs/>
          <w:noProof/>
          <w:sz w:val="24"/>
          <w:szCs w:val="18"/>
          <w:lang w:eastAsia="en-US"/>
        </w:rPr>
        <w:t>2</w:t>
      </w:r>
      <w:r w:rsidRPr="00F60BCB">
        <w:rPr>
          <w:rFonts w:ascii="Times New Roman" w:eastAsiaTheme="minorHAnsi" w:hAnsi="Times New Roman"/>
          <w:iCs/>
          <w:sz w:val="24"/>
          <w:szCs w:val="18"/>
          <w:lang w:eastAsia="en-US"/>
        </w:rPr>
        <w:fldChar w:fldCharType="end"/>
      </w:r>
      <w:r w:rsidRPr="00F60BCB">
        <w:rPr>
          <w:rFonts w:ascii="Times New Roman" w:eastAsiaTheme="minorHAnsi" w:hAnsi="Times New Roman"/>
          <w:iCs/>
          <w:sz w:val="24"/>
          <w:szCs w:val="18"/>
          <w:lang w:eastAsia="en-US"/>
        </w:rPr>
        <w:t xml:space="preserve"> Concentrations of DEHP metabolites in 1999/2000 by covariates</w:t>
      </w:r>
      <w:bookmarkEnd w:id="26"/>
    </w:p>
    <w:tbl>
      <w:tblPr>
        <w:tblStyle w:val="TableGrid1"/>
        <w:tblW w:w="4874" w:type="pct"/>
        <w:tblBorders>
          <w:insideH w:val="none" w:sz="0" w:space="0" w:color="auto"/>
          <w:insideV w:val="none" w:sz="0" w:space="0" w:color="auto"/>
        </w:tblBorders>
        <w:tblLook w:val="04A0" w:firstRow="1" w:lastRow="0" w:firstColumn="1" w:lastColumn="0" w:noHBand="0" w:noVBand="1"/>
      </w:tblPr>
      <w:tblGrid>
        <w:gridCol w:w="1716"/>
        <w:gridCol w:w="565"/>
        <w:gridCol w:w="1433"/>
        <w:gridCol w:w="1349"/>
        <w:gridCol w:w="1349"/>
        <w:gridCol w:w="1351"/>
        <w:gridCol w:w="1351"/>
      </w:tblGrid>
      <w:tr w:rsidR="00F60BCB" w:rsidRPr="00F60BCB" w14:paraId="2A289F3B" w14:textId="77777777" w:rsidTr="00A35266">
        <w:trPr>
          <w:tblHeader/>
        </w:trPr>
        <w:tc>
          <w:tcPr>
            <w:tcW w:w="941" w:type="pct"/>
            <w:tcBorders>
              <w:top w:val="single" w:sz="4" w:space="0" w:color="auto"/>
            </w:tcBorders>
          </w:tcPr>
          <w:p w14:paraId="081F0C9A" w14:textId="77777777" w:rsidR="00F60BCB" w:rsidRPr="00F60BCB" w:rsidRDefault="00F60BCB" w:rsidP="00F60BCB">
            <w:pPr>
              <w:rPr>
                <w:rFonts w:ascii="Times New Roman" w:hAnsi="Times New Roman" w:cs="Times New Roman"/>
                <w:sz w:val="18"/>
                <w:szCs w:val="18"/>
              </w:rPr>
            </w:pPr>
          </w:p>
        </w:tc>
        <w:tc>
          <w:tcPr>
            <w:tcW w:w="310" w:type="pct"/>
            <w:tcBorders>
              <w:top w:val="single" w:sz="4" w:space="0" w:color="auto"/>
              <w:bottom w:val="nil"/>
            </w:tcBorders>
            <w:vAlign w:val="center"/>
          </w:tcPr>
          <w:p w14:paraId="2A331855" w14:textId="77777777" w:rsidR="00F60BCB" w:rsidRPr="00F60BCB" w:rsidRDefault="00F60BCB" w:rsidP="00F60BCB">
            <w:pPr>
              <w:jc w:val="center"/>
              <w:rPr>
                <w:rFonts w:ascii="Times New Roman" w:hAnsi="Times New Roman" w:cs="Times New Roman"/>
                <w:b/>
                <w:bCs/>
                <w:color w:val="000000"/>
                <w:sz w:val="18"/>
                <w:szCs w:val="18"/>
              </w:rPr>
            </w:pPr>
            <w:r w:rsidRPr="00F60BCB">
              <w:rPr>
                <w:rFonts w:ascii="Times New Roman" w:hAnsi="Times New Roman" w:cs="Times New Roman"/>
                <w:b/>
                <w:bCs/>
                <w:color w:val="000000"/>
                <w:sz w:val="18"/>
                <w:szCs w:val="18"/>
              </w:rPr>
              <w:t>N</w:t>
            </w:r>
            <w:r w:rsidRPr="00F60BCB">
              <w:rPr>
                <w:rFonts w:ascii="Times New Roman" w:hAnsi="Times New Roman" w:cs="Times New Roman"/>
                <w:color w:val="000000"/>
                <w:sz w:val="18"/>
                <w:szCs w:val="18"/>
                <w:vertAlign w:val="superscript"/>
              </w:rPr>
              <w:t>1</w:t>
            </w:r>
          </w:p>
        </w:tc>
        <w:tc>
          <w:tcPr>
            <w:tcW w:w="786" w:type="pct"/>
            <w:tcBorders>
              <w:top w:val="single" w:sz="4" w:space="0" w:color="auto"/>
              <w:bottom w:val="nil"/>
            </w:tcBorders>
            <w:shd w:val="clear" w:color="auto" w:fill="auto"/>
            <w:vAlign w:val="center"/>
          </w:tcPr>
          <w:p w14:paraId="05394B0D" w14:textId="77777777" w:rsidR="00F60BCB" w:rsidRPr="00F60BCB" w:rsidRDefault="00F60BCB" w:rsidP="00F60BCB">
            <w:pPr>
              <w:jc w:val="center"/>
              <w:rPr>
                <w:rFonts w:ascii="Times New Roman" w:hAnsi="Times New Roman" w:cs="Times New Roman"/>
                <w:b/>
                <w:bCs/>
                <w:sz w:val="18"/>
                <w:szCs w:val="18"/>
              </w:rPr>
            </w:pPr>
            <w:r w:rsidRPr="00F60BCB">
              <w:rPr>
                <w:rFonts w:ascii="Times New Roman" w:hAnsi="Times New Roman" w:cs="Times New Roman"/>
                <w:b/>
                <w:bCs/>
                <w:color w:val="000000"/>
                <w:sz w:val="18"/>
                <w:szCs w:val="18"/>
              </w:rPr>
              <w:t>MEHP</w:t>
            </w:r>
            <w:r w:rsidRPr="00F60BCB">
              <w:rPr>
                <w:rFonts w:ascii="Times New Roman" w:hAnsi="Times New Roman" w:cs="Times New Roman"/>
                <w:color w:val="000000"/>
                <w:sz w:val="18"/>
                <w:szCs w:val="18"/>
                <w:vertAlign w:val="superscript"/>
              </w:rPr>
              <w:t>2</w:t>
            </w:r>
          </w:p>
        </w:tc>
        <w:tc>
          <w:tcPr>
            <w:tcW w:w="740" w:type="pct"/>
            <w:tcBorders>
              <w:top w:val="single" w:sz="4" w:space="0" w:color="auto"/>
              <w:bottom w:val="nil"/>
            </w:tcBorders>
            <w:shd w:val="clear" w:color="auto" w:fill="auto"/>
            <w:vAlign w:val="center"/>
          </w:tcPr>
          <w:p w14:paraId="0200E0DB" w14:textId="77777777" w:rsidR="00F60BCB" w:rsidRPr="00F60BCB" w:rsidRDefault="00F60BCB" w:rsidP="00F60BCB">
            <w:pPr>
              <w:jc w:val="center"/>
              <w:rPr>
                <w:rFonts w:ascii="Times New Roman" w:hAnsi="Times New Roman" w:cs="Times New Roman"/>
                <w:b/>
                <w:bCs/>
                <w:sz w:val="18"/>
                <w:szCs w:val="18"/>
              </w:rPr>
            </w:pPr>
            <w:r w:rsidRPr="00F60BCB">
              <w:rPr>
                <w:rFonts w:ascii="Times New Roman" w:hAnsi="Times New Roman" w:cs="Times New Roman"/>
                <w:b/>
                <w:bCs/>
                <w:color w:val="000000"/>
                <w:sz w:val="18"/>
                <w:szCs w:val="18"/>
              </w:rPr>
              <w:t>MEHHP</w:t>
            </w:r>
          </w:p>
        </w:tc>
        <w:tc>
          <w:tcPr>
            <w:tcW w:w="740" w:type="pct"/>
            <w:tcBorders>
              <w:top w:val="single" w:sz="4" w:space="0" w:color="auto"/>
              <w:bottom w:val="nil"/>
            </w:tcBorders>
            <w:shd w:val="clear" w:color="auto" w:fill="auto"/>
            <w:vAlign w:val="center"/>
          </w:tcPr>
          <w:p w14:paraId="76BEEEB2" w14:textId="77777777" w:rsidR="00F60BCB" w:rsidRPr="00F60BCB" w:rsidRDefault="00F60BCB" w:rsidP="00F60BCB">
            <w:pPr>
              <w:jc w:val="center"/>
              <w:rPr>
                <w:rFonts w:ascii="Times New Roman" w:hAnsi="Times New Roman" w:cs="Times New Roman"/>
                <w:b/>
                <w:bCs/>
                <w:sz w:val="18"/>
                <w:szCs w:val="18"/>
              </w:rPr>
            </w:pPr>
            <w:r w:rsidRPr="00F60BCB">
              <w:rPr>
                <w:rFonts w:ascii="Times New Roman" w:hAnsi="Times New Roman" w:cs="Times New Roman"/>
                <w:b/>
                <w:bCs/>
                <w:color w:val="000000"/>
                <w:sz w:val="18"/>
                <w:szCs w:val="18"/>
              </w:rPr>
              <w:t>MEOHP</w:t>
            </w:r>
          </w:p>
        </w:tc>
        <w:tc>
          <w:tcPr>
            <w:tcW w:w="741" w:type="pct"/>
            <w:tcBorders>
              <w:top w:val="single" w:sz="4" w:space="0" w:color="auto"/>
              <w:bottom w:val="nil"/>
            </w:tcBorders>
            <w:shd w:val="clear" w:color="auto" w:fill="auto"/>
            <w:vAlign w:val="center"/>
          </w:tcPr>
          <w:p w14:paraId="15D82B43" w14:textId="77777777" w:rsidR="00F60BCB" w:rsidRPr="00F60BCB" w:rsidRDefault="00F60BCB" w:rsidP="00F60BCB">
            <w:pPr>
              <w:jc w:val="center"/>
              <w:rPr>
                <w:rFonts w:ascii="Times New Roman" w:hAnsi="Times New Roman" w:cs="Times New Roman"/>
                <w:b/>
                <w:bCs/>
                <w:sz w:val="18"/>
                <w:szCs w:val="18"/>
              </w:rPr>
            </w:pPr>
            <w:r w:rsidRPr="00F60BCB">
              <w:rPr>
                <w:rFonts w:ascii="Times New Roman" w:hAnsi="Times New Roman" w:cs="Times New Roman"/>
                <w:b/>
                <w:bCs/>
                <w:color w:val="000000"/>
                <w:sz w:val="18"/>
                <w:szCs w:val="18"/>
              </w:rPr>
              <w:t>MECPP</w:t>
            </w:r>
          </w:p>
        </w:tc>
        <w:tc>
          <w:tcPr>
            <w:tcW w:w="741" w:type="pct"/>
            <w:tcBorders>
              <w:top w:val="single" w:sz="4" w:space="0" w:color="auto"/>
              <w:bottom w:val="nil"/>
            </w:tcBorders>
          </w:tcPr>
          <w:p w14:paraId="210078D7" w14:textId="25C2D361" w:rsidR="00F60BCB" w:rsidRPr="00F60BCB" w:rsidRDefault="00F60BCB" w:rsidP="00F60BCB">
            <w:pPr>
              <w:jc w:val="center"/>
              <w:rPr>
                <w:rFonts w:ascii="Times New Roman" w:hAnsi="Times New Roman" w:cs="Times New Roman"/>
                <w:b/>
                <w:bCs/>
                <w:color w:val="000000"/>
                <w:sz w:val="18"/>
                <w:szCs w:val="18"/>
              </w:rPr>
            </w:pPr>
            <w:r w:rsidRPr="00F60BCB">
              <w:rPr>
                <w:rFonts w:ascii="Times New Roman" w:hAnsi="Times New Roman" w:cs="Times New Roman"/>
                <w:b/>
                <w:bCs/>
                <w:color w:val="000000"/>
                <w:sz w:val="18"/>
                <w:szCs w:val="18"/>
              </w:rPr>
              <w:t>∑</w:t>
            </w:r>
            <w:del w:id="27" w:author="Peng, Mia Qing" w:date="2022-11-13T15:56:00Z">
              <w:r w:rsidRPr="00F60BCB" w:rsidDel="0028032D">
                <w:rPr>
                  <w:rFonts w:ascii="Times New Roman" w:hAnsi="Times New Roman" w:cs="Times New Roman"/>
                  <w:b/>
                  <w:bCs/>
                  <w:color w:val="000000"/>
                  <w:sz w:val="18"/>
                  <w:szCs w:val="18"/>
                </w:rPr>
                <w:delText xml:space="preserve"> </w:delText>
              </w:r>
            </w:del>
            <w:r w:rsidRPr="00F60BCB">
              <w:rPr>
                <w:rFonts w:ascii="Times New Roman" w:hAnsi="Times New Roman" w:cs="Times New Roman"/>
                <w:b/>
                <w:bCs/>
                <w:color w:val="000000"/>
                <w:sz w:val="18"/>
                <w:szCs w:val="18"/>
              </w:rPr>
              <w:t>DEHP metabolites</w:t>
            </w:r>
            <w:ins w:id="28" w:author="Peng, Mia Qing" w:date="2022-11-13T15:55:00Z">
              <w:r w:rsidR="00721D81" w:rsidRPr="00721D81">
                <w:rPr>
                  <w:rFonts w:ascii="Times New Roman" w:hAnsi="Times New Roman" w:cs="Times New Roman"/>
                  <w:color w:val="000000"/>
                  <w:sz w:val="18"/>
                  <w:szCs w:val="18"/>
                  <w:vertAlign w:val="superscript"/>
                  <w:rPrChange w:id="29" w:author="Peng, Mia Qing" w:date="2022-11-13T15:55:00Z">
                    <w:rPr>
                      <w:rFonts w:ascii="Times New Roman" w:hAnsi="Times New Roman" w:cs="Times New Roman"/>
                      <w:b/>
                      <w:bCs/>
                      <w:color w:val="000000"/>
                      <w:sz w:val="18"/>
                      <w:szCs w:val="18"/>
                    </w:rPr>
                  </w:rPrChange>
                </w:rPr>
                <w:t>3</w:t>
              </w:r>
            </w:ins>
          </w:p>
        </w:tc>
      </w:tr>
      <w:tr w:rsidR="00F60BCB" w:rsidRPr="00F60BCB" w14:paraId="74685D3A" w14:textId="77777777" w:rsidTr="00A35266">
        <w:trPr>
          <w:tblHeader/>
        </w:trPr>
        <w:tc>
          <w:tcPr>
            <w:tcW w:w="941" w:type="pct"/>
          </w:tcPr>
          <w:p w14:paraId="73716D14" w14:textId="77777777" w:rsidR="00F60BCB" w:rsidRPr="00F60BCB" w:rsidRDefault="00F60BCB" w:rsidP="00F60BCB">
            <w:pPr>
              <w:rPr>
                <w:rFonts w:ascii="Times New Roman" w:hAnsi="Times New Roman" w:cs="Times New Roman"/>
                <w:sz w:val="18"/>
                <w:szCs w:val="18"/>
              </w:rPr>
            </w:pPr>
          </w:p>
        </w:tc>
        <w:tc>
          <w:tcPr>
            <w:tcW w:w="310" w:type="pct"/>
            <w:tcBorders>
              <w:top w:val="nil"/>
              <w:bottom w:val="single" w:sz="4" w:space="0" w:color="auto"/>
            </w:tcBorders>
            <w:vAlign w:val="center"/>
          </w:tcPr>
          <w:p w14:paraId="61727F84" w14:textId="77777777" w:rsidR="00F60BCB" w:rsidRPr="00F60BCB" w:rsidRDefault="00F60BCB" w:rsidP="00F60BCB">
            <w:pPr>
              <w:jc w:val="center"/>
              <w:rPr>
                <w:rFonts w:ascii="Times New Roman" w:hAnsi="Times New Roman" w:cs="Times New Roman"/>
                <w:sz w:val="18"/>
                <w:szCs w:val="18"/>
              </w:rPr>
            </w:pPr>
          </w:p>
        </w:tc>
        <w:tc>
          <w:tcPr>
            <w:tcW w:w="786" w:type="pct"/>
            <w:tcBorders>
              <w:top w:val="nil"/>
              <w:bottom w:val="single" w:sz="4" w:space="0" w:color="auto"/>
            </w:tcBorders>
            <w:vAlign w:val="center"/>
          </w:tcPr>
          <w:p w14:paraId="0092D07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 xml:space="preserve">Median </w:t>
            </w:r>
          </w:p>
          <w:p w14:paraId="1B54DD3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(Q1, Q3)</w:t>
            </w:r>
          </w:p>
          <w:p w14:paraId="21B8763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 xml:space="preserve"> ng/mL</w:t>
            </w:r>
          </w:p>
        </w:tc>
        <w:tc>
          <w:tcPr>
            <w:tcW w:w="740" w:type="pct"/>
            <w:tcBorders>
              <w:top w:val="nil"/>
              <w:bottom w:val="single" w:sz="4" w:space="0" w:color="auto"/>
            </w:tcBorders>
            <w:vAlign w:val="center"/>
          </w:tcPr>
          <w:p w14:paraId="3C9B96B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 xml:space="preserve">Median </w:t>
            </w:r>
          </w:p>
          <w:p w14:paraId="37F11F2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(Q1, Q3) ng/mL</w:t>
            </w:r>
          </w:p>
        </w:tc>
        <w:tc>
          <w:tcPr>
            <w:tcW w:w="740" w:type="pct"/>
            <w:tcBorders>
              <w:top w:val="nil"/>
              <w:bottom w:val="single" w:sz="4" w:space="0" w:color="auto"/>
            </w:tcBorders>
            <w:vAlign w:val="center"/>
          </w:tcPr>
          <w:p w14:paraId="38447C9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 xml:space="preserve">Median </w:t>
            </w:r>
          </w:p>
          <w:p w14:paraId="366CCF3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(Q1, Q3) ng/mL</w:t>
            </w:r>
          </w:p>
        </w:tc>
        <w:tc>
          <w:tcPr>
            <w:tcW w:w="741" w:type="pct"/>
            <w:tcBorders>
              <w:top w:val="nil"/>
              <w:bottom w:val="single" w:sz="4" w:space="0" w:color="auto"/>
            </w:tcBorders>
            <w:vAlign w:val="center"/>
          </w:tcPr>
          <w:p w14:paraId="0756AF2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 xml:space="preserve">Median </w:t>
            </w:r>
          </w:p>
          <w:p w14:paraId="238A1EC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(Q1, Q3) ng/mL</w:t>
            </w:r>
          </w:p>
        </w:tc>
        <w:tc>
          <w:tcPr>
            <w:tcW w:w="741" w:type="pct"/>
            <w:tcBorders>
              <w:top w:val="nil"/>
              <w:bottom w:val="single" w:sz="4" w:space="0" w:color="auto"/>
            </w:tcBorders>
          </w:tcPr>
          <w:p w14:paraId="04CC315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 xml:space="preserve">Median </w:t>
            </w:r>
          </w:p>
          <w:p w14:paraId="288E413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sz w:val="18"/>
                <w:szCs w:val="18"/>
              </w:rPr>
              <w:t>(Q1, Q3) nmol/mL</w:t>
            </w:r>
          </w:p>
        </w:tc>
      </w:tr>
      <w:tr w:rsidR="00F60BCB" w:rsidRPr="00F60BCB" w14:paraId="025712FE" w14:textId="77777777" w:rsidTr="00A35266">
        <w:tc>
          <w:tcPr>
            <w:tcW w:w="941" w:type="pct"/>
          </w:tcPr>
          <w:p w14:paraId="62CD6524" w14:textId="77777777" w:rsidR="00F60BCB" w:rsidRPr="00F60BCB" w:rsidRDefault="00F60BCB" w:rsidP="00F60BCB">
            <w:pPr>
              <w:rPr>
                <w:rFonts w:ascii="Times New Roman" w:hAnsi="Times New Roman" w:cs="Times New Roman"/>
                <w:b/>
                <w:bCs/>
                <w:sz w:val="18"/>
                <w:szCs w:val="18"/>
              </w:rPr>
            </w:pPr>
            <w:r w:rsidRPr="00F60BCB">
              <w:rPr>
                <w:rFonts w:ascii="Times New Roman" w:hAnsi="Times New Roman" w:cs="Times New Roman"/>
                <w:b/>
                <w:bCs/>
                <w:sz w:val="18"/>
                <w:szCs w:val="18"/>
              </w:rPr>
              <w:t>Age</w:t>
            </w:r>
          </w:p>
        </w:tc>
        <w:tc>
          <w:tcPr>
            <w:tcW w:w="310" w:type="pct"/>
            <w:tcBorders>
              <w:top w:val="single" w:sz="4" w:space="0" w:color="auto"/>
            </w:tcBorders>
            <w:vAlign w:val="center"/>
          </w:tcPr>
          <w:p w14:paraId="7CAE05A5" w14:textId="77777777" w:rsidR="00F60BCB" w:rsidRPr="00F60BCB" w:rsidRDefault="00F60BCB" w:rsidP="00F60BCB">
            <w:pPr>
              <w:jc w:val="center"/>
              <w:rPr>
                <w:rFonts w:ascii="Times New Roman" w:hAnsi="Times New Roman" w:cs="Times New Roman"/>
                <w:sz w:val="18"/>
                <w:szCs w:val="18"/>
              </w:rPr>
            </w:pPr>
          </w:p>
        </w:tc>
        <w:tc>
          <w:tcPr>
            <w:tcW w:w="786" w:type="pct"/>
            <w:tcBorders>
              <w:top w:val="single" w:sz="4" w:space="0" w:color="auto"/>
            </w:tcBorders>
            <w:vAlign w:val="center"/>
          </w:tcPr>
          <w:p w14:paraId="3B1B768A" w14:textId="77777777" w:rsidR="00F60BCB" w:rsidRPr="00F60BCB" w:rsidRDefault="00F60BCB" w:rsidP="00F60BCB">
            <w:pPr>
              <w:jc w:val="center"/>
              <w:rPr>
                <w:rFonts w:ascii="Times New Roman" w:hAnsi="Times New Roman" w:cs="Times New Roman"/>
                <w:sz w:val="18"/>
                <w:szCs w:val="18"/>
              </w:rPr>
            </w:pPr>
          </w:p>
        </w:tc>
        <w:tc>
          <w:tcPr>
            <w:tcW w:w="740" w:type="pct"/>
            <w:tcBorders>
              <w:top w:val="single" w:sz="4" w:space="0" w:color="auto"/>
            </w:tcBorders>
            <w:vAlign w:val="center"/>
          </w:tcPr>
          <w:p w14:paraId="279F5FAE" w14:textId="77777777" w:rsidR="00F60BCB" w:rsidRPr="00F60BCB" w:rsidRDefault="00F60BCB" w:rsidP="00F60BCB">
            <w:pPr>
              <w:jc w:val="center"/>
              <w:rPr>
                <w:rFonts w:ascii="Times New Roman" w:hAnsi="Times New Roman" w:cs="Times New Roman"/>
                <w:sz w:val="18"/>
                <w:szCs w:val="18"/>
              </w:rPr>
            </w:pPr>
          </w:p>
        </w:tc>
        <w:tc>
          <w:tcPr>
            <w:tcW w:w="740" w:type="pct"/>
            <w:tcBorders>
              <w:top w:val="single" w:sz="4" w:space="0" w:color="auto"/>
            </w:tcBorders>
            <w:vAlign w:val="center"/>
          </w:tcPr>
          <w:p w14:paraId="28265DFE" w14:textId="77777777" w:rsidR="00F60BCB" w:rsidRPr="00F60BCB" w:rsidRDefault="00F60BCB" w:rsidP="00F60BCB">
            <w:pPr>
              <w:jc w:val="center"/>
              <w:rPr>
                <w:rFonts w:ascii="Times New Roman" w:hAnsi="Times New Roman" w:cs="Times New Roman"/>
                <w:sz w:val="18"/>
                <w:szCs w:val="18"/>
              </w:rPr>
            </w:pPr>
          </w:p>
        </w:tc>
        <w:tc>
          <w:tcPr>
            <w:tcW w:w="741" w:type="pct"/>
            <w:tcBorders>
              <w:top w:val="single" w:sz="4" w:space="0" w:color="auto"/>
            </w:tcBorders>
            <w:vAlign w:val="center"/>
          </w:tcPr>
          <w:p w14:paraId="62F0B38F" w14:textId="77777777" w:rsidR="00F60BCB" w:rsidRPr="00F60BCB" w:rsidRDefault="00F60BCB" w:rsidP="00F60BCB">
            <w:pPr>
              <w:jc w:val="center"/>
              <w:rPr>
                <w:rFonts w:ascii="Times New Roman" w:hAnsi="Times New Roman" w:cs="Times New Roman"/>
                <w:sz w:val="18"/>
                <w:szCs w:val="18"/>
              </w:rPr>
            </w:pPr>
          </w:p>
        </w:tc>
        <w:tc>
          <w:tcPr>
            <w:tcW w:w="741" w:type="pct"/>
            <w:tcBorders>
              <w:top w:val="single" w:sz="4" w:space="0" w:color="auto"/>
            </w:tcBorders>
          </w:tcPr>
          <w:p w14:paraId="4725706E" w14:textId="77777777" w:rsidR="00F60BCB" w:rsidRPr="00F60BCB" w:rsidRDefault="00F60BCB" w:rsidP="00F60BCB">
            <w:pPr>
              <w:jc w:val="center"/>
              <w:rPr>
                <w:rFonts w:ascii="Times New Roman" w:hAnsi="Times New Roman" w:cs="Times New Roman"/>
                <w:sz w:val="18"/>
                <w:szCs w:val="18"/>
              </w:rPr>
            </w:pPr>
          </w:p>
        </w:tc>
      </w:tr>
      <w:tr w:rsidR="00F60BCB" w:rsidRPr="00F60BCB" w14:paraId="2BB8E4CF" w14:textId="77777777" w:rsidTr="00A35266">
        <w:tc>
          <w:tcPr>
            <w:tcW w:w="941" w:type="pct"/>
            <w:vAlign w:val="center"/>
          </w:tcPr>
          <w:p w14:paraId="61804462" w14:textId="77777777" w:rsidR="00F60BCB" w:rsidRPr="00F60BCB" w:rsidRDefault="00F60BCB" w:rsidP="00F60BCB">
            <w:pPr>
              <w:rPr>
                <w:rFonts w:ascii="Times New Roman" w:hAnsi="Times New Roman" w:cs="Times New Roman"/>
                <w:sz w:val="18"/>
                <w:szCs w:val="18"/>
              </w:rPr>
            </w:pPr>
            <m:oMath>
              <m:r>
                <w:rPr>
                  <w:rFonts w:ascii="Cambria Math" w:hAnsi="Cambria Math" w:cs="Times New Roman"/>
                  <w:sz w:val="18"/>
                  <w:szCs w:val="18"/>
                </w:rPr>
                <m:t xml:space="preserve">≤ </m:t>
              </m:r>
            </m:oMath>
            <w:r w:rsidRPr="00F60BCB">
              <w:rPr>
                <w:rFonts w:ascii="Times New Roman" w:hAnsi="Times New Roman" w:cs="Times New Roman"/>
                <w:sz w:val="18"/>
                <w:szCs w:val="18"/>
              </w:rPr>
              <w:t>49</w:t>
            </w:r>
          </w:p>
        </w:tc>
        <w:tc>
          <w:tcPr>
            <w:tcW w:w="310" w:type="pct"/>
            <w:tcBorders>
              <w:top w:val="nil"/>
              <w:left w:val="nil"/>
              <w:bottom w:val="nil"/>
              <w:right w:val="nil"/>
            </w:tcBorders>
            <w:shd w:val="clear" w:color="auto" w:fill="auto"/>
            <w:vAlign w:val="center"/>
          </w:tcPr>
          <w:p w14:paraId="10CC409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580</w:t>
            </w:r>
          </w:p>
        </w:tc>
        <w:tc>
          <w:tcPr>
            <w:tcW w:w="786" w:type="pct"/>
            <w:tcBorders>
              <w:top w:val="nil"/>
              <w:left w:val="nil"/>
              <w:bottom w:val="nil"/>
              <w:right w:val="nil"/>
            </w:tcBorders>
            <w:shd w:val="clear" w:color="auto" w:fill="auto"/>
            <w:vAlign w:val="bottom"/>
          </w:tcPr>
          <w:p w14:paraId="06D6BB4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3.65</w:t>
            </w:r>
            <w:r w:rsidRPr="00F60BCB">
              <w:rPr>
                <w:rFonts w:ascii="Times New Roman" w:hAnsi="Times New Roman" w:cs="Times New Roman"/>
                <w:color w:val="000000"/>
                <w:sz w:val="18"/>
                <w:szCs w:val="18"/>
              </w:rPr>
              <w:br/>
              <w:t>(1.80, 7.10)</w:t>
            </w:r>
          </w:p>
        </w:tc>
        <w:tc>
          <w:tcPr>
            <w:tcW w:w="740" w:type="pct"/>
            <w:tcBorders>
              <w:top w:val="nil"/>
              <w:left w:val="nil"/>
              <w:bottom w:val="nil"/>
              <w:right w:val="nil"/>
            </w:tcBorders>
            <w:shd w:val="clear" w:color="auto" w:fill="auto"/>
            <w:vAlign w:val="bottom"/>
          </w:tcPr>
          <w:p w14:paraId="76DC0F4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17.92</w:t>
            </w:r>
            <w:r w:rsidRPr="00F60BCB">
              <w:rPr>
                <w:rFonts w:ascii="Times New Roman" w:hAnsi="Times New Roman" w:cs="Times New Roman"/>
                <w:color w:val="000000"/>
                <w:sz w:val="18"/>
                <w:szCs w:val="18"/>
              </w:rPr>
              <w:br/>
              <w:t>(9.20, 34.33)</w:t>
            </w:r>
          </w:p>
        </w:tc>
        <w:tc>
          <w:tcPr>
            <w:tcW w:w="740" w:type="pct"/>
            <w:tcBorders>
              <w:top w:val="nil"/>
              <w:left w:val="nil"/>
              <w:bottom w:val="nil"/>
              <w:right w:val="nil"/>
            </w:tcBorders>
            <w:shd w:val="clear" w:color="auto" w:fill="auto"/>
            <w:vAlign w:val="bottom"/>
          </w:tcPr>
          <w:p w14:paraId="7343DBC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10.80</w:t>
            </w:r>
            <w:r w:rsidRPr="00F60BCB">
              <w:rPr>
                <w:rFonts w:ascii="Times New Roman" w:hAnsi="Times New Roman" w:cs="Times New Roman"/>
                <w:color w:val="000000"/>
                <w:sz w:val="18"/>
                <w:szCs w:val="18"/>
              </w:rPr>
              <w:br/>
              <w:t>(5.43, 20.87)</w:t>
            </w:r>
          </w:p>
        </w:tc>
        <w:tc>
          <w:tcPr>
            <w:tcW w:w="741" w:type="pct"/>
            <w:tcBorders>
              <w:top w:val="nil"/>
              <w:left w:val="nil"/>
              <w:bottom w:val="nil"/>
              <w:right w:val="nil"/>
            </w:tcBorders>
            <w:shd w:val="clear" w:color="auto" w:fill="auto"/>
            <w:vAlign w:val="bottom"/>
          </w:tcPr>
          <w:p w14:paraId="0D5272C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19.13</w:t>
            </w:r>
            <w:r w:rsidRPr="00F60BCB">
              <w:rPr>
                <w:rFonts w:ascii="Times New Roman" w:hAnsi="Times New Roman" w:cs="Times New Roman"/>
                <w:color w:val="000000"/>
                <w:sz w:val="18"/>
                <w:szCs w:val="18"/>
              </w:rPr>
              <w:br/>
              <w:t>(10.78, 35.35)</w:t>
            </w:r>
          </w:p>
        </w:tc>
        <w:tc>
          <w:tcPr>
            <w:tcW w:w="741" w:type="pct"/>
            <w:tcBorders>
              <w:top w:val="nil"/>
              <w:left w:val="nil"/>
              <w:bottom w:val="nil"/>
              <w:right w:val="single" w:sz="4" w:space="0" w:color="auto"/>
            </w:tcBorders>
            <w:shd w:val="clear" w:color="auto" w:fill="auto"/>
            <w:vAlign w:val="bottom"/>
          </w:tcPr>
          <w:p w14:paraId="2F09F2EB"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0.18</w:t>
            </w:r>
            <w:r w:rsidRPr="00F60BCB">
              <w:rPr>
                <w:rFonts w:ascii="Times New Roman" w:hAnsi="Times New Roman" w:cs="Times New Roman"/>
                <w:color w:val="000000"/>
                <w:sz w:val="18"/>
                <w:szCs w:val="18"/>
              </w:rPr>
              <w:br/>
              <w:t>(0.10, 0.33)</w:t>
            </w:r>
          </w:p>
        </w:tc>
      </w:tr>
      <w:tr w:rsidR="00F60BCB" w:rsidRPr="00F60BCB" w14:paraId="0406D1CC" w14:textId="77777777" w:rsidTr="00A35266">
        <w:tc>
          <w:tcPr>
            <w:tcW w:w="941" w:type="pct"/>
            <w:vAlign w:val="center"/>
          </w:tcPr>
          <w:p w14:paraId="6F2E9EF4"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&gt; 49</w:t>
            </w:r>
          </w:p>
        </w:tc>
        <w:tc>
          <w:tcPr>
            <w:tcW w:w="310" w:type="pct"/>
            <w:tcBorders>
              <w:top w:val="nil"/>
              <w:left w:val="nil"/>
              <w:bottom w:val="nil"/>
              <w:right w:val="nil"/>
            </w:tcBorders>
            <w:shd w:val="clear" w:color="auto" w:fill="auto"/>
            <w:vAlign w:val="center"/>
          </w:tcPr>
          <w:p w14:paraId="6A94FAF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713</w:t>
            </w:r>
          </w:p>
        </w:tc>
        <w:tc>
          <w:tcPr>
            <w:tcW w:w="786" w:type="pct"/>
            <w:tcBorders>
              <w:top w:val="nil"/>
              <w:left w:val="nil"/>
              <w:bottom w:val="nil"/>
              <w:right w:val="nil"/>
            </w:tcBorders>
            <w:shd w:val="clear" w:color="auto" w:fill="auto"/>
            <w:vAlign w:val="bottom"/>
          </w:tcPr>
          <w:p w14:paraId="706CA72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2.80</w:t>
            </w:r>
            <w:r w:rsidRPr="00F60BCB">
              <w:rPr>
                <w:rFonts w:ascii="Times New Roman" w:hAnsi="Times New Roman" w:cs="Times New Roman"/>
                <w:color w:val="000000"/>
                <w:sz w:val="18"/>
                <w:szCs w:val="18"/>
              </w:rPr>
              <w:br/>
              <w:t>(1.41, 5.34)</w:t>
            </w:r>
          </w:p>
        </w:tc>
        <w:tc>
          <w:tcPr>
            <w:tcW w:w="740" w:type="pct"/>
            <w:tcBorders>
              <w:top w:val="nil"/>
              <w:left w:val="nil"/>
              <w:bottom w:val="nil"/>
              <w:right w:val="nil"/>
            </w:tcBorders>
            <w:shd w:val="clear" w:color="auto" w:fill="auto"/>
            <w:vAlign w:val="bottom"/>
          </w:tcPr>
          <w:p w14:paraId="1356543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14.27</w:t>
            </w:r>
            <w:r w:rsidRPr="00F60BCB">
              <w:rPr>
                <w:rFonts w:ascii="Times New Roman" w:hAnsi="Times New Roman" w:cs="Times New Roman"/>
                <w:color w:val="000000"/>
                <w:sz w:val="18"/>
                <w:szCs w:val="18"/>
              </w:rPr>
              <w:br/>
              <w:t>(7.54, 26.74)</w:t>
            </w:r>
          </w:p>
        </w:tc>
        <w:tc>
          <w:tcPr>
            <w:tcW w:w="740" w:type="pct"/>
            <w:tcBorders>
              <w:top w:val="nil"/>
              <w:left w:val="nil"/>
              <w:bottom w:val="nil"/>
              <w:right w:val="nil"/>
            </w:tcBorders>
            <w:shd w:val="clear" w:color="auto" w:fill="auto"/>
            <w:vAlign w:val="bottom"/>
          </w:tcPr>
          <w:p w14:paraId="71E8DCE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8.33</w:t>
            </w:r>
            <w:r w:rsidRPr="00F60BCB">
              <w:rPr>
                <w:rFonts w:ascii="Times New Roman" w:hAnsi="Times New Roman" w:cs="Times New Roman"/>
                <w:color w:val="000000"/>
                <w:sz w:val="18"/>
                <w:szCs w:val="18"/>
              </w:rPr>
              <w:br/>
              <w:t>(4.67, 15.70)</w:t>
            </w:r>
          </w:p>
        </w:tc>
        <w:tc>
          <w:tcPr>
            <w:tcW w:w="741" w:type="pct"/>
            <w:tcBorders>
              <w:top w:val="nil"/>
              <w:left w:val="nil"/>
              <w:bottom w:val="nil"/>
              <w:right w:val="nil"/>
            </w:tcBorders>
            <w:shd w:val="clear" w:color="auto" w:fill="auto"/>
            <w:vAlign w:val="bottom"/>
          </w:tcPr>
          <w:p w14:paraId="0D6F627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15.39</w:t>
            </w:r>
            <w:r w:rsidRPr="00F60BCB">
              <w:rPr>
                <w:rFonts w:ascii="Times New Roman" w:hAnsi="Times New Roman" w:cs="Times New Roman"/>
                <w:color w:val="000000"/>
                <w:sz w:val="18"/>
                <w:szCs w:val="18"/>
              </w:rPr>
              <w:br/>
              <w:t>(9.28, 27.42)</w:t>
            </w:r>
          </w:p>
        </w:tc>
        <w:tc>
          <w:tcPr>
            <w:tcW w:w="741" w:type="pct"/>
            <w:tcBorders>
              <w:top w:val="nil"/>
              <w:left w:val="nil"/>
              <w:bottom w:val="nil"/>
              <w:right w:val="single" w:sz="4" w:space="0" w:color="auto"/>
            </w:tcBorders>
            <w:shd w:val="clear" w:color="auto" w:fill="auto"/>
            <w:vAlign w:val="bottom"/>
          </w:tcPr>
          <w:p w14:paraId="0521FD80"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0.14</w:t>
            </w:r>
            <w:r w:rsidRPr="00F60BCB">
              <w:rPr>
                <w:rFonts w:ascii="Times New Roman" w:hAnsi="Times New Roman" w:cs="Times New Roman"/>
                <w:color w:val="000000"/>
                <w:sz w:val="18"/>
                <w:szCs w:val="18"/>
              </w:rPr>
              <w:br/>
              <w:t>(0.08, 0.26)</w:t>
            </w:r>
          </w:p>
        </w:tc>
      </w:tr>
      <w:tr w:rsidR="00F60BCB" w:rsidRPr="00F60BCB" w14:paraId="31830B41" w14:textId="77777777" w:rsidTr="00A35266">
        <w:tc>
          <w:tcPr>
            <w:tcW w:w="941" w:type="pct"/>
            <w:vAlign w:val="center"/>
          </w:tcPr>
          <w:p w14:paraId="14AB3EBA" w14:textId="4CBD9169" w:rsidR="00F60BCB" w:rsidRPr="00F60BCB" w:rsidRDefault="00F60BCB" w:rsidP="00F60BCB">
            <w:pPr>
              <w:rPr>
                <w:rFonts w:ascii="Times New Roman" w:hAnsi="Times New Roman" w:cs="Times New Roman"/>
                <w:sz w:val="18"/>
                <w:szCs w:val="18"/>
                <w:vertAlign w:val="superscript"/>
              </w:rPr>
            </w:pPr>
            <w:r w:rsidRPr="00F60BCB">
              <w:rPr>
                <w:rFonts w:ascii="Times New Roman" w:hAnsi="Times New Roman" w:cs="Times New Roman"/>
                <w:sz w:val="18"/>
                <w:szCs w:val="18"/>
              </w:rPr>
              <w:t>p-value</w:t>
            </w:r>
            <w:ins w:id="30" w:author="Peng, Mia Qing" w:date="2022-11-13T15:55:00Z">
              <w:r w:rsidR="00721D81">
                <w:rPr>
                  <w:rFonts w:ascii="Times New Roman" w:hAnsi="Times New Roman" w:cs="Times New Roman"/>
                  <w:sz w:val="18"/>
                  <w:szCs w:val="18"/>
                  <w:vertAlign w:val="superscript"/>
                </w:rPr>
                <w:t>4</w:t>
              </w:r>
            </w:ins>
            <w:del w:id="31" w:author="Peng, Mia Qing" w:date="2022-11-13T15:55:00Z">
              <w:r w:rsidRPr="00F60BCB" w:rsidDel="00721D81">
                <w:rPr>
                  <w:rFonts w:ascii="Times New Roman" w:hAnsi="Times New Roman" w:cs="Times New Roman"/>
                  <w:sz w:val="18"/>
                  <w:szCs w:val="18"/>
                  <w:vertAlign w:val="superscript"/>
                </w:rPr>
                <w:delText>3</w:delText>
              </w:r>
            </w:del>
          </w:p>
        </w:tc>
        <w:tc>
          <w:tcPr>
            <w:tcW w:w="310" w:type="pct"/>
            <w:vAlign w:val="center"/>
          </w:tcPr>
          <w:p w14:paraId="08922138" w14:textId="77777777" w:rsidR="00F60BCB" w:rsidRPr="00F60BCB" w:rsidRDefault="00F60BCB" w:rsidP="00F60BCB">
            <w:pPr>
              <w:jc w:val="center"/>
              <w:rPr>
                <w:rFonts w:ascii="Times New Roman" w:hAnsi="Times New Roman" w:cs="Times New Roman"/>
                <w:sz w:val="18"/>
                <w:szCs w:val="18"/>
              </w:rPr>
            </w:pPr>
          </w:p>
        </w:tc>
        <w:tc>
          <w:tcPr>
            <w:tcW w:w="786" w:type="pct"/>
            <w:tcBorders>
              <w:top w:val="nil"/>
              <w:left w:val="nil"/>
              <w:bottom w:val="nil"/>
              <w:right w:val="nil"/>
            </w:tcBorders>
            <w:shd w:val="clear" w:color="auto" w:fill="auto"/>
            <w:vAlign w:val="bottom"/>
          </w:tcPr>
          <w:p w14:paraId="691104E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740" w:type="pct"/>
            <w:tcBorders>
              <w:top w:val="nil"/>
              <w:left w:val="nil"/>
              <w:bottom w:val="nil"/>
              <w:right w:val="nil"/>
            </w:tcBorders>
            <w:shd w:val="clear" w:color="auto" w:fill="auto"/>
            <w:vAlign w:val="bottom"/>
          </w:tcPr>
          <w:p w14:paraId="4CF7296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0.0003</w:t>
            </w:r>
          </w:p>
        </w:tc>
        <w:tc>
          <w:tcPr>
            <w:tcW w:w="740" w:type="pct"/>
            <w:tcBorders>
              <w:top w:val="nil"/>
              <w:left w:val="nil"/>
              <w:bottom w:val="nil"/>
              <w:right w:val="nil"/>
            </w:tcBorders>
            <w:shd w:val="clear" w:color="auto" w:fill="auto"/>
            <w:vAlign w:val="bottom"/>
          </w:tcPr>
          <w:p w14:paraId="40FB3EF0"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741" w:type="pct"/>
            <w:tcBorders>
              <w:top w:val="nil"/>
              <w:left w:val="nil"/>
              <w:bottom w:val="nil"/>
              <w:right w:val="nil"/>
            </w:tcBorders>
            <w:shd w:val="clear" w:color="auto" w:fill="auto"/>
            <w:vAlign w:val="bottom"/>
          </w:tcPr>
          <w:p w14:paraId="01AA48B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741" w:type="pct"/>
            <w:tcBorders>
              <w:top w:val="nil"/>
              <w:left w:val="nil"/>
              <w:bottom w:val="nil"/>
              <w:right w:val="single" w:sz="4" w:space="0" w:color="auto"/>
            </w:tcBorders>
            <w:shd w:val="clear" w:color="auto" w:fill="auto"/>
            <w:vAlign w:val="bottom"/>
          </w:tcPr>
          <w:p w14:paraId="7CB471EA"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&lt;0.0001</w:t>
            </w:r>
          </w:p>
        </w:tc>
      </w:tr>
      <w:tr w:rsidR="00F60BCB" w:rsidRPr="00F60BCB" w14:paraId="51633FB1" w14:textId="77777777" w:rsidTr="00A35266">
        <w:tc>
          <w:tcPr>
            <w:tcW w:w="941" w:type="pct"/>
          </w:tcPr>
          <w:p w14:paraId="0B539B8D" w14:textId="77777777" w:rsidR="00F60BCB" w:rsidRPr="00F60BCB" w:rsidRDefault="00F60BCB" w:rsidP="00F60BCB">
            <w:pPr>
              <w:rPr>
                <w:rFonts w:ascii="Times New Roman" w:hAnsi="Times New Roman" w:cs="Times New Roman"/>
                <w:sz w:val="18"/>
                <w:szCs w:val="18"/>
              </w:rPr>
            </w:pPr>
          </w:p>
        </w:tc>
        <w:tc>
          <w:tcPr>
            <w:tcW w:w="310" w:type="pct"/>
            <w:vAlign w:val="center"/>
          </w:tcPr>
          <w:p w14:paraId="21832905"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3FC97284"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2E3B19A8"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2C54047F" w14:textId="77777777" w:rsidR="00F60BCB" w:rsidRPr="00F60BCB" w:rsidRDefault="00F60BCB" w:rsidP="00F60BCB">
            <w:pPr>
              <w:jc w:val="center"/>
              <w:rPr>
                <w:rFonts w:ascii="Times New Roman" w:hAnsi="Times New Roman" w:cs="Times New Roman"/>
                <w:sz w:val="18"/>
                <w:szCs w:val="18"/>
              </w:rPr>
            </w:pPr>
          </w:p>
        </w:tc>
        <w:tc>
          <w:tcPr>
            <w:tcW w:w="741" w:type="pct"/>
            <w:vAlign w:val="center"/>
          </w:tcPr>
          <w:p w14:paraId="2E3D3409" w14:textId="77777777" w:rsidR="00F60BCB" w:rsidRPr="00F60BCB" w:rsidRDefault="00F60BCB" w:rsidP="00F60BCB">
            <w:pPr>
              <w:jc w:val="center"/>
              <w:rPr>
                <w:rFonts w:ascii="Times New Roman" w:hAnsi="Times New Roman" w:cs="Times New Roman"/>
                <w:sz w:val="18"/>
                <w:szCs w:val="18"/>
              </w:rPr>
            </w:pPr>
          </w:p>
        </w:tc>
        <w:tc>
          <w:tcPr>
            <w:tcW w:w="741" w:type="pct"/>
          </w:tcPr>
          <w:p w14:paraId="7D020413" w14:textId="77777777" w:rsidR="00F60BCB" w:rsidRPr="00F60BCB" w:rsidRDefault="00F60BCB" w:rsidP="00F60BCB">
            <w:pPr>
              <w:jc w:val="center"/>
              <w:rPr>
                <w:rFonts w:ascii="Times New Roman" w:hAnsi="Times New Roman" w:cs="Times New Roman"/>
                <w:sz w:val="18"/>
                <w:szCs w:val="18"/>
              </w:rPr>
            </w:pPr>
          </w:p>
        </w:tc>
      </w:tr>
      <w:tr w:rsidR="00F60BCB" w:rsidRPr="00F60BCB" w14:paraId="779C33F6" w14:textId="77777777" w:rsidTr="00A35266">
        <w:tc>
          <w:tcPr>
            <w:tcW w:w="941" w:type="pct"/>
          </w:tcPr>
          <w:p w14:paraId="678F4DA1" w14:textId="77777777" w:rsidR="00F60BCB" w:rsidRPr="00F60BCB" w:rsidRDefault="00F60BCB" w:rsidP="00F60BCB">
            <w:pPr>
              <w:rPr>
                <w:rFonts w:ascii="Times New Roman" w:hAnsi="Times New Roman" w:cs="Times New Roman"/>
                <w:b/>
                <w:bCs/>
                <w:sz w:val="18"/>
                <w:szCs w:val="18"/>
              </w:rPr>
            </w:pPr>
            <w:r w:rsidRPr="00F60BCB">
              <w:rPr>
                <w:rFonts w:ascii="Times New Roman" w:hAnsi="Times New Roman" w:cs="Times New Roman"/>
                <w:b/>
                <w:bCs/>
                <w:sz w:val="18"/>
                <w:szCs w:val="18"/>
              </w:rPr>
              <w:t>Site</w:t>
            </w:r>
          </w:p>
        </w:tc>
        <w:tc>
          <w:tcPr>
            <w:tcW w:w="310" w:type="pct"/>
            <w:vAlign w:val="center"/>
          </w:tcPr>
          <w:p w14:paraId="7FA1FBA4"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043FC0D6"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1CD587C5"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46C6429E" w14:textId="77777777" w:rsidR="00F60BCB" w:rsidRPr="00F60BCB" w:rsidRDefault="00F60BCB" w:rsidP="00F60BCB">
            <w:pPr>
              <w:jc w:val="center"/>
              <w:rPr>
                <w:rFonts w:ascii="Times New Roman" w:hAnsi="Times New Roman" w:cs="Times New Roman"/>
                <w:sz w:val="18"/>
                <w:szCs w:val="18"/>
              </w:rPr>
            </w:pPr>
          </w:p>
        </w:tc>
        <w:tc>
          <w:tcPr>
            <w:tcW w:w="741" w:type="pct"/>
            <w:vAlign w:val="center"/>
          </w:tcPr>
          <w:p w14:paraId="3EF68E20" w14:textId="77777777" w:rsidR="00F60BCB" w:rsidRPr="00F60BCB" w:rsidRDefault="00F60BCB" w:rsidP="00F60BCB">
            <w:pPr>
              <w:jc w:val="center"/>
              <w:rPr>
                <w:rFonts w:ascii="Times New Roman" w:hAnsi="Times New Roman" w:cs="Times New Roman"/>
                <w:sz w:val="18"/>
                <w:szCs w:val="18"/>
              </w:rPr>
            </w:pPr>
          </w:p>
        </w:tc>
        <w:tc>
          <w:tcPr>
            <w:tcW w:w="741" w:type="pct"/>
          </w:tcPr>
          <w:p w14:paraId="13B73C97" w14:textId="77777777" w:rsidR="00F60BCB" w:rsidRPr="00F60BCB" w:rsidRDefault="00F60BCB" w:rsidP="00F60BCB">
            <w:pPr>
              <w:jc w:val="center"/>
              <w:rPr>
                <w:rFonts w:ascii="Times New Roman" w:hAnsi="Times New Roman" w:cs="Times New Roman"/>
                <w:sz w:val="18"/>
                <w:szCs w:val="18"/>
              </w:rPr>
            </w:pPr>
          </w:p>
        </w:tc>
      </w:tr>
      <w:tr w:rsidR="00F60BCB" w:rsidRPr="00F60BCB" w14:paraId="5A2300E9" w14:textId="77777777" w:rsidTr="00A35266">
        <w:tc>
          <w:tcPr>
            <w:tcW w:w="941" w:type="pct"/>
            <w:vAlign w:val="center"/>
          </w:tcPr>
          <w:p w14:paraId="3E824CAB"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Detroit area, MI</w:t>
            </w:r>
          </w:p>
        </w:tc>
        <w:tc>
          <w:tcPr>
            <w:tcW w:w="310" w:type="pct"/>
            <w:tcBorders>
              <w:top w:val="nil"/>
              <w:left w:val="nil"/>
              <w:bottom w:val="nil"/>
              <w:right w:val="nil"/>
            </w:tcBorders>
            <w:shd w:val="clear" w:color="auto" w:fill="auto"/>
            <w:vAlign w:val="center"/>
          </w:tcPr>
          <w:p w14:paraId="27C40FF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225</w:t>
            </w:r>
          </w:p>
        </w:tc>
        <w:tc>
          <w:tcPr>
            <w:tcW w:w="786" w:type="pct"/>
            <w:tcBorders>
              <w:top w:val="nil"/>
              <w:left w:val="nil"/>
              <w:bottom w:val="nil"/>
              <w:right w:val="nil"/>
            </w:tcBorders>
            <w:shd w:val="clear" w:color="auto" w:fill="auto"/>
            <w:vAlign w:val="bottom"/>
          </w:tcPr>
          <w:p w14:paraId="27A55A6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3.53</w:t>
            </w:r>
            <w:r w:rsidRPr="00F60BCB">
              <w:rPr>
                <w:rFonts w:ascii="Times New Roman" w:hAnsi="Times New Roman" w:cs="Times New Roman"/>
                <w:color w:val="000000"/>
                <w:sz w:val="18"/>
                <w:szCs w:val="18"/>
              </w:rPr>
              <w:br/>
              <w:t>(1.98, 6.92)</w:t>
            </w:r>
          </w:p>
        </w:tc>
        <w:tc>
          <w:tcPr>
            <w:tcW w:w="740" w:type="pct"/>
            <w:tcBorders>
              <w:top w:val="nil"/>
              <w:left w:val="nil"/>
              <w:bottom w:val="nil"/>
              <w:right w:val="nil"/>
            </w:tcBorders>
            <w:shd w:val="clear" w:color="auto" w:fill="auto"/>
            <w:vAlign w:val="bottom"/>
          </w:tcPr>
          <w:p w14:paraId="0D8951C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21.23</w:t>
            </w:r>
            <w:r w:rsidRPr="00F60BCB">
              <w:rPr>
                <w:rFonts w:ascii="Times New Roman" w:hAnsi="Times New Roman" w:cs="Times New Roman"/>
                <w:color w:val="000000"/>
                <w:sz w:val="18"/>
                <w:szCs w:val="18"/>
              </w:rPr>
              <w:br/>
              <w:t>(11.06, 36.69)</w:t>
            </w:r>
          </w:p>
        </w:tc>
        <w:tc>
          <w:tcPr>
            <w:tcW w:w="740" w:type="pct"/>
            <w:tcBorders>
              <w:top w:val="nil"/>
              <w:left w:val="nil"/>
              <w:bottom w:val="nil"/>
              <w:right w:val="nil"/>
            </w:tcBorders>
            <w:shd w:val="clear" w:color="auto" w:fill="auto"/>
            <w:vAlign w:val="bottom"/>
          </w:tcPr>
          <w:p w14:paraId="6812C92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12.48</w:t>
            </w:r>
            <w:r w:rsidRPr="00F60BCB">
              <w:rPr>
                <w:rFonts w:ascii="Times New Roman" w:hAnsi="Times New Roman" w:cs="Times New Roman"/>
                <w:color w:val="000000"/>
                <w:sz w:val="18"/>
                <w:szCs w:val="18"/>
              </w:rPr>
              <w:br/>
              <w:t>(6.62, 22.54)</w:t>
            </w:r>
          </w:p>
        </w:tc>
        <w:tc>
          <w:tcPr>
            <w:tcW w:w="741" w:type="pct"/>
            <w:tcBorders>
              <w:top w:val="nil"/>
              <w:left w:val="nil"/>
              <w:bottom w:val="nil"/>
              <w:right w:val="nil"/>
            </w:tcBorders>
            <w:shd w:val="clear" w:color="auto" w:fill="auto"/>
            <w:vAlign w:val="bottom"/>
          </w:tcPr>
          <w:p w14:paraId="33BCE90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19.61</w:t>
            </w:r>
            <w:r w:rsidRPr="00F60BCB">
              <w:rPr>
                <w:rFonts w:ascii="Times New Roman" w:hAnsi="Times New Roman" w:cs="Times New Roman"/>
                <w:color w:val="000000"/>
                <w:sz w:val="18"/>
                <w:szCs w:val="18"/>
              </w:rPr>
              <w:br/>
              <w:t>(12.20, 36.15)</w:t>
            </w:r>
          </w:p>
        </w:tc>
        <w:tc>
          <w:tcPr>
            <w:tcW w:w="741" w:type="pct"/>
            <w:tcBorders>
              <w:top w:val="nil"/>
              <w:left w:val="nil"/>
              <w:bottom w:val="nil"/>
              <w:right w:val="single" w:sz="4" w:space="0" w:color="auto"/>
            </w:tcBorders>
            <w:shd w:val="clear" w:color="auto" w:fill="auto"/>
            <w:vAlign w:val="bottom"/>
          </w:tcPr>
          <w:p w14:paraId="7144093B"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0.19</w:t>
            </w:r>
            <w:r w:rsidRPr="00F60BCB">
              <w:rPr>
                <w:rFonts w:ascii="Times New Roman" w:hAnsi="Times New Roman" w:cs="Times New Roman"/>
                <w:color w:val="000000"/>
                <w:sz w:val="18"/>
                <w:szCs w:val="18"/>
              </w:rPr>
              <w:br/>
              <w:t>(0.11, 0.35)</w:t>
            </w:r>
          </w:p>
        </w:tc>
      </w:tr>
      <w:tr w:rsidR="00F60BCB" w:rsidRPr="00F60BCB" w14:paraId="799EE4F5" w14:textId="77777777" w:rsidTr="00A35266">
        <w:tc>
          <w:tcPr>
            <w:tcW w:w="941" w:type="pct"/>
            <w:vAlign w:val="center"/>
          </w:tcPr>
          <w:p w14:paraId="0BE6DAD1"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Boston, MA</w:t>
            </w:r>
          </w:p>
        </w:tc>
        <w:tc>
          <w:tcPr>
            <w:tcW w:w="310" w:type="pct"/>
            <w:tcBorders>
              <w:top w:val="nil"/>
              <w:left w:val="nil"/>
              <w:bottom w:val="nil"/>
              <w:right w:val="nil"/>
            </w:tcBorders>
            <w:shd w:val="clear" w:color="auto" w:fill="auto"/>
            <w:vAlign w:val="center"/>
          </w:tcPr>
          <w:p w14:paraId="3265342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211</w:t>
            </w:r>
          </w:p>
        </w:tc>
        <w:tc>
          <w:tcPr>
            <w:tcW w:w="786" w:type="pct"/>
            <w:tcBorders>
              <w:top w:val="nil"/>
              <w:left w:val="nil"/>
              <w:bottom w:val="nil"/>
              <w:right w:val="nil"/>
            </w:tcBorders>
            <w:shd w:val="clear" w:color="auto" w:fill="auto"/>
            <w:vAlign w:val="bottom"/>
          </w:tcPr>
          <w:p w14:paraId="6F8FA1A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3.97</w:t>
            </w:r>
            <w:r w:rsidRPr="00F60BCB">
              <w:rPr>
                <w:rFonts w:ascii="Times New Roman" w:hAnsi="Times New Roman" w:cs="Times New Roman"/>
                <w:color w:val="000000"/>
                <w:sz w:val="18"/>
                <w:szCs w:val="18"/>
              </w:rPr>
              <w:br/>
              <w:t>(1.89, 7.72)</w:t>
            </w:r>
          </w:p>
        </w:tc>
        <w:tc>
          <w:tcPr>
            <w:tcW w:w="740" w:type="pct"/>
            <w:tcBorders>
              <w:top w:val="nil"/>
              <w:left w:val="nil"/>
              <w:bottom w:val="nil"/>
              <w:right w:val="nil"/>
            </w:tcBorders>
            <w:shd w:val="clear" w:color="auto" w:fill="auto"/>
            <w:vAlign w:val="bottom"/>
          </w:tcPr>
          <w:p w14:paraId="74394E7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20.70</w:t>
            </w:r>
            <w:r w:rsidRPr="00F60BCB">
              <w:rPr>
                <w:rFonts w:ascii="Times New Roman" w:hAnsi="Times New Roman" w:cs="Times New Roman"/>
                <w:color w:val="000000"/>
                <w:sz w:val="18"/>
                <w:szCs w:val="18"/>
              </w:rPr>
              <w:br/>
              <w:t>(10.87, 38.75)</w:t>
            </w:r>
          </w:p>
        </w:tc>
        <w:tc>
          <w:tcPr>
            <w:tcW w:w="740" w:type="pct"/>
            <w:tcBorders>
              <w:top w:val="nil"/>
              <w:left w:val="nil"/>
              <w:bottom w:val="nil"/>
              <w:right w:val="nil"/>
            </w:tcBorders>
            <w:shd w:val="clear" w:color="auto" w:fill="auto"/>
            <w:vAlign w:val="bottom"/>
          </w:tcPr>
          <w:p w14:paraId="5583500B"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11.59</w:t>
            </w:r>
            <w:r w:rsidRPr="00F60BCB">
              <w:rPr>
                <w:rFonts w:ascii="Times New Roman" w:hAnsi="Times New Roman" w:cs="Times New Roman"/>
                <w:color w:val="000000"/>
                <w:sz w:val="18"/>
                <w:szCs w:val="18"/>
              </w:rPr>
              <w:br/>
              <w:t>(6.29, 20.70)</w:t>
            </w:r>
          </w:p>
        </w:tc>
        <w:tc>
          <w:tcPr>
            <w:tcW w:w="741" w:type="pct"/>
            <w:tcBorders>
              <w:top w:val="nil"/>
              <w:left w:val="nil"/>
              <w:bottom w:val="nil"/>
              <w:right w:val="nil"/>
            </w:tcBorders>
            <w:shd w:val="clear" w:color="auto" w:fill="auto"/>
            <w:vAlign w:val="bottom"/>
          </w:tcPr>
          <w:p w14:paraId="29A28DB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21.08</w:t>
            </w:r>
            <w:r w:rsidRPr="00F60BCB">
              <w:rPr>
                <w:rFonts w:ascii="Times New Roman" w:hAnsi="Times New Roman" w:cs="Times New Roman"/>
                <w:color w:val="000000"/>
                <w:sz w:val="18"/>
                <w:szCs w:val="18"/>
              </w:rPr>
              <w:br/>
              <w:t>(12.16, 42.42)</w:t>
            </w:r>
          </w:p>
        </w:tc>
        <w:tc>
          <w:tcPr>
            <w:tcW w:w="741" w:type="pct"/>
            <w:tcBorders>
              <w:top w:val="nil"/>
              <w:left w:val="nil"/>
              <w:bottom w:val="nil"/>
              <w:right w:val="single" w:sz="4" w:space="0" w:color="auto"/>
            </w:tcBorders>
            <w:shd w:val="clear" w:color="auto" w:fill="auto"/>
            <w:vAlign w:val="bottom"/>
          </w:tcPr>
          <w:p w14:paraId="5C245A09"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0.19</w:t>
            </w:r>
            <w:r w:rsidRPr="00F60BCB">
              <w:rPr>
                <w:rFonts w:ascii="Times New Roman" w:hAnsi="Times New Roman" w:cs="Times New Roman"/>
                <w:color w:val="000000"/>
                <w:sz w:val="18"/>
                <w:szCs w:val="18"/>
              </w:rPr>
              <w:br/>
              <w:t>(0.11, 0.38)</w:t>
            </w:r>
          </w:p>
        </w:tc>
      </w:tr>
      <w:tr w:rsidR="00F60BCB" w:rsidRPr="00F60BCB" w14:paraId="5996FFA4" w14:textId="77777777" w:rsidTr="00A35266">
        <w:tc>
          <w:tcPr>
            <w:tcW w:w="941" w:type="pct"/>
            <w:vAlign w:val="center"/>
          </w:tcPr>
          <w:p w14:paraId="5FC2751A"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Oakland, CA</w:t>
            </w:r>
          </w:p>
        </w:tc>
        <w:tc>
          <w:tcPr>
            <w:tcW w:w="310" w:type="pct"/>
            <w:tcBorders>
              <w:top w:val="nil"/>
              <w:left w:val="nil"/>
              <w:bottom w:val="nil"/>
              <w:right w:val="nil"/>
            </w:tcBorders>
            <w:shd w:val="clear" w:color="auto" w:fill="auto"/>
            <w:vAlign w:val="center"/>
          </w:tcPr>
          <w:p w14:paraId="4213481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293</w:t>
            </w:r>
          </w:p>
        </w:tc>
        <w:tc>
          <w:tcPr>
            <w:tcW w:w="786" w:type="pct"/>
            <w:tcBorders>
              <w:top w:val="nil"/>
              <w:left w:val="nil"/>
              <w:bottom w:val="nil"/>
              <w:right w:val="nil"/>
            </w:tcBorders>
            <w:shd w:val="clear" w:color="auto" w:fill="auto"/>
            <w:vAlign w:val="bottom"/>
          </w:tcPr>
          <w:p w14:paraId="78C0F4B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2.28</w:t>
            </w:r>
            <w:r w:rsidRPr="00F60BCB">
              <w:rPr>
                <w:rFonts w:ascii="Times New Roman" w:hAnsi="Times New Roman" w:cs="Times New Roman"/>
                <w:color w:val="000000"/>
                <w:sz w:val="18"/>
                <w:szCs w:val="18"/>
              </w:rPr>
              <w:br/>
              <w:t>(1.37, 4.08)</w:t>
            </w:r>
          </w:p>
        </w:tc>
        <w:tc>
          <w:tcPr>
            <w:tcW w:w="740" w:type="pct"/>
            <w:tcBorders>
              <w:top w:val="nil"/>
              <w:left w:val="nil"/>
              <w:bottom w:val="nil"/>
              <w:right w:val="nil"/>
            </w:tcBorders>
            <w:shd w:val="clear" w:color="auto" w:fill="auto"/>
            <w:vAlign w:val="bottom"/>
          </w:tcPr>
          <w:p w14:paraId="1D79EFD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10.05</w:t>
            </w:r>
            <w:r w:rsidRPr="00F60BCB">
              <w:rPr>
                <w:rFonts w:ascii="Times New Roman" w:hAnsi="Times New Roman" w:cs="Times New Roman"/>
                <w:color w:val="000000"/>
                <w:sz w:val="18"/>
                <w:szCs w:val="18"/>
              </w:rPr>
              <w:br/>
              <w:t>(5.74, 18.66)</w:t>
            </w:r>
          </w:p>
        </w:tc>
        <w:tc>
          <w:tcPr>
            <w:tcW w:w="740" w:type="pct"/>
            <w:tcBorders>
              <w:top w:val="nil"/>
              <w:left w:val="nil"/>
              <w:bottom w:val="nil"/>
              <w:right w:val="nil"/>
            </w:tcBorders>
            <w:shd w:val="clear" w:color="auto" w:fill="auto"/>
            <w:vAlign w:val="bottom"/>
          </w:tcPr>
          <w:p w14:paraId="69F21A30"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5.94</w:t>
            </w:r>
            <w:r w:rsidRPr="00F60BCB">
              <w:rPr>
                <w:rFonts w:ascii="Times New Roman" w:hAnsi="Times New Roman" w:cs="Times New Roman"/>
                <w:color w:val="000000"/>
                <w:sz w:val="18"/>
                <w:szCs w:val="18"/>
              </w:rPr>
              <w:br/>
              <w:t>(3.39, 11.46)</w:t>
            </w:r>
          </w:p>
        </w:tc>
        <w:tc>
          <w:tcPr>
            <w:tcW w:w="741" w:type="pct"/>
            <w:tcBorders>
              <w:top w:val="nil"/>
              <w:left w:val="nil"/>
              <w:bottom w:val="nil"/>
              <w:right w:val="nil"/>
            </w:tcBorders>
            <w:shd w:val="clear" w:color="auto" w:fill="auto"/>
            <w:vAlign w:val="bottom"/>
          </w:tcPr>
          <w:p w14:paraId="07E3878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11.93</w:t>
            </w:r>
            <w:r w:rsidRPr="00F60BCB">
              <w:rPr>
                <w:rFonts w:ascii="Times New Roman" w:hAnsi="Times New Roman" w:cs="Times New Roman"/>
                <w:color w:val="000000"/>
                <w:sz w:val="18"/>
                <w:szCs w:val="18"/>
              </w:rPr>
              <w:br/>
              <w:t>(7.35, 21.55)</w:t>
            </w:r>
          </w:p>
        </w:tc>
        <w:tc>
          <w:tcPr>
            <w:tcW w:w="741" w:type="pct"/>
            <w:tcBorders>
              <w:top w:val="nil"/>
              <w:left w:val="nil"/>
              <w:bottom w:val="nil"/>
              <w:right w:val="single" w:sz="4" w:space="0" w:color="auto"/>
            </w:tcBorders>
            <w:shd w:val="clear" w:color="auto" w:fill="auto"/>
            <w:vAlign w:val="bottom"/>
          </w:tcPr>
          <w:p w14:paraId="3ED3ACBF"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0.10</w:t>
            </w:r>
            <w:r w:rsidRPr="00F60BCB">
              <w:rPr>
                <w:rFonts w:ascii="Times New Roman" w:hAnsi="Times New Roman" w:cs="Times New Roman"/>
                <w:color w:val="000000"/>
                <w:sz w:val="18"/>
                <w:szCs w:val="18"/>
              </w:rPr>
              <w:br/>
              <w:t>(0.06, 0.18)</w:t>
            </w:r>
          </w:p>
        </w:tc>
      </w:tr>
      <w:tr w:rsidR="00F60BCB" w:rsidRPr="00F60BCB" w14:paraId="267EB3CD" w14:textId="77777777" w:rsidTr="00A35266">
        <w:tc>
          <w:tcPr>
            <w:tcW w:w="941" w:type="pct"/>
            <w:vAlign w:val="center"/>
          </w:tcPr>
          <w:p w14:paraId="10DA11C5"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Los Angeles, CA</w:t>
            </w:r>
          </w:p>
        </w:tc>
        <w:tc>
          <w:tcPr>
            <w:tcW w:w="310" w:type="pct"/>
            <w:tcBorders>
              <w:top w:val="nil"/>
              <w:left w:val="nil"/>
              <w:bottom w:val="nil"/>
              <w:right w:val="nil"/>
            </w:tcBorders>
            <w:shd w:val="clear" w:color="auto" w:fill="auto"/>
            <w:vAlign w:val="center"/>
          </w:tcPr>
          <w:p w14:paraId="18E8683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346</w:t>
            </w:r>
          </w:p>
        </w:tc>
        <w:tc>
          <w:tcPr>
            <w:tcW w:w="786" w:type="pct"/>
            <w:tcBorders>
              <w:top w:val="nil"/>
              <w:left w:val="nil"/>
              <w:bottom w:val="nil"/>
              <w:right w:val="nil"/>
            </w:tcBorders>
            <w:shd w:val="clear" w:color="auto" w:fill="auto"/>
            <w:vAlign w:val="bottom"/>
          </w:tcPr>
          <w:p w14:paraId="26F2E1EB"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2.58</w:t>
            </w:r>
            <w:r w:rsidRPr="00F60BCB">
              <w:rPr>
                <w:rFonts w:ascii="Times New Roman" w:hAnsi="Times New Roman" w:cs="Times New Roman"/>
                <w:color w:val="000000"/>
                <w:sz w:val="18"/>
                <w:szCs w:val="18"/>
              </w:rPr>
              <w:br/>
              <w:t>(1.35, 5.25)</w:t>
            </w:r>
          </w:p>
        </w:tc>
        <w:tc>
          <w:tcPr>
            <w:tcW w:w="740" w:type="pct"/>
            <w:tcBorders>
              <w:top w:val="nil"/>
              <w:left w:val="nil"/>
              <w:bottom w:val="nil"/>
              <w:right w:val="nil"/>
            </w:tcBorders>
            <w:shd w:val="clear" w:color="auto" w:fill="auto"/>
            <w:vAlign w:val="bottom"/>
          </w:tcPr>
          <w:p w14:paraId="4ED1C95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12.51</w:t>
            </w:r>
            <w:r w:rsidRPr="00F60BCB">
              <w:rPr>
                <w:rFonts w:ascii="Times New Roman" w:hAnsi="Times New Roman" w:cs="Times New Roman"/>
                <w:color w:val="000000"/>
                <w:sz w:val="18"/>
                <w:szCs w:val="18"/>
              </w:rPr>
              <w:br/>
              <w:t>(6.54, 21.90)</w:t>
            </w:r>
          </w:p>
        </w:tc>
        <w:tc>
          <w:tcPr>
            <w:tcW w:w="740" w:type="pct"/>
            <w:tcBorders>
              <w:top w:val="nil"/>
              <w:left w:val="nil"/>
              <w:bottom w:val="nil"/>
              <w:right w:val="nil"/>
            </w:tcBorders>
            <w:shd w:val="clear" w:color="auto" w:fill="auto"/>
            <w:vAlign w:val="bottom"/>
          </w:tcPr>
          <w:p w14:paraId="6125E7B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7.46</w:t>
            </w:r>
            <w:r w:rsidRPr="00F60BCB">
              <w:rPr>
                <w:rFonts w:ascii="Times New Roman" w:hAnsi="Times New Roman" w:cs="Times New Roman"/>
                <w:color w:val="000000"/>
                <w:sz w:val="18"/>
                <w:szCs w:val="18"/>
              </w:rPr>
              <w:br/>
              <w:t>(3.85, 13.97)</w:t>
            </w:r>
          </w:p>
        </w:tc>
        <w:tc>
          <w:tcPr>
            <w:tcW w:w="741" w:type="pct"/>
            <w:tcBorders>
              <w:top w:val="nil"/>
              <w:left w:val="nil"/>
              <w:bottom w:val="nil"/>
              <w:right w:val="nil"/>
            </w:tcBorders>
            <w:shd w:val="clear" w:color="auto" w:fill="auto"/>
            <w:vAlign w:val="bottom"/>
          </w:tcPr>
          <w:p w14:paraId="0636706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14.39</w:t>
            </w:r>
            <w:r w:rsidRPr="00F60BCB">
              <w:rPr>
                <w:rFonts w:ascii="Times New Roman" w:hAnsi="Times New Roman" w:cs="Times New Roman"/>
                <w:color w:val="000000"/>
                <w:sz w:val="18"/>
                <w:szCs w:val="18"/>
              </w:rPr>
              <w:br/>
              <w:t>(8.31, 25.61)</w:t>
            </w:r>
          </w:p>
        </w:tc>
        <w:tc>
          <w:tcPr>
            <w:tcW w:w="741" w:type="pct"/>
            <w:tcBorders>
              <w:top w:val="nil"/>
              <w:left w:val="nil"/>
              <w:bottom w:val="nil"/>
              <w:right w:val="single" w:sz="4" w:space="0" w:color="auto"/>
            </w:tcBorders>
            <w:shd w:val="clear" w:color="auto" w:fill="auto"/>
            <w:vAlign w:val="bottom"/>
          </w:tcPr>
          <w:p w14:paraId="71821579"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0.13</w:t>
            </w:r>
            <w:r w:rsidRPr="00F60BCB">
              <w:rPr>
                <w:rFonts w:ascii="Times New Roman" w:hAnsi="Times New Roman" w:cs="Times New Roman"/>
                <w:color w:val="000000"/>
                <w:sz w:val="18"/>
                <w:szCs w:val="18"/>
              </w:rPr>
              <w:br/>
              <w:t>(0.07, 0.23)</w:t>
            </w:r>
          </w:p>
        </w:tc>
      </w:tr>
      <w:tr w:rsidR="00F60BCB" w:rsidRPr="00F60BCB" w14:paraId="7C6A6E93" w14:textId="77777777" w:rsidTr="00A35266">
        <w:tc>
          <w:tcPr>
            <w:tcW w:w="941" w:type="pct"/>
            <w:vAlign w:val="center"/>
          </w:tcPr>
          <w:p w14:paraId="65C4883A"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Pittsburgh, PA</w:t>
            </w:r>
          </w:p>
        </w:tc>
        <w:tc>
          <w:tcPr>
            <w:tcW w:w="310" w:type="pct"/>
            <w:tcBorders>
              <w:top w:val="nil"/>
              <w:left w:val="nil"/>
              <w:bottom w:val="nil"/>
              <w:right w:val="nil"/>
            </w:tcBorders>
            <w:shd w:val="clear" w:color="auto" w:fill="auto"/>
            <w:vAlign w:val="center"/>
          </w:tcPr>
          <w:p w14:paraId="3FAB013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218</w:t>
            </w:r>
          </w:p>
        </w:tc>
        <w:tc>
          <w:tcPr>
            <w:tcW w:w="786" w:type="pct"/>
            <w:tcBorders>
              <w:top w:val="nil"/>
              <w:left w:val="nil"/>
              <w:bottom w:val="nil"/>
              <w:right w:val="nil"/>
            </w:tcBorders>
            <w:shd w:val="clear" w:color="auto" w:fill="auto"/>
            <w:vAlign w:val="bottom"/>
          </w:tcPr>
          <w:p w14:paraId="1E5AAD9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4.36</w:t>
            </w:r>
            <w:r w:rsidRPr="00F60BCB">
              <w:rPr>
                <w:rFonts w:ascii="Times New Roman" w:hAnsi="Times New Roman" w:cs="Times New Roman"/>
                <w:color w:val="000000"/>
                <w:sz w:val="18"/>
                <w:szCs w:val="18"/>
              </w:rPr>
              <w:br/>
              <w:t>(2.27, 9.20)</w:t>
            </w:r>
          </w:p>
        </w:tc>
        <w:tc>
          <w:tcPr>
            <w:tcW w:w="740" w:type="pct"/>
            <w:tcBorders>
              <w:top w:val="nil"/>
              <w:left w:val="nil"/>
              <w:bottom w:val="nil"/>
              <w:right w:val="nil"/>
            </w:tcBorders>
            <w:shd w:val="clear" w:color="auto" w:fill="auto"/>
            <w:vAlign w:val="bottom"/>
          </w:tcPr>
          <w:p w14:paraId="17C34BE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23.64</w:t>
            </w:r>
            <w:r w:rsidRPr="00F60BCB">
              <w:rPr>
                <w:rFonts w:ascii="Times New Roman" w:hAnsi="Times New Roman" w:cs="Times New Roman"/>
                <w:color w:val="000000"/>
                <w:sz w:val="18"/>
                <w:szCs w:val="18"/>
              </w:rPr>
              <w:br/>
              <w:t>(12.77, 49.71)</w:t>
            </w:r>
          </w:p>
        </w:tc>
        <w:tc>
          <w:tcPr>
            <w:tcW w:w="740" w:type="pct"/>
            <w:tcBorders>
              <w:top w:val="nil"/>
              <w:left w:val="nil"/>
              <w:bottom w:val="nil"/>
              <w:right w:val="nil"/>
            </w:tcBorders>
            <w:shd w:val="clear" w:color="auto" w:fill="auto"/>
            <w:vAlign w:val="bottom"/>
          </w:tcPr>
          <w:p w14:paraId="3A44D8E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14.17</w:t>
            </w:r>
            <w:r w:rsidRPr="00F60BCB">
              <w:rPr>
                <w:rFonts w:ascii="Times New Roman" w:hAnsi="Times New Roman" w:cs="Times New Roman"/>
                <w:color w:val="000000"/>
                <w:sz w:val="18"/>
                <w:szCs w:val="18"/>
              </w:rPr>
              <w:br/>
              <w:t>(7.15, 27.51)</w:t>
            </w:r>
          </w:p>
        </w:tc>
        <w:tc>
          <w:tcPr>
            <w:tcW w:w="741" w:type="pct"/>
            <w:tcBorders>
              <w:top w:val="nil"/>
              <w:left w:val="nil"/>
              <w:bottom w:val="nil"/>
              <w:right w:val="nil"/>
            </w:tcBorders>
            <w:shd w:val="clear" w:color="auto" w:fill="auto"/>
            <w:vAlign w:val="bottom"/>
          </w:tcPr>
          <w:p w14:paraId="7E410D6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24.91</w:t>
            </w:r>
            <w:r w:rsidRPr="00F60BCB">
              <w:rPr>
                <w:rFonts w:ascii="Times New Roman" w:hAnsi="Times New Roman" w:cs="Times New Roman"/>
                <w:color w:val="000000"/>
                <w:sz w:val="18"/>
                <w:szCs w:val="18"/>
              </w:rPr>
              <w:br/>
              <w:t>(13.30, 46.19)</w:t>
            </w:r>
          </w:p>
        </w:tc>
        <w:tc>
          <w:tcPr>
            <w:tcW w:w="741" w:type="pct"/>
            <w:tcBorders>
              <w:top w:val="nil"/>
              <w:left w:val="nil"/>
              <w:bottom w:val="nil"/>
              <w:right w:val="single" w:sz="4" w:space="0" w:color="auto"/>
            </w:tcBorders>
            <w:shd w:val="clear" w:color="auto" w:fill="auto"/>
            <w:vAlign w:val="bottom"/>
          </w:tcPr>
          <w:p w14:paraId="20ABDDD8"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0.23</w:t>
            </w:r>
            <w:r w:rsidRPr="00F60BCB">
              <w:rPr>
                <w:rFonts w:ascii="Times New Roman" w:hAnsi="Times New Roman" w:cs="Times New Roman"/>
                <w:color w:val="000000"/>
                <w:sz w:val="18"/>
                <w:szCs w:val="18"/>
              </w:rPr>
              <w:br/>
              <w:t>(0.13, 0.45)</w:t>
            </w:r>
          </w:p>
        </w:tc>
      </w:tr>
      <w:tr w:rsidR="00F60BCB" w:rsidRPr="00F60BCB" w14:paraId="52211B64" w14:textId="77777777" w:rsidTr="00A35266">
        <w:tc>
          <w:tcPr>
            <w:tcW w:w="941" w:type="pct"/>
            <w:vAlign w:val="center"/>
          </w:tcPr>
          <w:p w14:paraId="1A20E5B5"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310" w:type="pct"/>
            <w:vAlign w:val="center"/>
          </w:tcPr>
          <w:p w14:paraId="7B18FE3B" w14:textId="77777777" w:rsidR="00F60BCB" w:rsidRPr="00F60BCB" w:rsidRDefault="00F60BCB" w:rsidP="00F60BCB">
            <w:pPr>
              <w:jc w:val="center"/>
              <w:rPr>
                <w:rFonts w:ascii="Times New Roman" w:hAnsi="Times New Roman" w:cs="Times New Roman"/>
                <w:sz w:val="18"/>
                <w:szCs w:val="18"/>
              </w:rPr>
            </w:pPr>
          </w:p>
        </w:tc>
        <w:tc>
          <w:tcPr>
            <w:tcW w:w="786" w:type="pct"/>
            <w:tcBorders>
              <w:top w:val="nil"/>
              <w:left w:val="nil"/>
              <w:bottom w:val="nil"/>
              <w:right w:val="nil"/>
            </w:tcBorders>
            <w:shd w:val="clear" w:color="auto" w:fill="auto"/>
            <w:vAlign w:val="bottom"/>
          </w:tcPr>
          <w:p w14:paraId="08DE277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740" w:type="pct"/>
            <w:tcBorders>
              <w:top w:val="nil"/>
              <w:left w:val="nil"/>
              <w:bottom w:val="nil"/>
              <w:right w:val="nil"/>
            </w:tcBorders>
            <w:shd w:val="clear" w:color="auto" w:fill="auto"/>
            <w:vAlign w:val="bottom"/>
          </w:tcPr>
          <w:p w14:paraId="4D9C571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740" w:type="pct"/>
            <w:tcBorders>
              <w:top w:val="nil"/>
              <w:left w:val="nil"/>
              <w:bottom w:val="nil"/>
              <w:right w:val="nil"/>
            </w:tcBorders>
            <w:shd w:val="clear" w:color="auto" w:fill="auto"/>
            <w:vAlign w:val="bottom"/>
          </w:tcPr>
          <w:p w14:paraId="01C6184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741" w:type="pct"/>
            <w:tcBorders>
              <w:top w:val="nil"/>
              <w:left w:val="nil"/>
              <w:bottom w:val="nil"/>
              <w:right w:val="nil"/>
            </w:tcBorders>
            <w:shd w:val="clear" w:color="auto" w:fill="auto"/>
            <w:vAlign w:val="bottom"/>
          </w:tcPr>
          <w:p w14:paraId="279E062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741" w:type="pct"/>
            <w:tcBorders>
              <w:top w:val="nil"/>
              <w:left w:val="nil"/>
              <w:bottom w:val="nil"/>
              <w:right w:val="single" w:sz="4" w:space="0" w:color="auto"/>
            </w:tcBorders>
            <w:shd w:val="clear" w:color="auto" w:fill="auto"/>
            <w:vAlign w:val="bottom"/>
          </w:tcPr>
          <w:p w14:paraId="745DEB84"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&lt;0.0001</w:t>
            </w:r>
          </w:p>
        </w:tc>
      </w:tr>
      <w:tr w:rsidR="00F60BCB" w:rsidRPr="00F60BCB" w14:paraId="27FC903F" w14:textId="77777777" w:rsidTr="00A35266">
        <w:tc>
          <w:tcPr>
            <w:tcW w:w="941" w:type="pct"/>
          </w:tcPr>
          <w:p w14:paraId="5B24AFA8" w14:textId="77777777" w:rsidR="00F60BCB" w:rsidRPr="00F60BCB" w:rsidRDefault="00F60BCB" w:rsidP="00F60BCB">
            <w:pPr>
              <w:rPr>
                <w:rFonts w:ascii="Times New Roman" w:hAnsi="Times New Roman" w:cs="Times New Roman"/>
                <w:sz w:val="18"/>
                <w:szCs w:val="18"/>
              </w:rPr>
            </w:pPr>
          </w:p>
        </w:tc>
        <w:tc>
          <w:tcPr>
            <w:tcW w:w="310" w:type="pct"/>
            <w:vAlign w:val="center"/>
          </w:tcPr>
          <w:p w14:paraId="2973A230"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5421E354"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331AE9D4"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2A893B77" w14:textId="77777777" w:rsidR="00F60BCB" w:rsidRPr="00F60BCB" w:rsidRDefault="00F60BCB" w:rsidP="00F60BCB">
            <w:pPr>
              <w:jc w:val="center"/>
              <w:rPr>
                <w:rFonts w:ascii="Times New Roman" w:hAnsi="Times New Roman" w:cs="Times New Roman"/>
                <w:sz w:val="18"/>
                <w:szCs w:val="18"/>
              </w:rPr>
            </w:pPr>
          </w:p>
        </w:tc>
        <w:tc>
          <w:tcPr>
            <w:tcW w:w="741" w:type="pct"/>
            <w:vAlign w:val="center"/>
          </w:tcPr>
          <w:p w14:paraId="6DBB08B6" w14:textId="77777777" w:rsidR="00F60BCB" w:rsidRPr="00F60BCB" w:rsidRDefault="00F60BCB" w:rsidP="00F60BCB">
            <w:pPr>
              <w:jc w:val="center"/>
              <w:rPr>
                <w:rFonts w:ascii="Times New Roman" w:hAnsi="Times New Roman" w:cs="Times New Roman"/>
                <w:sz w:val="18"/>
                <w:szCs w:val="18"/>
              </w:rPr>
            </w:pPr>
          </w:p>
        </w:tc>
        <w:tc>
          <w:tcPr>
            <w:tcW w:w="741" w:type="pct"/>
          </w:tcPr>
          <w:p w14:paraId="3B4A2F12" w14:textId="77777777" w:rsidR="00F60BCB" w:rsidRPr="00F60BCB" w:rsidRDefault="00F60BCB" w:rsidP="00F60BCB">
            <w:pPr>
              <w:jc w:val="center"/>
              <w:rPr>
                <w:rFonts w:ascii="Times New Roman" w:hAnsi="Times New Roman" w:cs="Times New Roman"/>
                <w:sz w:val="18"/>
                <w:szCs w:val="18"/>
              </w:rPr>
            </w:pPr>
          </w:p>
        </w:tc>
      </w:tr>
      <w:tr w:rsidR="00F60BCB" w:rsidRPr="00F60BCB" w14:paraId="28D08545" w14:textId="77777777" w:rsidTr="00A35266">
        <w:tc>
          <w:tcPr>
            <w:tcW w:w="941" w:type="pct"/>
          </w:tcPr>
          <w:p w14:paraId="1F367809" w14:textId="77777777" w:rsidR="00F60BCB" w:rsidRPr="00F60BCB" w:rsidRDefault="00F60BCB" w:rsidP="00F60BCB">
            <w:pPr>
              <w:rPr>
                <w:rFonts w:ascii="Times New Roman" w:hAnsi="Times New Roman" w:cs="Times New Roman"/>
                <w:b/>
                <w:bCs/>
                <w:sz w:val="18"/>
                <w:szCs w:val="18"/>
              </w:rPr>
            </w:pPr>
            <w:r w:rsidRPr="00F60BCB">
              <w:rPr>
                <w:rFonts w:ascii="Times New Roman" w:hAnsi="Times New Roman" w:cs="Times New Roman"/>
                <w:b/>
                <w:bCs/>
                <w:sz w:val="18"/>
                <w:szCs w:val="18"/>
              </w:rPr>
              <w:t>Race/ethnicity</w:t>
            </w:r>
          </w:p>
        </w:tc>
        <w:tc>
          <w:tcPr>
            <w:tcW w:w="310" w:type="pct"/>
            <w:vAlign w:val="center"/>
          </w:tcPr>
          <w:p w14:paraId="07A7BF20"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495BD789"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6368835A"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3B83F2B4" w14:textId="77777777" w:rsidR="00F60BCB" w:rsidRPr="00F60BCB" w:rsidRDefault="00F60BCB" w:rsidP="00F60BCB">
            <w:pPr>
              <w:jc w:val="center"/>
              <w:rPr>
                <w:rFonts w:ascii="Times New Roman" w:hAnsi="Times New Roman" w:cs="Times New Roman"/>
                <w:sz w:val="18"/>
                <w:szCs w:val="18"/>
              </w:rPr>
            </w:pPr>
          </w:p>
        </w:tc>
        <w:tc>
          <w:tcPr>
            <w:tcW w:w="741" w:type="pct"/>
            <w:vAlign w:val="center"/>
          </w:tcPr>
          <w:p w14:paraId="5002C984" w14:textId="77777777" w:rsidR="00F60BCB" w:rsidRPr="00F60BCB" w:rsidRDefault="00F60BCB" w:rsidP="00F60BCB">
            <w:pPr>
              <w:jc w:val="center"/>
              <w:rPr>
                <w:rFonts w:ascii="Times New Roman" w:hAnsi="Times New Roman" w:cs="Times New Roman"/>
                <w:sz w:val="18"/>
                <w:szCs w:val="18"/>
              </w:rPr>
            </w:pPr>
          </w:p>
        </w:tc>
        <w:tc>
          <w:tcPr>
            <w:tcW w:w="741" w:type="pct"/>
          </w:tcPr>
          <w:p w14:paraId="15F9BCE6" w14:textId="77777777" w:rsidR="00F60BCB" w:rsidRPr="00F60BCB" w:rsidRDefault="00F60BCB" w:rsidP="00F60BCB">
            <w:pPr>
              <w:jc w:val="center"/>
              <w:rPr>
                <w:rFonts w:ascii="Times New Roman" w:hAnsi="Times New Roman" w:cs="Times New Roman"/>
                <w:sz w:val="18"/>
                <w:szCs w:val="18"/>
              </w:rPr>
            </w:pPr>
          </w:p>
        </w:tc>
      </w:tr>
      <w:tr w:rsidR="00F60BCB" w:rsidRPr="00F60BCB" w14:paraId="6F9B3E3E" w14:textId="77777777" w:rsidTr="00A35266">
        <w:tc>
          <w:tcPr>
            <w:tcW w:w="941" w:type="pct"/>
            <w:vAlign w:val="center"/>
          </w:tcPr>
          <w:p w14:paraId="62956701"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White</w:t>
            </w:r>
          </w:p>
        </w:tc>
        <w:tc>
          <w:tcPr>
            <w:tcW w:w="310" w:type="pct"/>
            <w:tcBorders>
              <w:top w:val="nil"/>
              <w:left w:val="nil"/>
              <w:bottom w:val="nil"/>
              <w:right w:val="nil"/>
            </w:tcBorders>
            <w:shd w:val="clear" w:color="auto" w:fill="auto"/>
            <w:vAlign w:val="center"/>
          </w:tcPr>
          <w:p w14:paraId="189D816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667</w:t>
            </w:r>
          </w:p>
        </w:tc>
        <w:tc>
          <w:tcPr>
            <w:tcW w:w="786" w:type="pct"/>
            <w:tcBorders>
              <w:top w:val="nil"/>
              <w:left w:val="nil"/>
              <w:bottom w:val="nil"/>
              <w:right w:val="nil"/>
            </w:tcBorders>
            <w:shd w:val="clear" w:color="auto" w:fill="auto"/>
            <w:vAlign w:val="bottom"/>
          </w:tcPr>
          <w:p w14:paraId="6D79554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3.03</w:t>
            </w:r>
            <w:r w:rsidRPr="00F60BCB">
              <w:rPr>
                <w:rFonts w:ascii="Times New Roman" w:hAnsi="Times New Roman" w:cs="Times New Roman"/>
                <w:color w:val="000000"/>
                <w:sz w:val="18"/>
                <w:szCs w:val="18"/>
              </w:rPr>
              <w:br/>
              <w:t>(1.58, 5.78)</w:t>
            </w:r>
          </w:p>
        </w:tc>
        <w:tc>
          <w:tcPr>
            <w:tcW w:w="740" w:type="pct"/>
            <w:tcBorders>
              <w:top w:val="nil"/>
              <w:left w:val="nil"/>
              <w:bottom w:val="nil"/>
              <w:right w:val="nil"/>
            </w:tcBorders>
            <w:shd w:val="clear" w:color="auto" w:fill="auto"/>
            <w:vAlign w:val="bottom"/>
          </w:tcPr>
          <w:p w14:paraId="62C98C5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17.38</w:t>
            </w:r>
            <w:r w:rsidRPr="00F60BCB">
              <w:rPr>
                <w:rFonts w:ascii="Times New Roman" w:hAnsi="Times New Roman" w:cs="Times New Roman"/>
                <w:color w:val="000000"/>
                <w:sz w:val="18"/>
                <w:szCs w:val="18"/>
              </w:rPr>
              <w:br/>
              <w:t>(9.36, 30.88)</w:t>
            </w:r>
          </w:p>
        </w:tc>
        <w:tc>
          <w:tcPr>
            <w:tcW w:w="740" w:type="pct"/>
            <w:tcBorders>
              <w:top w:val="nil"/>
              <w:left w:val="nil"/>
              <w:bottom w:val="nil"/>
              <w:right w:val="nil"/>
            </w:tcBorders>
            <w:shd w:val="clear" w:color="auto" w:fill="auto"/>
            <w:vAlign w:val="bottom"/>
          </w:tcPr>
          <w:p w14:paraId="6919AFB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10.43</w:t>
            </w:r>
            <w:r w:rsidRPr="00F60BCB">
              <w:rPr>
                <w:rFonts w:ascii="Times New Roman" w:hAnsi="Times New Roman" w:cs="Times New Roman"/>
                <w:color w:val="000000"/>
                <w:sz w:val="18"/>
                <w:szCs w:val="18"/>
              </w:rPr>
              <w:br/>
              <w:t>(5.62, 19.02)</w:t>
            </w:r>
          </w:p>
        </w:tc>
        <w:tc>
          <w:tcPr>
            <w:tcW w:w="741" w:type="pct"/>
            <w:tcBorders>
              <w:top w:val="nil"/>
              <w:left w:val="nil"/>
              <w:bottom w:val="nil"/>
              <w:right w:val="nil"/>
            </w:tcBorders>
            <w:shd w:val="clear" w:color="auto" w:fill="auto"/>
            <w:vAlign w:val="bottom"/>
          </w:tcPr>
          <w:p w14:paraId="1976A53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18.51</w:t>
            </w:r>
            <w:r w:rsidRPr="00F60BCB">
              <w:rPr>
                <w:rFonts w:ascii="Times New Roman" w:hAnsi="Times New Roman" w:cs="Times New Roman"/>
                <w:color w:val="000000"/>
                <w:sz w:val="18"/>
                <w:szCs w:val="18"/>
              </w:rPr>
              <w:br/>
              <w:t>(10.63, 33.60)</w:t>
            </w:r>
          </w:p>
        </w:tc>
        <w:tc>
          <w:tcPr>
            <w:tcW w:w="741" w:type="pct"/>
            <w:tcBorders>
              <w:top w:val="nil"/>
              <w:left w:val="nil"/>
              <w:bottom w:val="nil"/>
              <w:right w:val="single" w:sz="4" w:space="0" w:color="auto"/>
            </w:tcBorders>
            <w:shd w:val="clear" w:color="auto" w:fill="auto"/>
            <w:vAlign w:val="bottom"/>
          </w:tcPr>
          <w:p w14:paraId="77AE2A57"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0.17</w:t>
            </w:r>
            <w:r w:rsidRPr="00F60BCB">
              <w:rPr>
                <w:rFonts w:ascii="Times New Roman" w:hAnsi="Times New Roman" w:cs="Times New Roman"/>
                <w:color w:val="000000"/>
                <w:sz w:val="18"/>
                <w:szCs w:val="18"/>
              </w:rPr>
              <w:br/>
              <w:t>(0.10, 0.30)</w:t>
            </w:r>
          </w:p>
        </w:tc>
      </w:tr>
      <w:tr w:rsidR="00F60BCB" w:rsidRPr="00F60BCB" w14:paraId="6A28BA33" w14:textId="77777777" w:rsidTr="00A35266">
        <w:tc>
          <w:tcPr>
            <w:tcW w:w="941" w:type="pct"/>
            <w:vAlign w:val="center"/>
          </w:tcPr>
          <w:p w14:paraId="31AFCD6E"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Black</w:t>
            </w:r>
          </w:p>
        </w:tc>
        <w:tc>
          <w:tcPr>
            <w:tcW w:w="310" w:type="pct"/>
            <w:tcBorders>
              <w:top w:val="nil"/>
              <w:left w:val="nil"/>
              <w:bottom w:val="nil"/>
              <w:right w:val="nil"/>
            </w:tcBorders>
            <w:shd w:val="clear" w:color="auto" w:fill="auto"/>
            <w:vAlign w:val="center"/>
          </w:tcPr>
          <w:p w14:paraId="4068C70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262</w:t>
            </w:r>
          </w:p>
        </w:tc>
        <w:tc>
          <w:tcPr>
            <w:tcW w:w="786" w:type="pct"/>
            <w:tcBorders>
              <w:top w:val="nil"/>
              <w:left w:val="nil"/>
              <w:bottom w:val="nil"/>
              <w:right w:val="nil"/>
            </w:tcBorders>
            <w:shd w:val="clear" w:color="auto" w:fill="auto"/>
            <w:vAlign w:val="bottom"/>
          </w:tcPr>
          <w:p w14:paraId="0EA76D9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4.41</w:t>
            </w:r>
            <w:r w:rsidRPr="00F60BCB">
              <w:rPr>
                <w:rFonts w:ascii="Times New Roman" w:hAnsi="Times New Roman" w:cs="Times New Roman"/>
                <w:color w:val="000000"/>
                <w:sz w:val="18"/>
                <w:szCs w:val="18"/>
              </w:rPr>
              <w:br/>
              <w:t>(2.70, 9.81)</w:t>
            </w:r>
          </w:p>
        </w:tc>
        <w:tc>
          <w:tcPr>
            <w:tcW w:w="740" w:type="pct"/>
            <w:tcBorders>
              <w:top w:val="nil"/>
              <w:left w:val="nil"/>
              <w:bottom w:val="nil"/>
              <w:right w:val="nil"/>
            </w:tcBorders>
            <w:shd w:val="clear" w:color="auto" w:fill="auto"/>
            <w:vAlign w:val="bottom"/>
          </w:tcPr>
          <w:p w14:paraId="4824403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23.64</w:t>
            </w:r>
            <w:r w:rsidRPr="00F60BCB">
              <w:rPr>
                <w:rFonts w:ascii="Times New Roman" w:hAnsi="Times New Roman" w:cs="Times New Roman"/>
                <w:color w:val="000000"/>
                <w:sz w:val="18"/>
                <w:szCs w:val="18"/>
              </w:rPr>
              <w:br/>
              <w:t>(13.72, 48.77)</w:t>
            </w:r>
          </w:p>
        </w:tc>
        <w:tc>
          <w:tcPr>
            <w:tcW w:w="740" w:type="pct"/>
            <w:tcBorders>
              <w:top w:val="nil"/>
              <w:left w:val="nil"/>
              <w:bottom w:val="nil"/>
              <w:right w:val="nil"/>
            </w:tcBorders>
            <w:shd w:val="clear" w:color="auto" w:fill="auto"/>
            <w:vAlign w:val="bottom"/>
          </w:tcPr>
          <w:p w14:paraId="31BFD88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13.09</w:t>
            </w:r>
            <w:r w:rsidRPr="00F60BCB">
              <w:rPr>
                <w:rFonts w:ascii="Times New Roman" w:hAnsi="Times New Roman" w:cs="Times New Roman"/>
                <w:color w:val="000000"/>
                <w:sz w:val="18"/>
                <w:szCs w:val="18"/>
              </w:rPr>
              <w:br/>
              <w:t>(7.79, 27.22)</w:t>
            </w:r>
          </w:p>
        </w:tc>
        <w:tc>
          <w:tcPr>
            <w:tcW w:w="741" w:type="pct"/>
            <w:tcBorders>
              <w:top w:val="nil"/>
              <w:left w:val="nil"/>
              <w:bottom w:val="nil"/>
              <w:right w:val="nil"/>
            </w:tcBorders>
            <w:shd w:val="clear" w:color="auto" w:fill="auto"/>
            <w:vAlign w:val="bottom"/>
          </w:tcPr>
          <w:p w14:paraId="27E220B0"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21.54</w:t>
            </w:r>
            <w:r w:rsidRPr="00F60BCB">
              <w:rPr>
                <w:rFonts w:ascii="Times New Roman" w:hAnsi="Times New Roman" w:cs="Times New Roman"/>
                <w:color w:val="000000"/>
                <w:sz w:val="18"/>
                <w:szCs w:val="18"/>
              </w:rPr>
              <w:br/>
              <w:t>(13.76, 44.68)</w:t>
            </w:r>
          </w:p>
        </w:tc>
        <w:tc>
          <w:tcPr>
            <w:tcW w:w="741" w:type="pct"/>
            <w:tcBorders>
              <w:top w:val="nil"/>
              <w:left w:val="nil"/>
              <w:bottom w:val="nil"/>
              <w:right w:val="single" w:sz="4" w:space="0" w:color="auto"/>
            </w:tcBorders>
            <w:shd w:val="clear" w:color="auto" w:fill="auto"/>
            <w:vAlign w:val="bottom"/>
          </w:tcPr>
          <w:p w14:paraId="290CC686"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0.21</w:t>
            </w:r>
            <w:r w:rsidRPr="00F60BCB">
              <w:rPr>
                <w:rFonts w:ascii="Times New Roman" w:hAnsi="Times New Roman" w:cs="Times New Roman"/>
                <w:color w:val="000000"/>
                <w:sz w:val="18"/>
                <w:szCs w:val="18"/>
              </w:rPr>
              <w:br/>
              <w:t>(0.13, 0.43)</w:t>
            </w:r>
          </w:p>
        </w:tc>
      </w:tr>
      <w:tr w:rsidR="00F60BCB" w:rsidRPr="00F60BCB" w14:paraId="5E23DCDD" w14:textId="77777777" w:rsidTr="00A35266">
        <w:tc>
          <w:tcPr>
            <w:tcW w:w="941" w:type="pct"/>
            <w:vAlign w:val="center"/>
          </w:tcPr>
          <w:p w14:paraId="377C2738"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Chinese</w:t>
            </w:r>
          </w:p>
        </w:tc>
        <w:tc>
          <w:tcPr>
            <w:tcW w:w="310" w:type="pct"/>
            <w:tcBorders>
              <w:top w:val="nil"/>
              <w:left w:val="nil"/>
              <w:bottom w:val="nil"/>
              <w:right w:val="nil"/>
            </w:tcBorders>
            <w:shd w:val="clear" w:color="auto" w:fill="auto"/>
            <w:vAlign w:val="center"/>
          </w:tcPr>
          <w:p w14:paraId="30F9706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168</w:t>
            </w:r>
          </w:p>
        </w:tc>
        <w:tc>
          <w:tcPr>
            <w:tcW w:w="786" w:type="pct"/>
            <w:tcBorders>
              <w:top w:val="nil"/>
              <w:left w:val="nil"/>
              <w:bottom w:val="nil"/>
              <w:right w:val="nil"/>
            </w:tcBorders>
            <w:shd w:val="clear" w:color="auto" w:fill="auto"/>
            <w:vAlign w:val="bottom"/>
          </w:tcPr>
          <w:p w14:paraId="6C58F55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2.16</w:t>
            </w:r>
            <w:r w:rsidRPr="00F60BCB">
              <w:rPr>
                <w:rFonts w:ascii="Times New Roman" w:hAnsi="Times New Roman" w:cs="Times New Roman"/>
                <w:color w:val="000000"/>
                <w:sz w:val="18"/>
                <w:szCs w:val="18"/>
              </w:rPr>
              <w:br/>
              <w:t>(1.34, 4.06)</w:t>
            </w:r>
          </w:p>
        </w:tc>
        <w:tc>
          <w:tcPr>
            <w:tcW w:w="740" w:type="pct"/>
            <w:tcBorders>
              <w:top w:val="nil"/>
              <w:left w:val="nil"/>
              <w:bottom w:val="nil"/>
              <w:right w:val="nil"/>
            </w:tcBorders>
            <w:shd w:val="clear" w:color="auto" w:fill="auto"/>
            <w:vAlign w:val="bottom"/>
          </w:tcPr>
          <w:p w14:paraId="2BC88B4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7.34</w:t>
            </w:r>
            <w:r w:rsidRPr="00F60BCB">
              <w:rPr>
                <w:rFonts w:ascii="Times New Roman" w:hAnsi="Times New Roman" w:cs="Times New Roman"/>
                <w:color w:val="000000"/>
                <w:sz w:val="18"/>
                <w:szCs w:val="18"/>
              </w:rPr>
              <w:br/>
              <w:t>(4.66, 14.90)</w:t>
            </w:r>
          </w:p>
        </w:tc>
        <w:tc>
          <w:tcPr>
            <w:tcW w:w="740" w:type="pct"/>
            <w:tcBorders>
              <w:top w:val="nil"/>
              <w:left w:val="nil"/>
              <w:bottom w:val="nil"/>
              <w:right w:val="nil"/>
            </w:tcBorders>
            <w:shd w:val="clear" w:color="auto" w:fill="auto"/>
            <w:vAlign w:val="bottom"/>
          </w:tcPr>
          <w:p w14:paraId="4794150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4.91</w:t>
            </w:r>
            <w:r w:rsidRPr="00F60BCB">
              <w:rPr>
                <w:rFonts w:ascii="Times New Roman" w:hAnsi="Times New Roman" w:cs="Times New Roman"/>
                <w:color w:val="000000"/>
                <w:sz w:val="18"/>
                <w:szCs w:val="18"/>
              </w:rPr>
              <w:br/>
              <w:t>(2.63, 8.49)</w:t>
            </w:r>
          </w:p>
        </w:tc>
        <w:tc>
          <w:tcPr>
            <w:tcW w:w="741" w:type="pct"/>
            <w:tcBorders>
              <w:top w:val="nil"/>
              <w:left w:val="nil"/>
              <w:bottom w:val="nil"/>
              <w:right w:val="nil"/>
            </w:tcBorders>
            <w:shd w:val="clear" w:color="auto" w:fill="auto"/>
            <w:vAlign w:val="bottom"/>
          </w:tcPr>
          <w:p w14:paraId="16F8BA5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9.96</w:t>
            </w:r>
            <w:r w:rsidRPr="00F60BCB">
              <w:rPr>
                <w:rFonts w:ascii="Times New Roman" w:hAnsi="Times New Roman" w:cs="Times New Roman"/>
                <w:color w:val="000000"/>
                <w:sz w:val="18"/>
                <w:szCs w:val="18"/>
              </w:rPr>
              <w:br/>
              <w:t>(6.22, 17.60)</w:t>
            </w:r>
          </w:p>
        </w:tc>
        <w:tc>
          <w:tcPr>
            <w:tcW w:w="741" w:type="pct"/>
            <w:tcBorders>
              <w:top w:val="nil"/>
              <w:left w:val="nil"/>
              <w:bottom w:val="nil"/>
              <w:right w:val="single" w:sz="4" w:space="0" w:color="auto"/>
            </w:tcBorders>
            <w:shd w:val="clear" w:color="auto" w:fill="auto"/>
            <w:vAlign w:val="bottom"/>
          </w:tcPr>
          <w:p w14:paraId="5F125A6C"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0.08</w:t>
            </w:r>
            <w:r w:rsidRPr="00F60BCB">
              <w:rPr>
                <w:rFonts w:ascii="Times New Roman" w:hAnsi="Times New Roman" w:cs="Times New Roman"/>
                <w:color w:val="000000"/>
                <w:sz w:val="18"/>
                <w:szCs w:val="18"/>
              </w:rPr>
              <w:br/>
              <w:t>(0.05, 0.15)</w:t>
            </w:r>
          </w:p>
        </w:tc>
      </w:tr>
      <w:tr w:rsidR="00F60BCB" w:rsidRPr="00F60BCB" w14:paraId="1137EA9A" w14:textId="77777777" w:rsidTr="00A35266">
        <w:tc>
          <w:tcPr>
            <w:tcW w:w="941" w:type="pct"/>
            <w:vAlign w:val="center"/>
          </w:tcPr>
          <w:p w14:paraId="20DCFF40"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Japanese</w:t>
            </w:r>
          </w:p>
        </w:tc>
        <w:tc>
          <w:tcPr>
            <w:tcW w:w="310" w:type="pct"/>
            <w:tcBorders>
              <w:top w:val="nil"/>
              <w:left w:val="nil"/>
              <w:bottom w:val="nil"/>
              <w:right w:val="nil"/>
            </w:tcBorders>
            <w:shd w:val="clear" w:color="auto" w:fill="auto"/>
            <w:vAlign w:val="center"/>
          </w:tcPr>
          <w:p w14:paraId="5939027B"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196</w:t>
            </w:r>
          </w:p>
        </w:tc>
        <w:tc>
          <w:tcPr>
            <w:tcW w:w="786" w:type="pct"/>
            <w:tcBorders>
              <w:top w:val="nil"/>
              <w:left w:val="nil"/>
              <w:bottom w:val="nil"/>
              <w:right w:val="nil"/>
            </w:tcBorders>
            <w:shd w:val="clear" w:color="auto" w:fill="auto"/>
            <w:vAlign w:val="bottom"/>
          </w:tcPr>
          <w:p w14:paraId="7B21066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2.45</w:t>
            </w:r>
            <w:r w:rsidRPr="00F60BCB">
              <w:rPr>
                <w:rFonts w:ascii="Times New Roman" w:hAnsi="Times New Roman" w:cs="Times New Roman"/>
                <w:color w:val="000000"/>
                <w:sz w:val="18"/>
                <w:szCs w:val="18"/>
              </w:rPr>
              <w:br/>
              <w:t>(1.28, 5.23)</w:t>
            </w:r>
          </w:p>
        </w:tc>
        <w:tc>
          <w:tcPr>
            <w:tcW w:w="740" w:type="pct"/>
            <w:tcBorders>
              <w:top w:val="nil"/>
              <w:left w:val="nil"/>
              <w:bottom w:val="nil"/>
              <w:right w:val="nil"/>
            </w:tcBorders>
            <w:shd w:val="clear" w:color="auto" w:fill="auto"/>
            <w:vAlign w:val="bottom"/>
          </w:tcPr>
          <w:p w14:paraId="3D0019A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11.21</w:t>
            </w:r>
            <w:r w:rsidRPr="00F60BCB">
              <w:rPr>
                <w:rFonts w:ascii="Times New Roman" w:hAnsi="Times New Roman" w:cs="Times New Roman"/>
                <w:color w:val="000000"/>
                <w:sz w:val="18"/>
                <w:szCs w:val="18"/>
              </w:rPr>
              <w:br/>
              <w:t>(5.71, 20.61)</w:t>
            </w:r>
          </w:p>
        </w:tc>
        <w:tc>
          <w:tcPr>
            <w:tcW w:w="740" w:type="pct"/>
            <w:tcBorders>
              <w:top w:val="nil"/>
              <w:left w:val="nil"/>
              <w:bottom w:val="nil"/>
              <w:right w:val="nil"/>
            </w:tcBorders>
            <w:shd w:val="clear" w:color="auto" w:fill="auto"/>
            <w:vAlign w:val="bottom"/>
          </w:tcPr>
          <w:p w14:paraId="47E3F88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6.74</w:t>
            </w:r>
            <w:r w:rsidRPr="00F60BCB">
              <w:rPr>
                <w:rFonts w:ascii="Times New Roman" w:hAnsi="Times New Roman" w:cs="Times New Roman"/>
                <w:color w:val="000000"/>
                <w:sz w:val="18"/>
                <w:szCs w:val="18"/>
              </w:rPr>
              <w:br/>
              <w:t>(3.54, 11.98)</w:t>
            </w:r>
          </w:p>
        </w:tc>
        <w:tc>
          <w:tcPr>
            <w:tcW w:w="741" w:type="pct"/>
            <w:tcBorders>
              <w:top w:val="nil"/>
              <w:left w:val="nil"/>
              <w:bottom w:val="nil"/>
              <w:right w:val="nil"/>
            </w:tcBorders>
            <w:shd w:val="clear" w:color="auto" w:fill="auto"/>
            <w:vAlign w:val="bottom"/>
          </w:tcPr>
          <w:p w14:paraId="0FC3028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12.77</w:t>
            </w:r>
            <w:r w:rsidRPr="00F60BCB">
              <w:rPr>
                <w:rFonts w:ascii="Times New Roman" w:hAnsi="Times New Roman" w:cs="Times New Roman"/>
                <w:color w:val="000000"/>
                <w:sz w:val="18"/>
                <w:szCs w:val="18"/>
              </w:rPr>
              <w:br/>
              <w:t>(8.11, 23.56)</w:t>
            </w:r>
          </w:p>
        </w:tc>
        <w:tc>
          <w:tcPr>
            <w:tcW w:w="741" w:type="pct"/>
            <w:tcBorders>
              <w:top w:val="nil"/>
              <w:left w:val="nil"/>
              <w:bottom w:val="nil"/>
              <w:right w:val="single" w:sz="4" w:space="0" w:color="auto"/>
            </w:tcBorders>
            <w:shd w:val="clear" w:color="auto" w:fill="auto"/>
            <w:vAlign w:val="bottom"/>
          </w:tcPr>
          <w:p w14:paraId="4743DB11"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0.11</w:t>
            </w:r>
            <w:r w:rsidRPr="00F60BCB">
              <w:rPr>
                <w:rFonts w:ascii="Times New Roman" w:hAnsi="Times New Roman" w:cs="Times New Roman"/>
                <w:color w:val="000000"/>
                <w:sz w:val="18"/>
                <w:szCs w:val="18"/>
              </w:rPr>
              <w:br/>
              <w:t>(0.06, 0.21)</w:t>
            </w:r>
          </w:p>
        </w:tc>
      </w:tr>
      <w:tr w:rsidR="00F60BCB" w:rsidRPr="00F60BCB" w14:paraId="68EA761D" w14:textId="77777777" w:rsidTr="00A35266">
        <w:tc>
          <w:tcPr>
            <w:tcW w:w="941" w:type="pct"/>
            <w:vAlign w:val="center"/>
          </w:tcPr>
          <w:p w14:paraId="292FDE1A"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310" w:type="pct"/>
            <w:vAlign w:val="center"/>
          </w:tcPr>
          <w:p w14:paraId="2C686237" w14:textId="77777777" w:rsidR="00F60BCB" w:rsidRPr="00F60BCB" w:rsidRDefault="00F60BCB" w:rsidP="00F60BCB">
            <w:pPr>
              <w:jc w:val="center"/>
              <w:rPr>
                <w:rFonts w:ascii="Times New Roman" w:hAnsi="Times New Roman" w:cs="Times New Roman"/>
                <w:sz w:val="18"/>
                <w:szCs w:val="18"/>
              </w:rPr>
            </w:pPr>
          </w:p>
        </w:tc>
        <w:tc>
          <w:tcPr>
            <w:tcW w:w="786" w:type="pct"/>
            <w:tcBorders>
              <w:top w:val="nil"/>
              <w:left w:val="nil"/>
              <w:bottom w:val="nil"/>
              <w:right w:val="nil"/>
            </w:tcBorders>
            <w:shd w:val="clear" w:color="auto" w:fill="auto"/>
            <w:vAlign w:val="bottom"/>
          </w:tcPr>
          <w:p w14:paraId="3B8C987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740" w:type="pct"/>
            <w:tcBorders>
              <w:top w:val="nil"/>
              <w:left w:val="nil"/>
              <w:bottom w:val="nil"/>
              <w:right w:val="nil"/>
            </w:tcBorders>
            <w:shd w:val="clear" w:color="auto" w:fill="auto"/>
            <w:vAlign w:val="bottom"/>
          </w:tcPr>
          <w:p w14:paraId="1BC302A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740" w:type="pct"/>
            <w:tcBorders>
              <w:top w:val="nil"/>
              <w:left w:val="nil"/>
              <w:bottom w:val="nil"/>
              <w:right w:val="nil"/>
            </w:tcBorders>
            <w:shd w:val="clear" w:color="auto" w:fill="auto"/>
            <w:vAlign w:val="bottom"/>
          </w:tcPr>
          <w:p w14:paraId="234A65B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741" w:type="pct"/>
            <w:tcBorders>
              <w:top w:val="nil"/>
              <w:left w:val="nil"/>
              <w:bottom w:val="nil"/>
              <w:right w:val="nil"/>
            </w:tcBorders>
            <w:shd w:val="clear" w:color="auto" w:fill="auto"/>
            <w:vAlign w:val="bottom"/>
          </w:tcPr>
          <w:p w14:paraId="782CE02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&lt;0.0001</w:t>
            </w:r>
          </w:p>
        </w:tc>
        <w:tc>
          <w:tcPr>
            <w:tcW w:w="741" w:type="pct"/>
            <w:tcBorders>
              <w:top w:val="nil"/>
              <w:left w:val="nil"/>
              <w:bottom w:val="nil"/>
              <w:right w:val="single" w:sz="4" w:space="0" w:color="auto"/>
            </w:tcBorders>
            <w:shd w:val="clear" w:color="auto" w:fill="auto"/>
            <w:vAlign w:val="bottom"/>
          </w:tcPr>
          <w:p w14:paraId="6CA09E6C"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&lt;0.0001</w:t>
            </w:r>
          </w:p>
        </w:tc>
      </w:tr>
      <w:tr w:rsidR="00F60BCB" w:rsidRPr="00F60BCB" w14:paraId="5EF9B54A" w14:textId="77777777" w:rsidTr="00A35266">
        <w:tc>
          <w:tcPr>
            <w:tcW w:w="941" w:type="pct"/>
          </w:tcPr>
          <w:p w14:paraId="05C2317F" w14:textId="77777777" w:rsidR="00F60BCB" w:rsidRPr="00F60BCB" w:rsidRDefault="00F60BCB" w:rsidP="00F60BCB">
            <w:pPr>
              <w:rPr>
                <w:rFonts w:ascii="Times New Roman" w:hAnsi="Times New Roman" w:cs="Times New Roman"/>
                <w:sz w:val="18"/>
                <w:szCs w:val="18"/>
              </w:rPr>
            </w:pPr>
          </w:p>
        </w:tc>
        <w:tc>
          <w:tcPr>
            <w:tcW w:w="310" w:type="pct"/>
            <w:vAlign w:val="center"/>
          </w:tcPr>
          <w:p w14:paraId="05F18B64"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1E7D1BED"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40A50719"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160E262C" w14:textId="77777777" w:rsidR="00F60BCB" w:rsidRPr="00F60BCB" w:rsidRDefault="00F60BCB" w:rsidP="00F60BCB">
            <w:pPr>
              <w:jc w:val="center"/>
              <w:rPr>
                <w:rFonts w:ascii="Times New Roman" w:hAnsi="Times New Roman" w:cs="Times New Roman"/>
                <w:sz w:val="18"/>
                <w:szCs w:val="18"/>
              </w:rPr>
            </w:pPr>
          </w:p>
        </w:tc>
        <w:tc>
          <w:tcPr>
            <w:tcW w:w="741" w:type="pct"/>
            <w:vAlign w:val="center"/>
          </w:tcPr>
          <w:p w14:paraId="37DB2287" w14:textId="77777777" w:rsidR="00F60BCB" w:rsidRPr="00F60BCB" w:rsidRDefault="00F60BCB" w:rsidP="00F60BCB">
            <w:pPr>
              <w:jc w:val="center"/>
              <w:rPr>
                <w:rFonts w:ascii="Times New Roman" w:hAnsi="Times New Roman" w:cs="Times New Roman"/>
                <w:sz w:val="18"/>
                <w:szCs w:val="18"/>
              </w:rPr>
            </w:pPr>
          </w:p>
        </w:tc>
        <w:tc>
          <w:tcPr>
            <w:tcW w:w="741" w:type="pct"/>
          </w:tcPr>
          <w:p w14:paraId="6CC865E3" w14:textId="77777777" w:rsidR="00F60BCB" w:rsidRPr="00F60BCB" w:rsidRDefault="00F60BCB" w:rsidP="00F60BCB">
            <w:pPr>
              <w:jc w:val="center"/>
              <w:rPr>
                <w:rFonts w:ascii="Times New Roman" w:hAnsi="Times New Roman" w:cs="Times New Roman"/>
                <w:sz w:val="18"/>
                <w:szCs w:val="18"/>
              </w:rPr>
            </w:pPr>
          </w:p>
        </w:tc>
      </w:tr>
      <w:tr w:rsidR="00F60BCB" w:rsidRPr="00F60BCB" w14:paraId="5AC10131" w14:textId="77777777" w:rsidTr="00A35266">
        <w:tc>
          <w:tcPr>
            <w:tcW w:w="941" w:type="pct"/>
          </w:tcPr>
          <w:p w14:paraId="2CACD397" w14:textId="77777777" w:rsidR="00F60BCB" w:rsidRPr="00F60BCB" w:rsidRDefault="00F60BCB" w:rsidP="00F60BCB">
            <w:pPr>
              <w:rPr>
                <w:rFonts w:ascii="Times New Roman" w:hAnsi="Times New Roman" w:cs="Times New Roman"/>
                <w:b/>
                <w:bCs/>
                <w:sz w:val="18"/>
                <w:szCs w:val="18"/>
              </w:rPr>
            </w:pPr>
            <w:r w:rsidRPr="00F60BCB">
              <w:rPr>
                <w:rFonts w:ascii="Times New Roman" w:hAnsi="Times New Roman" w:cs="Times New Roman"/>
                <w:b/>
                <w:bCs/>
                <w:sz w:val="18"/>
                <w:szCs w:val="18"/>
              </w:rPr>
              <w:t>Education</w:t>
            </w:r>
          </w:p>
        </w:tc>
        <w:tc>
          <w:tcPr>
            <w:tcW w:w="310" w:type="pct"/>
            <w:vAlign w:val="center"/>
          </w:tcPr>
          <w:p w14:paraId="7D3E1D6C"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52FBA2B5"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1A9DD7F1"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3471F864" w14:textId="77777777" w:rsidR="00F60BCB" w:rsidRPr="00F60BCB" w:rsidRDefault="00F60BCB" w:rsidP="00F60BCB">
            <w:pPr>
              <w:jc w:val="center"/>
              <w:rPr>
                <w:rFonts w:ascii="Times New Roman" w:hAnsi="Times New Roman" w:cs="Times New Roman"/>
                <w:sz w:val="18"/>
                <w:szCs w:val="18"/>
              </w:rPr>
            </w:pPr>
          </w:p>
        </w:tc>
        <w:tc>
          <w:tcPr>
            <w:tcW w:w="741" w:type="pct"/>
            <w:vAlign w:val="center"/>
          </w:tcPr>
          <w:p w14:paraId="1352E4E1" w14:textId="77777777" w:rsidR="00F60BCB" w:rsidRPr="00F60BCB" w:rsidRDefault="00F60BCB" w:rsidP="00F60BCB">
            <w:pPr>
              <w:jc w:val="center"/>
              <w:rPr>
                <w:rFonts w:ascii="Times New Roman" w:hAnsi="Times New Roman" w:cs="Times New Roman"/>
                <w:sz w:val="18"/>
                <w:szCs w:val="18"/>
              </w:rPr>
            </w:pPr>
          </w:p>
        </w:tc>
        <w:tc>
          <w:tcPr>
            <w:tcW w:w="741" w:type="pct"/>
          </w:tcPr>
          <w:p w14:paraId="6E234954" w14:textId="77777777" w:rsidR="00F60BCB" w:rsidRPr="00F60BCB" w:rsidRDefault="00F60BCB" w:rsidP="00F60BCB">
            <w:pPr>
              <w:jc w:val="center"/>
              <w:rPr>
                <w:rFonts w:ascii="Times New Roman" w:hAnsi="Times New Roman" w:cs="Times New Roman"/>
                <w:sz w:val="18"/>
                <w:szCs w:val="18"/>
              </w:rPr>
            </w:pPr>
          </w:p>
        </w:tc>
      </w:tr>
      <w:tr w:rsidR="00F60BCB" w:rsidRPr="00F60BCB" w14:paraId="7D133300" w14:textId="77777777" w:rsidTr="00A35266">
        <w:tc>
          <w:tcPr>
            <w:tcW w:w="941" w:type="pct"/>
            <w:vAlign w:val="center"/>
          </w:tcPr>
          <w:p w14:paraId="3957A15F"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High school or less</w:t>
            </w:r>
          </w:p>
        </w:tc>
        <w:tc>
          <w:tcPr>
            <w:tcW w:w="310" w:type="pct"/>
            <w:tcBorders>
              <w:top w:val="nil"/>
              <w:left w:val="nil"/>
              <w:bottom w:val="nil"/>
              <w:right w:val="nil"/>
            </w:tcBorders>
            <w:shd w:val="clear" w:color="auto" w:fill="auto"/>
            <w:vAlign w:val="center"/>
          </w:tcPr>
          <w:p w14:paraId="71D69AE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222</w:t>
            </w:r>
          </w:p>
        </w:tc>
        <w:tc>
          <w:tcPr>
            <w:tcW w:w="786" w:type="pct"/>
            <w:tcBorders>
              <w:top w:val="nil"/>
              <w:left w:val="nil"/>
              <w:bottom w:val="nil"/>
              <w:right w:val="nil"/>
            </w:tcBorders>
            <w:shd w:val="clear" w:color="auto" w:fill="auto"/>
            <w:vAlign w:val="bottom"/>
          </w:tcPr>
          <w:p w14:paraId="5102084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3.06</w:t>
            </w:r>
            <w:r w:rsidRPr="00F60BCB">
              <w:rPr>
                <w:rFonts w:ascii="Times New Roman" w:hAnsi="Times New Roman" w:cs="Times New Roman"/>
                <w:color w:val="000000"/>
                <w:sz w:val="18"/>
                <w:szCs w:val="18"/>
              </w:rPr>
              <w:br/>
              <w:t>(1.35, 5.66)</w:t>
            </w:r>
          </w:p>
        </w:tc>
        <w:tc>
          <w:tcPr>
            <w:tcW w:w="740" w:type="pct"/>
            <w:tcBorders>
              <w:top w:val="nil"/>
              <w:left w:val="nil"/>
              <w:bottom w:val="nil"/>
              <w:right w:val="nil"/>
            </w:tcBorders>
            <w:shd w:val="clear" w:color="auto" w:fill="auto"/>
            <w:vAlign w:val="bottom"/>
          </w:tcPr>
          <w:p w14:paraId="5605779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13.71</w:t>
            </w:r>
            <w:r w:rsidRPr="00F60BCB">
              <w:rPr>
                <w:rFonts w:ascii="Times New Roman" w:hAnsi="Times New Roman" w:cs="Times New Roman"/>
                <w:color w:val="000000"/>
                <w:sz w:val="18"/>
                <w:szCs w:val="18"/>
              </w:rPr>
              <w:br/>
              <w:t>(7.03, 30.16)</w:t>
            </w:r>
          </w:p>
        </w:tc>
        <w:tc>
          <w:tcPr>
            <w:tcW w:w="740" w:type="pct"/>
            <w:tcBorders>
              <w:top w:val="nil"/>
              <w:left w:val="nil"/>
              <w:bottom w:val="nil"/>
              <w:right w:val="nil"/>
            </w:tcBorders>
            <w:shd w:val="clear" w:color="auto" w:fill="auto"/>
            <w:vAlign w:val="bottom"/>
          </w:tcPr>
          <w:p w14:paraId="2AC8F0B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8.46</w:t>
            </w:r>
            <w:r w:rsidRPr="00F60BCB">
              <w:rPr>
                <w:rFonts w:ascii="Times New Roman" w:hAnsi="Times New Roman" w:cs="Times New Roman"/>
                <w:color w:val="000000"/>
                <w:sz w:val="18"/>
                <w:szCs w:val="18"/>
              </w:rPr>
              <w:br/>
              <w:t>(4.28, 16.35)</w:t>
            </w:r>
          </w:p>
        </w:tc>
        <w:tc>
          <w:tcPr>
            <w:tcW w:w="741" w:type="pct"/>
            <w:tcBorders>
              <w:top w:val="nil"/>
              <w:left w:val="nil"/>
              <w:bottom w:val="nil"/>
              <w:right w:val="nil"/>
            </w:tcBorders>
            <w:shd w:val="clear" w:color="auto" w:fill="auto"/>
            <w:vAlign w:val="bottom"/>
          </w:tcPr>
          <w:p w14:paraId="79C7335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15.48</w:t>
            </w:r>
            <w:r w:rsidRPr="00F60BCB">
              <w:rPr>
                <w:rFonts w:ascii="Times New Roman" w:hAnsi="Times New Roman" w:cs="Times New Roman"/>
                <w:color w:val="000000"/>
                <w:sz w:val="18"/>
                <w:szCs w:val="18"/>
              </w:rPr>
              <w:br/>
              <w:t>(9.25, 29.64)</w:t>
            </w:r>
          </w:p>
        </w:tc>
        <w:tc>
          <w:tcPr>
            <w:tcW w:w="741" w:type="pct"/>
            <w:tcBorders>
              <w:top w:val="nil"/>
              <w:left w:val="nil"/>
              <w:bottom w:val="nil"/>
              <w:right w:val="single" w:sz="4" w:space="0" w:color="auto"/>
            </w:tcBorders>
            <w:shd w:val="clear" w:color="auto" w:fill="auto"/>
            <w:vAlign w:val="bottom"/>
          </w:tcPr>
          <w:p w14:paraId="6A092D13"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0.14</w:t>
            </w:r>
            <w:r w:rsidRPr="00F60BCB">
              <w:rPr>
                <w:rFonts w:ascii="Times New Roman" w:hAnsi="Times New Roman" w:cs="Times New Roman"/>
                <w:color w:val="000000"/>
                <w:sz w:val="18"/>
                <w:szCs w:val="18"/>
              </w:rPr>
              <w:br/>
              <w:t>(0.08, 0.27)</w:t>
            </w:r>
          </w:p>
        </w:tc>
      </w:tr>
      <w:tr w:rsidR="00F60BCB" w:rsidRPr="00F60BCB" w14:paraId="05DE0F63" w14:textId="77777777" w:rsidTr="00A35266">
        <w:tc>
          <w:tcPr>
            <w:tcW w:w="941" w:type="pct"/>
            <w:vAlign w:val="center"/>
          </w:tcPr>
          <w:p w14:paraId="649885ED"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Some college</w:t>
            </w:r>
          </w:p>
        </w:tc>
        <w:tc>
          <w:tcPr>
            <w:tcW w:w="310" w:type="pct"/>
            <w:tcBorders>
              <w:top w:val="nil"/>
              <w:left w:val="nil"/>
              <w:bottom w:val="nil"/>
              <w:right w:val="nil"/>
            </w:tcBorders>
            <w:shd w:val="clear" w:color="auto" w:fill="auto"/>
            <w:vAlign w:val="center"/>
          </w:tcPr>
          <w:p w14:paraId="4A56C9E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409</w:t>
            </w:r>
          </w:p>
        </w:tc>
        <w:tc>
          <w:tcPr>
            <w:tcW w:w="786" w:type="pct"/>
            <w:tcBorders>
              <w:top w:val="nil"/>
              <w:left w:val="nil"/>
              <w:bottom w:val="nil"/>
              <w:right w:val="nil"/>
            </w:tcBorders>
            <w:shd w:val="clear" w:color="auto" w:fill="auto"/>
            <w:vAlign w:val="bottom"/>
          </w:tcPr>
          <w:p w14:paraId="7E8CD04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3.36</w:t>
            </w:r>
            <w:r w:rsidRPr="00F60BCB">
              <w:rPr>
                <w:rFonts w:ascii="Times New Roman" w:hAnsi="Times New Roman" w:cs="Times New Roman"/>
                <w:color w:val="000000"/>
                <w:sz w:val="18"/>
                <w:szCs w:val="18"/>
              </w:rPr>
              <w:br/>
              <w:t>(1.68, 6.90)</w:t>
            </w:r>
          </w:p>
        </w:tc>
        <w:tc>
          <w:tcPr>
            <w:tcW w:w="740" w:type="pct"/>
            <w:tcBorders>
              <w:top w:val="nil"/>
              <w:left w:val="nil"/>
              <w:bottom w:val="nil"/>
              <w:right w:val="nil"/>
            </w:tcBorders>
            <w:shd w:val="clear" w:color="auto" w:fill="auto"/>
            <w:vAlign w:val="bottom"/>
          </w:tcPr>
          <w:p w14:paraId="7B1FFFF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17.60</w:t>
            </w:r>
            <w:r w:rsidRPr="00F60BCB">
              <w:rPr>
                <w:rFonts w:ascii="Times New Roman" w:hAnsi="Times New Roman" w:cs="Times New Roman"/>
                <w:color w:val="000000"/>
                <w:sz w:val="18"/>
                <w:szCs w:val="18"/>
              </w:rPr>
              <w:br/>
              <w:t>(9.05, 32.18)</w:t>
            </w:r>
          </w:p>
        </w:tc>
        <w:tc>
          <w:tcPr>
            <w:tcW w:w="740" w:type="pct"/>
            <w:tcBorders>
              <w:top w:val="nil"/>
              <w:left w:val="nil"/>
              <w:bottom w:val="nil"/>
              <w:right w:val="nil"/>
            </w:tcBorders>
            <w:shd w:val="clear" w:color="auto" w:fill="auto"/>
            <w:vAlign w:val="bottom"/>
          </w:tcPr>
          <w:p w14:paraId="15AAEF5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10.70</w:t>
            </w:r>
            <w:r w:rsidRPr="00F60BCB">
              <w:rPr>
                <w:rFonts w:ascii="Times New Roman" w:hAnsi="Times New Roman" w:cs="Times New Roman"/>
                <w:color w:val="000000"/>
                <w:sz w:val="18"/>
                <w:szCs w:val="18"/>
              </w:rPr>
              <w:br/>
              <w:t>(5.62, 19.61)</w:t>
            </w:r>
          </w:p>
        </w:tc>
        <w:tc>
          <w:tcPr>
            <w:tcW w:w="741" w:type="pct"/>
            <w:tcBorders>
              <w:top w:val="nil"/>
              <w:left w:val="nil"/>
              <w:bottom w:val="nil"/>
              <w:right w:val="nil"/>
            </w:tcBorders>
            <w:shd w:val="clear" w:color="auto" w:fill="auto"/>
            <w:vAlign w:val="bottom"/>
          </w:tcPr>
          <w:p w14:paraId="59AD6D6B"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18.29</w:t>
            </w:r>
            <w:r w:rsidRPr="00F60BCB">
              <w:rPr>
                <w:rFonts w:ascii="Times New Roman" w:hAnsi="Times New Roman" w:cs="Times New Roman"/>
                <w:color w:val="000000"/>
                <w:sz w:val="18"/>
                <w:szCs w:val="18"/>
              </w:rPr>
              <w:br/>
              <w:t>(10.49, 32.40)</w:t>
            </w:r>
          </w:p>
        </w:tc>
        <w:tc>
          <w:tcPr>
            <w:tcW w:w="741" w:type="pct"/>
            <w:tcBorders>
              <w:top w:val="nil"/>
              <w:left w:val="nil"/>
              <w:bottom w:val="nil"/>
              <w:right w:val="single" w:sz="4" w:space="0" w:color="auto"/>
            </w:tcBorders>
            <w:shd w:val="clear" w:color="auto" w:fill="auto"/>
            <w:vAlign w:val="bottom"/>
          </w:tcPr>
          <w:p w14:paraId="6D4B8945"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0.17</w:t>
            </w:r>
            <w:r w:rsidRPr="00F60BCB">
              <w:rPr>
                <w:rFonts w:ascii="Times New Roman" w:hAnsi="Times New Roman" w:cs="Times New Roman"/>
                <w:color w:val="000000"/>
                <w:sz w:val="18"/>
                <w:szCs w:val="18"/>
              </w:rPr>
              <w:br/>
              <w:t>(0.09, 0.30)</w:t>
            </w:r>
          </w:p>
        </w:tc>
      </w:tr>
      <w:tr w:rsidR="00F60BCB" w:rsidRPr="00F60BCB" w14:paraId="107D758F" w14:textId="77777777" w:rsidTr="00A35266">
        <w:tc>
          <w:tcPr>
            <w:tcW w:w="941" w:type="pct"/>
            <w:vAlign w:val="center"/>
          </w:tcPr>
          <w:p w14:paraId="3300EB0F"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College degree</w:t>
            </w:r>
          </w:p>
        </w:tc>
        <w:tc>
          <w:tcPr>
            <w:tcW w:w="310" w:type="pct"/>
            <w:tcBorders>
              <w:top w:val="nil"/>
              <w:left w:val="nil"/>
              <w:bottom w:val="nil"/>
              <w:right w:val="nil"/>
            </w:tcBorders>
            <w:shd w:val="clear" w:color="auto" w:fill="auto"/>
            <w:vAlign w:val="center"/>
          </w:tcPr>
          <w:p w14:paraId="45466AB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328</w:t>
            </w:r>
          </w:p>
        </w:tc>
        <w:tc>
          <w:tcPr>
            <w:tcW w:w="786" w:type="pct"/>
            <w:tcBorders>
              <w:top w:val="nil"/>
              <w:left w:val="nil"/>
              <w:bottom w:val="nil"/>
              <w:right w:val="nil"/>
            </w:tcBorders>
            <w:shd w:val="clear" w:color="auto" w:fill="auto"/>
            <w:vAlign w:val="bottom"/>
          </w:tcPr>
          <w:p w14:paraId="397937F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3.23</w:t>
            </w:r>
            <w:r w:rsidRPr="00F60BCB">
              <w:rPr>
                <w:rFonts w:ascii="Times New Roman" w:hAnsi="Times New Roman" w:cs="Times New Roman"/>
                <w:color w:val="000000"/>
                <w:sz w:val="18"/>
                <w:szCs w:val="18"/>
              </w:rPr>
              <w:br/>
              <w:t>(1.55, 5.94)</w:t>
            </w:r>
          </w:p>
        </w:tc>
        <w:tc>
          <w:tcPr>
            <w:tcW w:w="740" w:type="pct"/>
            <w:tcBorders>
              <w:top w:val="nil"/>
              <w:left w:val="nil"/>
              <w:bottom w:val="nil"/>
              <w:right w:val="nil"/>
            </w:tcBorders>
            <w:shd w:val="clear" w:color="auto" w:fill="auto"/>
            <w:vAlign w:val="bottom"/>
          </w:tcPr>
          <w:p w14:paraId="7A64C2C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14.63</w:t>
            </w:r>
            <w:r w:rsidRPr="00F60BCB">
              <w:rPr>
                <w:rFonts w:ascii="Times New Roman" w:hAnsi="Times New Roman" w:cs="Times New Roman"/>
                <w:color w:val="000000"/>
                <w:sz w:val="18"/>
                <w:szCs w:val="18"/>
              </w:rPr>
              <w:br/>
              <w:t>(7.68, 29.36)</w:t>
            </w:r>
          </w:p>
        </w:tc>
        <w:tc>
          <w:tcPr>
            <w:tcW w:w="740" w:type="pct"/>
            <w:tcBorders>
              <w:top w:val="nil"/>
              <w:left w:val="nil"/>
              <w:bottom w:val="nil"/>
              <w:right w:val="nil"/>
            </w:tcBorders>
            <w:shd w:val="clear" w:color="auto" w:fill="auto"/>
            <w:vAlign w:val="bottom"/>
          </w:tcPr>
          <w:p w14:paraId="0690B05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8.73</w:t>
            </w:r>
            <w:r w:rsidRPr="00F60BCB">
              <w:rPr>
                <w:rFonts w:ascii="Times New Roman" w:hAnsi="Times New Roman" w:cs="Times New Roman"/>
                <w:color w:val="000000"/>
                <w:sz w:val="18"/>
                <w:szCs w:val="18"/>
              </w:rPr>
              <w:br/>
              <w:t>(4.73, 18.47)</w:t>
            </w:r>
          </w:p>
        </w:tc>
        <w:tc>
          <w:tcPr>
            <w:tcW w:w="741" w:type="pct"/>
            <w:tcBorders>
              <w:top w:val="nil"/>
              <w:left w:val="nil"/>
              <w:bottom w:val="nil"/>
              <w:right w:val="nil"/>
            </w:tcBorders>
            <w:shd w:val="clear" w:color="auto" w:fill="auto"/>
            <w:vAlign w:val="bottom"/>
          </w:tcPr>
          <w:p w14:paraId="77CA036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15.40</w:t>
            </w:r>
            <w:r w:rsidRPr="00F60BCB">
              <w:rPr>
                <w:rFonts w:ascii="Times New Roman" w:hAnsi="Times New Roman" w:cs="Times New Roman"/>
                <w:color w:val="000000"/>
                <w:sz w:val="18"/>
                <w:szCs w:val="18"/>
              </w:rPr>
              <w:br/>
              <w:t>(9.10, 30.03)</w:t>
            </w:r>
          </w:p>
        </w:tc>
        <w:tc>
          <w:tcPr>
            <w:tcW w:w="741" w:type="pct"/>
            <w:tcBorders>
              <w:top w:val="nil"/>
              <w:left w:val="nil"/>
              <w:bottom w:val="nil"/>
              <w:right w:val="single" w:sz="4" w:space="0" w:color="auto"/>
            </w:tcBorders>
            <w:shd w:val="clear" w:color="auto" w:fill="auto"/>
            <w:vAlign w:val="bottom"/>
          </w:tcPr>
          <w:p w14:paraId="1BF13B52"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0.15</w:t>
            </w:r>
            <w:r w:rsidRPr="00F60BCB">
              <w:rPr>
                <w:rFonts w:ascii="Times New Roman" w:hAnsi="Times New Roman" w:cs="Times New Roman"/>
                <w:color w:val="000000"/>
                <w:sz w:val="18"/>
                <w:szCs w:val="18"/>
              </w:rPr>
              <w:br/>
              <w:t>(0.08, 0.28)</w:t>
            </w:r>
          </w:p>
        </w:tc>
      </w:tr>
      <w:tr w:rsidR="00F60BCB" w:rsidRPr="00F60BCB" w14:paraId="4CE88A1F" w14:textId="77777777" w:rsidTr="00A35266">
        <w:tc>
          <w:tcPr>
            <w:tcW w:w="941" w:type="pct"/>
            <w:vAlign w:val="center"/>
          </w:tcPr>
          <w:p w14:paraId="3813AE57"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Postgraduate</w:t>
            </w:r>
          </w:p>
        </w:tc>
        <w:tc>
          <w:tcPr>
            <w:tcW w:w="310" w:type="pct"/>
            <w:tcBorders>
              <w:top w:val="nil"/>
              <w:left w:val="nil"/>
              <w:bottom w:val="nil"/>
              <w:right w:val="nil"/>
            </w:tcBorders>
            <w:shd w:val="clear" w:color="auto" w:fill="auto"/>
            <w:vAlign w:val="center"/>
          </w:tcPr>
          <w:p w14:paraId="66140CB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334</w:t>
            </w:r>
          </w:p>
        </w:tc>
        <w:tc>
          <w:tcPr>
            <w:tcW w:w="786" w:type="pct"/>
            <w:tcBorders>
              <w:top w:val="nil"/>
              <w:left w:val="nil"/>
              <w:bottom w:val="nil"/>
              <w:right w:val="nil"/>
            </w:tcBorders>
            <w:shd w:val="clear" w:color="auto" w:fill="auto"/>
            <w:vAlign w:val="bottom"/>
          </w:tcPr>
          <w:p w14:paraId="2A38521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2.82</w:t>
            </w:r>
            <w:r w:rsidRPr="00F60BCB">
              <w:rPr>
                <w:rFonts w:ascii="Times New Roman" w:hAnsi="Times New Roman" w:cs="Times New Roman"/>
                <w:color w:val="000000"/>
                <w:sz w:val="18"/>
                <w:szCs w:val="18"/>
              </w:rPr>
              <w:br/>
              <w:t>(1.54, 5.52)</w:t>
            </w:r>
          </w:p>
        </w:tc>
        <w:tc>
          <w:tcPr>
            <w:tcW w:w="740" w:type="pct"/>
            <w:tcBorders>
              <w:top w:val="nil"/>
              <w:left w:val="nil"/>
              <w:bottom w:val="nil"/>
              <w:right w:val="nil"/>
            </w:tcBorders>
            <w:shd w:val="clear" w:color="auto" w:fill="auto"/>
            <w:vAlign w:val="bottom"/>
          </w:tcPr>
          <w:p w14:paraId="4DB15FF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15.94</w:t>
            </w:r>
            <w:r w:rsidRPr="00F60BCB">
              <w:rPr>
                <w:rFonts w:ascii="Times New Roman" w:hAnsi="Times New Roman" w:cs="Times New Roman"/>
                <w:color w:val="000000"/>
                <w:sz w:val="18"/>
                <w:szCs w:val="18"/>
              </w:rPr>
              <w:br/>
              <w:t>(8.81, 30.30)</w:t>
            </w:r>
          </w:p>
        </w:tc>
        <w:tc>
          <w:tcPr>
            <w:tcW w:w="740" w:type="pct"/>
            <w:tcBorders>
              <w:top w:val="nil"/>
              <w:left w:val="nil"/>
              <w:bottom w:val="nil"/>
              <w:right w:val="nil"/>
            </w:tcBorders>
            <w:shd w:val="clear" w:color="auto" w:fill="auto"/>
            <w:vAlign w:val="bottom"/>
          </w:tcPr>
          <w:p w14:paraId="28BB885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9.41</w:t>
            </w:r>
            <w:r w:rsidRPr="00F60BCB">
              <w:rPr>
                <w:rFonts w:ascii="Times New Roman" w:hAnsi="Times New Roman" w:cs="Times New Roman"/>
                <w:color w:val="000000"/>
                <w:sz w:val="18"/>
                <w:szCs w:val="18"/>
              </w:rPr>
              <w:br/>
              <w:t>(5.34, 18.10)</w:t>
            </w:r>
          </w:p>
        </w:tc>
        <w:tc>
          <w:tcPr>
            <w:tcW w:w="741" w:type="pct"/>
            <w:tcBorders>
              <w:top w:val="nil"/>
              <w:left w:val="nil"/>
              <w:bottom w:val="nil"/>
              <w:right w:val="nil"/>
            </w:tcBorders>
            <w:shd w:val="clear" w:color="auto" w:fill="auto"/>
            <w:vAlign w:val="bottom"/>
          </w:tcPr>
          <w:p w14:paraId="3D6AEE0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17.82</w:t>
            </w:r>
            <w:r w:rsidRPr="00F60BCB">
              <w:rPr>
                <w:rFonts w:ascii="Times New Roman" w:hAnsi="Times New Roman" w:cs="Times New Roman"/>
                <w:color w:val="000000"/>
                <w:sz w:val="18"/>
                <w:szCs w:val="18"/>
              </w:rPr>
              <w:br/>
              <w:t>(10.18, 32.11)</w:t>
            </w:r>
          </w:p>
        </w:tc>
        <w:tc>
          <w:tcPr>
            <w:tcW w:w="741" w:type="pct"/>
            <w:tcBorders>
              <w:top w:val="nil"/>
              <w:left w:val="nil"/>
              <w:bottom w:val="nil"/>
              <w:right w:val="single" w:sz="4" w:space="0" w:color="auto"/>
            </w:tcBorders>
            <w:shd w:val="clear" w:color="auto" w:fill="auto"/>
            <w:vAlign w:val="bottom"/>
          </w:tcPr>
          <w:p w14:paraId="4A3ACD73"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0.15</w:t>
            </w:r>
            <w:r w:rsidRPr="00F60BCB">
              <w:rPr>
                <w:rFonts w:ascii="Times New Roman" w:hAnsi="Times New Roman" w:cs="Times New Roman"/>
                <w:color w:val="000000"/>
                <w:sz w:val="18"/>
                <w:szCs w:val="18"/>
              </w:rPr>
              <w:br/>
              <w:t>(0.09, 0.29)</w:t>
            </w:r>
          </w:p>
        </w:tc>
      </w:tr>
      <w:tr w:rsidR="00F60BCB" w:rsidRPr="00F60BCB" w14:paraId="05CCC9CC" w14:textId="77777777" w:rsidTr="00A35266">
        <w:tc>
          <w:tcPr>
            <w:tcW w:w="941" w:type="pct"/>
          </w:tcPr>
          <w:p w14:paraId="10079CD5"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310" w:type="pct"/>
            <w:vAlign w:val="center"/>
          </w:tcPr>
          <w:p w14:paraId="0F185B7E" w14:textId="77777777" w:rsidR="00F60BCB" w:rsidRPr="00F60BCB" w:rsidRDefault="00F60BCB" w:rsidP="00F60BCB">
            <w:pPr>
              <w:jc w:val="center"/>
              <w:rPr>
                <w:rFonts w:ascii="Times New Roman" w:hAnsi="Times New Roman" w:cs="Times New Roman"/>
                <w:sz w:val="18"/>
                <w:szCs w:val="18"/>
              </w:rPr>
            </w:pPr>
          </w:p>
        </w:tc>
        <w:tc>
          <w:tcPr>
            <w:tcW w:w="786" w:type="pct"/>
            <w:tcBorders>
              <w:top w:val="nil"/>
              <w:left w:val="nil"/>
              <w:bottom w:val="nil"/>
              <w:right w:val="nil"/>
            </w:tcBorders>
            <w:shd w:val="clear" w:color="auto" w:fill="auto"/>
            <w:vAlign w:val="bottom"/>
          </w:tcPr>
          <w:p w14:paraId="347AA88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0.10</w:t>
            </w:r>
          </w:p>
        </w:tc>
        <w:tc>
          <w:tcPr>
            <w:tcW w:w="740" w:type="pct"/>
            <w:tcBorders>
              <w:top w:val="nil"/>
              <w:left w:val="nil"/>
              <w:bottom w:val="nil"/>
              <w:right w:val="nil"/>
            </w:tcBorders>
            <w:shd w:val="clear" w:color="auto" w:fill="auto"/>
            <w:vAlign w:val="bottom"/>
          </w:tcPr>
          <w:p w14:paraId="609FD58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0.10</w:t>
            </w:r>
          </w:p>
        </w:tc>
        <w:tc>
          <w:tcPr>
            <w:tcW w:w="740" w:type="pct"/>
            <w:tcBorders>
              <w:top w:val="nil"/>
              <w:left w:val="nil"/>
              <w:bottom w:val="nil"/>
              <w:right w:val="nil"/>
            </w:tcBorders>
            <w:shd w:val="clear" w:color="auto" w:fill="auto"/>
            <w:vAlign w:val="bottom"/>
          </w:tcPr>
          <w:p w14:paraId="6ED056E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0.07</w:t>
            </w:r>
          </w:p>
        </w:tc>
        <w:tc>
          <w:tcPr>
            <w:tcW w:w="741" w:type="pct"/>
            <w:tcBorders>
              <w:top w:val="nil"/>
              <w:left w:val="nil"/>
              <w:bottom w:val="nil"/>
              <w:right w:val="nil"/>
            </w:tcBorders>
            <w:shd w:val="clear" w:color="auto" w:fill="auto"/>
            <w:vAlign w:val="bottom"/>
          </w:tcPr>
          <w:p w14:paraId="49A24C6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0.19</w:t>
            </w:r>
          </w:p>
        </w:tc>
        <w:tc>
          <w:tcPr>
            <w:tcW w:w="741" w:type="pct"/>
            <w:tcBorders>
              <w:top w:val="nil"/>
              <w:left w:val="nil"/>
              <w:bottom w:val="nil"/>
              <w:right w:val="single" w:sz="4" w:space="0" w:color="auto"/>
            </w:tcBorders>
            <w:shd w:val="clear" w:color="auto" w:fill="auto"/>
            <w:vAlign w:val="bottom"/>
          </w:tcPr>
          <w:p w14:paraId="725A1B0E"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0.10</w:t>
            </w:r>
          </w:p>
        </w:tc>
      </w:tr>
      <w:tr w:rsidR="00F60BCB" w:rsidRPr="00F60BCB" w14:paraId="73EFF33F" w14:textId="77777777" w:rsidTr="00A35266">
        <w:tc>
          <w:tcPr>
            <w:tcW w:w="941" w:type="pct"/>
          </w:tcPr>
          <w:p w14:paraId="1C664531" w14:textId="77777777" w:rsidR="00F60BCB" w:rsidRPr="00F60BCB" w:rsidRDefault="00F60BCB" w:rsidP="00F60BCB">
            <w:pPr>
              <w:rPr>
                <w:rFonts w:ascii="Times New Roman" w:hAnsi="Times New Roman" w:cs="Times New Roman"/>
                <w:sz w:val="18"/>
                <w:szCs w:val="18"/>
              </w:rPr>
            </w:pPr>
          </w:p>
        </w:tc>
        <w:tc>
          <w:tcPr>
            <w:tcW w:w="310" w:type="pct"/>
            <w:vAlign w:val="center"/>
          </w:tcPr>
          <w:p w14:paraId="1A79377A"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37521285"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629D51EE"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485CFA97" w14:textId="77777777" w:rsidR="00F60BCB" w:rsidRPr="00F60BCB" w:rsidRDefault="00F60BCB" w:rsidP="00F60BCB">
            <w:pPr>
              <w:jc w:val="center"/>
              <w:rPr>
                <w:rFonts w:ascii="Times New Roman" w:hAnsi="Times New Roman" w:cs="Times New Roman"/>
                <w:sz w:val="18"/>
                <w:szCs w:val="18"/>
              </w:rPr>
            </w:pPr>
          </w:p>
        </w:tc>
        <w:tc>
          <w:tcPr>
            <w:tcW w:w="741" w:type="pct"/>
            <w:vAlign w:val="center"/>
          </w:tcPr>
          <w:p w14:paraId="3206589C" w14:textId="77777777" w:rsidR="00F60BCB" w:rsidRPr="00F60BCB" w:rsidRDefault="00F60BCB" w:rsidP="00F60BCB">
            <w:pPr>
              <w:jc w:val="center"/>
              <w:rPr>
                <w:rFonts w:ascii="Times New Roman" w:hAnsi="Times New Roman" w:cs="Times New Roman"/>
                <w:sz w:val="18"/>
                <w:szCs w:val="18"/>
              </w:rPr>
            </w:pPr>
          </w:p>
        </w:tc>
        <w:tc>
          <w:tcPr>
            <w:tcW w:w="741" w:type="pct"/>
          </w:tcPr>
          <w:p w14:paraId="388225C6" w14:textId="77777777" w:rsidR="00F60BCB" w:rsidRPr="00F60BCB" w:rsidRDefault="00F60BCB" w:rsidP="00F60BCB">
            <w:pPr>
              <w:jc w:val="center"/>
              <w:rPr>
                <w:rFonts w:ascii="Times New Roman" w:hAnsi="Times New Roman" w:cs="Times New Roman"/>
                <w:sz w:val="18"/>
                <w:szCs w:val="18"/>
              </w:rPr>
            </w:pPr>
          </w:p>
        </w:tc>
      </w:tr>
      <w:tr w:rsidR="00F60BCB" w:rsidRPr="00F60BCB" w14:paraId="77AEBDF9" w14:textId="77777777" w:rsidTr="00A35266">
        <w:tc>
          <w:tcPr>
            <w:tcW w:w="941" w:type="pct"/>
          </w:tcPr>
          <w:p w14:paraId="57539B51" w14:textId="77777777" w:rsidR="00F60BCB" w:rsidRPr="00F60BCB" w:rsidRDefault="00F60BCB" w:rsidP="00F60BCB">
            <w:pPr>
              <w:rPr>
                <w:rFonts w:ascii="Times New Roman" w:hAnsi="Times New Roman" w:cs="Times New Roman"/>
                <w:b/>
                <w:bCs/>
                <w:sz w:val="18"/>
                <w:szCs w:val="18"/>
              </w:rPr>
            </w:pPr>
            <w:r w:rsidRPr="00F60BCB">
              <w:rPr>
                <w:rFonts w:ascii="Times New Roman" w:hAnsi="Times New Roman" w:cs="Times New Roman"/>
                <w:b/>
                <w:bCs/>
                <w:sz w:val="18"/>
                <w:szCs w:val="18"/>
              </w:rPr>
              <w:t>Smoking</w:t>
            </w:r>
          </w:p>
        </w:tc>
        <w:tc>
          <w:tcPr>
            <w:tcW w:w="310" w:type="pct"/>
            <w:vAlign w:val="center"/>
          </w:tcPr>
          <w:p w14:paraId="3D7A4DC4"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18061BCB"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3D64E814"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63281CFB" w14:textId="77777777" w:rsidR="00F60BCB" w:rsidRPr="00F60BCB" w:rsidRDefault="00F60BCB" w:rsidP="00F60BCB">
            <w:pPr>
              <w:jc w:val="center"/>
              <w:rPr>
                <w:rFonts w:ascii="Times New Roman" w:hAnsi="Times New Roman" w:cs="Times New Roman"/>
                <w:sz w:val="18"/>
                <w:szCs w:val="18"/>
              </w:rPr>
            </w:pPr>
          </w:p>
        </w:tc>
        <w:tc>
          <w:tcPr>
            <w:tcW w:w="741" w:type="pct"/>
            <w:vAlign w:val="center"/>
          </w:tcPr>
          <w:p w14:paraId="14ECC199" w14:textId="77777777" w:rsidR="00F60BCB" w:rsidRPr="00F60BCB" w:rsidRDefault="00F60BCB" w:rsidP="00F60BCB">
            <w:pPr>
              <w:jc w:val="center"/>
              <w:rPr>
                <w:rFonts w:ascii="Times New Roman" w:hAnsi="Times New Roman" w:cs="Times New Roman"/>
                <w:sz w:val="18"/>
                <w:szCs w:val="18"/>
              </w:rPr>
            </w:pPr>
          </w:p>
        </w:tc>
        <w:tc>
          <w:tcPr>
            <w:tcW w:w="741" w:type="pct"/>
          </w:tcPr>
          <w:p w14:paraId="59CBBA16" w14:textId="77777777" w:rsidR="00F60BCB" w:rsidRPr="00F60BCB" w:rsidRDefault="00F60BCB" w:rsidP="00F60BCB">
            <w:pPr>
              <w:jc w:val="center"/>
              <w:rPr>
                <w:rFonts w:ascii="Times New Roman" w:hAnsi="Times New Roman" w:cs="Times New Roman"/>
                <w:sz w:val="18"/>
                <w:szCs w:val="18"/>
              </w:rPr>
            </w:pPr>
          </w:p>
        </w:tc>
      </w:tr>
      <w:tr w:rsidR="00F60BCB" w:rsidRPr="00F60BCB" w14:paraId="2D18638B" w14:textId="77777777" w:rsidTr="00A35266">
        <w:tc>
          <w:tcPr>
            <w:tcW w:w="941" w:type="pct"/>
            <w:vAlign w:val="center"/>
          </w:tcPr>
          <w:p w14:paraId="05BAED73"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Never</w:t>
            </w:r>
          </w:p>
        </w:tc>
        <w:tc>
          <w:tcPr>
            <w:tcW w:w="310" w:type="pct"/>
            <w:tcBorders>
              <w:top w:val="nil"/>
              <w:left w:val="nil"/>
              <w:bottom w:val="nil"/>
              <w:right w:val="nil"/>
            </w:tcBorders>
            <w:shd w:val="clear" w:color="auto" w:fill="auto"/>
            <w:vAlign w:val="center"/>
          </w:tcPr>
          <w:p w14:paraId="6F340F2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817</w:t>
            </w:r>
          </w:p>
        </w:tc>
        <w:tc>
          <w:tcPr>
            <w:tcW w:w="786" w:type="pct"/>
            <w:tcBorders>
              <w:top w:val="nil"/>
              <w:left w:val="nil"/>
              <w:bottom w:val="nil"/>
              <w:right w:val="nil"/>
            </w:tcBorders>
            <w:shd w:val="clear" w:color="auto" w:fill="auto"/>
            <w:vAlign w:val="bottom"/>
          </w:tcPr>
          <w:p w14:paraId="3B35EB6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2.98</w:t>
            </w:r>
            <w:r w:rsidRPr="00F60BCB">
              <w:rPr>
                <w:rFonts w:ascii="Times New Roman" w:hAnsi="Times New Roman" w:cs="Times New Roman"/>
                <w:color w:val="000000"/>
                <w:sz w:val="18"/>
                <w:szCs w:val="18"/>
              </w:rPr>
              <w:br/>
              <w:t>(1.53, 6.18)</w:t>
            </w:r>
          </w:p>
        </w:tc>
        <w:tc>
          <w:tcPr>
            <w:tcW w:w="740" w:type="pct"/>
            <w:tcBorders>
              <w:top w:val="nil"/>
              <w:left w:val="nil"/>
              <w:bottom w:val="nil"/>
              <w:right w:val="nil"/>
            </w:tcBorders>
            <w:shd w:val="clear" w:color="auto" w:fill="auto"/>
            <w:vAlign w:val="bottom"/>
          </w:tcPr>
          <w:p w14:paraId="1E94130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15.34</w:t>
            </w:r>
            <w:r w:rsidRPr="00F60BCB">
              <w:rPr>
                <w:rFonts w:ascii="Times New Roman" w:hAnsi="Times New Roman" w:cs="Times New Roman"/>
                <w:color w:val="000000"/>
                <w:sz w:val="18"/>
                <w:szCs w:val="18"/>
              </w:rPr>
              <w:br/>
              <w:t>(7.32, 30.84)</w:t>
            </w:r>
          </w:p>
        </w:tc>
        <w:tc>
          <w:tcPr>
            <w:tcW w:w="740" w:type="pct"/>
            <w:tcBorders>
              <w:top w:val="nil"/>
              <w:left w:val="nil"/>
              <w:bottom w:val="nil"/>
              <w:right w:val="nil"/>
            </w:tcBorders>
            <w:shd w:val="clear" w:color="auto" w:fill="auto"/>
            <w:vAlign w:val="bottom"/>
          </w:tcPr>
          <w:p w14:paraId="31A9BF4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9.19</w:t>
            </w:r>
            <w:r w:rsidRPr="00F60BCB">
              <w:rPr>
                <w:rFonts w:ascii="Times New Roman" w:hAnsi="Times New Roman" w:cs="Times New Roman"/>
                <w:color w:val="000000"/>
                <w:sz w:val="18"/>
                <w:szCs w:val="18"/>
              </w:rPr>
              <w:br/>
              <w:t>(4.58, 19.05)</w:t>
            </w:r>
          </w:p>
        </w:tc>
        <w:tc>
          <w:tcPr>
            <w:tcW w:w="741" w:type="pct"/>
            <w:tcBorders>
              <w:top w:val="nil"/>
              <w:left w:val="nil"/>
              <w:bottom w:val="nil"/>
              <w:right w:val="nil"/>
            </w:tcBorders>
            <w:shd w:val="clear" w:color="auto" w:fill="auto"/>
            <w:vAlign w:val="bottom"/>
          </w:tcPr>
          <w:p w14:paraId="581B6C7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16.70</w:t>
            </w:r>
            <w:r w:rsidRPr="00F60BCB">
              <w:rPr>
                <w:rFonts w:ascii="Times New Roman" w:hAnsi="Times New Roman" w:cs="Times New Roman"/>
                <w:color w:val="000000"/>
                <w:sz w:val="18"/>
                <w:szCs w:val="18"/>
              </w:rPr>
              <w:br/>
              <w:t>(9.39, 32.05)</w:t>
            </w:r>
          </w:p>
        </w:tc>
        <w:tc>
          <w:tcPr>
            <w:tcW w:w="741" w:type="pct"/>
            <w:tcBorders>
              <w:top w:val="nil"/>
              <w:left w:val="nil"/>
              <w:bottom w:val="nil"/>
              <w:right w:val="single" w:sz="4" w:space="0" w:color="auto"/>
            </w:tcBorders>
            <w:shd w:val="clear" w:color="auto" w:fill="auto"/>
            <w:vAlign w:val="bottom"/>
          </w:tcPr>
          <w:p w14:paraId="2F1E00FB"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0.15</w:t>
            </w:r>
            <w:r w:rsidRPr="00F60BCB">
              <w:rPr>
                <w:rFonts w:ascii="Times New Roman" w:hAnsi="Times New Roman" w:cs="Times New Roman"/>
                <w:color w:val="000000"/>
                <w:sz w:val="18"/>
                <w:szCs w:val="18"/>
              </w:rPr>
              <w:br/>
              <w:t>(0.08, 0.30)</w:t>
            </w:r>
          </w:p>
        </w:tc>
      </w:tr>
      <w:tr w:rsidR="00F60BCB" w:rsidRPr="00F60BCB" w14:paraId="4D54D7B7" w14:textId="77777777" w:rsidTr="00A35266">
        <w:tc>
          <w:tcPr>
            <w:tcW w:w="941" w:type="pct"/>
            <w:vAlign w:val="center"/>
          </w:tcPr>
          <w:p w14:paraId="1BAF947B"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Past</w:t>
            </w:r>
          </w:p>
        </w:tc>
        <w:tc>
          <w:tcPr>
            <w:tcW w:w="310" w:type="pct"/>
            <w:tcBorders>
              <w:top w:val="nil"/>
              <w:left w:val="nil"/>
              <w:bottom w:val="nil"/>
              <w:right w:val="nil"/>
            </w:tcBorders>
            <w:shd w:val="clear" w:color="auto" w:fill="auto"/>
            <w:vAlign w:val="center"/>
          </w:tcPr>
          <w:p w14:paraId="39DFE30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345</w:t>
            </w:r>
          </w:p>
        </w:tc>
        <w:tc>
          <w:tcPr>
            <w:tcW w:w="786" w:type="pct"/>
            <w:tcBorders>
              <w:top w:val="nil"/>
              <w:left w:val="nil"/>
              <w:bottom w:val="nil"/>
              <w:right w:val="nil"/>
            </w:tcBorders>
            <w:shd w:val="clear" w:color="auto" w:fill="auto"/>
            <w:vAlign w:val="bottom"/>
          </w:tcPr>
          <w:p w14:paraId="5D14C9F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3.04</w:t>
            </w:r>
            <w:r w:rsidRPr="00F60BCB">
              <w:rPr>
                <w:rFonts w:ascii="Times New Roman" w:hAnsi="Times New Roman" w:cs="Times New Roman"/>
                <w:color w:val="000000"/>
                <w:sz w:val="18"/>
                <w:szCs w:val="18"/>
              </w:rPr>
              <w:br/>
              <w:t>(1.64, 5.47)</w:t>
            </w:r>
          </w:p>
        </w:tc>
        <w:tc>
          <w:tcPr>
            <w:tcW w:w="740" w:type="pct"/>
            <w:tcBorders>
              <w:top w:val="nil"/>
              <w:left w:val="nil"/>
              <w:bottom w:val="nil"/>
              <w:right w:val="nil"/>
            </w:tcBorders>
            <w:shd w:val="clear" w:color="auto" w:fill="auto"/>
            <w:vAlign w:val="bottom"/>
          </w:tcPr>
          <w:p w14:paraId="019628A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17.29</w:t>
            </w:r>
            <w:r w:rsidRPr="00F60BCB">
              <w:rPr>
                <w:rFonts w:ascii="Times New Roman" w:hAnsi="Times New Roman" w:cs="Times New Roman"/>
                <w:color w:val="000000"/>
                <w:sz w:val="18"/>
                <w:szCs w:val="18"/>
              </w:rPr>
              <w:br/>
              <w:t>(9.70, 27.00)</w:t>
            </w:r>
          </w:p>
        </w:tc>
        <w:tc>
          <w:tcPr>
            <w:tcW w:w="740" w:type="pct"/>
            <w:tcBorders>
              <w:top w:val="nil"/>
              <w:left w:val="nil"/>
              <w:bottom w:val="nil"/>
              <w:right w:val="nil"/>
            </w:tcBorders>
            <w:shd w:val="clear" w:color="auto" w:fill="auto"/>
            <w:vAlign w:val="bottom"/>
          </w:tcPr>
          <w:p w14:paraId="78A299E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9.94</w:t>
            </w:r>
            <w:r w:rsidRPr="00F60BCB">
              <w:rPr>
                <w:rFonts w:ascii="Times New Roman" w:hAnsi="Times New Roman" w:cs="Times New Roman"/>
                <w:color w:val="000000"/>
                <w:sz w:val="18"/>
                <w:szCs w:val="18"/>
              </w:rPr>
              <w:br/>
              <w:t>(5.73, 16.44)</w:t>
            </w:r>
          </w:p>
        </w:tc>
        <w:tc>
          <w:tcPr>
            <w:tcW w:w="741" w:type="pct"/>
            <w:tcBorders>
              <w:top w:val="nil"/>
              <w:left w:val="nil"/>
              <w:bottom w:val="nil"/>
              <w:right w:val="nil"/>
            </w:tcBorders>
            <w:shd w:val="clear" w:color="auto" w:fill="auto"/>
            <w:vAlign w:val="bottom"/>
          </w:tcPr>
          <w:p w14:paraId="10F65FA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16.64</w:t>
            </w:r>
            <w:r w:rsidRPr="00F60BCB">
              <w:rPr>
                <w:rFonts w:ascii="Times New Roman" w:hAnsi="Times New Roman" w:cs="Times New Roman"/>
                <w:color w:val="000000"/>
                <w:sz w:val="18"/>
                <w:szCs w:val="18"/>
              </w:rPr>
              <w:br/>
              <w:t>(10.79, 29.01)</w:t>
            </w:r>
          </w:p>
        </w:tc>
        <w:tc>
          <w:tcPr>
            <w:tcW w:w="741" w:type="pct"/>
            <w:tcBorders>
              <w:top w:val="nil"/>
              <w:left w:val="nil"/>
              <w:bottom w:val="nil"/>
              <w:right w:val="single" w:sz="4" w:space="0" w:color="auto"/>
            </w:tcBorders>
            <w:shd w:val="clear" w:color="auto" w:fill="auto"/>
            <w:vAlign w:val="bottom"/>
          </w:tcPr>
          <w:p w14:paraId="56C13681"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0.16</w:t>
            </w:r>
            <w:r w:rsidRPr="00F60BCB">
              <w:rPr>
                <w:rFonts w:ascii="Times New Roman" w:hAnsi="Times New Roman" w:cs="Times New Roman"/>
                <w:color w:val="000000"/>
                <w:sz w:val="18"/>
                <w:szCs w:val="18"/>
              </w:rPr>
              <w:br/>
              <w:t>(0.10, 0.26)</w:t>
            </w:r>
          </w:p>
        </w:tc>
      </w:tr>
      <w:tr w:rsidR="00F60BCB" w:rsidRPr="00F60BCB" w14:paraId="7F49BFCC" w14:textId="77777777" w:rsidTr="00A35266">
        <w:tc>
          <w:tcPr>
            <w:tcW w:w="941" w:type="pct"/>
            <w:vAlign w:val="center"/>
          </w:tcPr>
          <w:p w14:paraId="4AE4740D"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Current</w:t>
            </w:r>
          </w:p>
        </w:tc>
        <w:tc>
          <w:tcPr>
            <w:tcW w:w="310" w:type="pct"/>
            <w:tcBorders>
              <w:top w:val="nil"/>
              <w:left w:val="nil"/>
              <w:bottom w:val="nil"/>
              <w:right w:val="nil"/>
            </w:tcBorders>
            <w:shd w:val="clear" w:color="auto" w:fill="auto"/>
            <w:vAlign w:val="center"/>
          </w:tcPr>
          <w:p w14:paraId="3944F82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131</w:t>
            </w:r>
          </w:p>
        </w:tc>
        <w:tc>
          <w:tcPr>
            <w:tcW w:w="786" w:type="pct"/>
            <w:tcBorders>
              <w:top w:val="nil"/>
              <w:left w:val="nil"/>
              <w:bottom w:val="nil"/>
              <w:right w:val="nil"/>
            </w:tcBorders>
            <w:shd w:val="clear" w:color="auto" w:fill="auto"/>
            <w:vAlign w:val="bottom"/>
          </w:tcPr>
          <w:p w14:paraId="25EFE8E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3.65</w:t>
            </w:r>
            <w:r w:rsidRPr="00F60BCB">
              <w:rPr>
                <w:rFonts w:ascii="Times New Roman" w:hAnsi="Times New Roman" w:cs="Times New Roman"/>
                <w:color w:val="000000"/>
                <w:sz w:val="18"/>
                <w:szCs w:val="18"/>
              </w:rPr>
              <w:br/>
              <w:t>(1.51, 7.43)</w:t>
            </w:r>
          </w:p>
        </w:tc>
        <w:tc>
          <w:tcPr>
            <w:tcW w:w="740" w:type="pct"/>
            <w:tcBorders>
              <w:top w:val="nil"/>
              <w:left w:val="nil"/>
              <w:bottom w:val="nil"/>
              <w:right w:val="nil"/>
            </w:tcBorders>
            <w:shd w:val="clear" w:color="auto" w:fill="auto"/>
            <w:vAlign w:val="bottom"/>
          </w:tcPr>
          <w:p w14:paraId="7FC784E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17.89</w:t>
            </w:r>
            <w:r w:rsidRPr="00F60BCB">
              <w:rPr>
                <w:rFonts w:ascii="Times New Roman" w:hAnsi="Times New Roman" w:cs="Times New Roman"/>
                <w:color w:val="000000"/>
                <w:sz w:val="18"/>
                <w:szCs w:val="18"/>
              </w:rPr>
              <w:br/>
              <w:t>(9.02, 36.42)</w:t>
            </w:r>
          </w:p>
        </w:tc>
        <w:tc>
          <w:tcPr>
            <w:tcW w:w="740" w:type="pct"/>
            <w:tcBorders>
              <w:top w:val="nil"/>
              <w:left w:val="nil"/>
              <w:bottom w:val="nil"/>
              <w:right w:val="nil"/>
            </w:tcBorders>
            <w:shd w:val="clear" w:color="auto" w:fill="auto"/>
            <w:vAlign w:val="bottom"/>
          </w:tcPr>
          <w:p w14:paraId="244212E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9.78</w:t>
            </w:r>
            <w:r w:rsidRPr="00F60BCB">
              <w:rPr>
                <w:rFonts w:ascii="Times New Roman" w:hAnsi="Times New Roman" w:cs="Times New Roman"/>
                <w:color w:val="000000"/>
                <w:sz w:val="18"/>
                <w:szCs w:val="18"/>
              </w:rPr>
              <w:br/>
              <w:t>(5.52, 21.17)</w:t>
            </w:r>
          </w:p>
        </w:tc>
        <w:tc>
          <w:tcPr>
            <w:tcW w:w="741" w:type="pct"/>
            <w:tcBorders>
              <w:top w:val="nil"/>
              <w:left w:val="nil"/>
              <w:bottom w:val="nil"/>
              <w:right w:val="nil"/>
            </w:tcBorders>
            <w:shd w:val="clear" w:color="auto" w:fill="auto"/>
            <w:vAlign w:val="bottom"/>
          </w:tcPr>
          <w:p w14:paraId="15DB9C9B"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17.08</w:t>
            </w:r>
            <w:r w:rsidRPr="00F60BCB">
              <w:rPr>
                <w:rFonts w:ascii="Times New Roman" w:hAnsi="Times New Roman" w:cs="Times New Roman"/>
                <w:color w:val="000000"/>
                <w:sz w:val="18"/>
                <w:szCs w:val="18"/>
              </w:rPr>
              <w:br/>
              <w:t>(10.70, 35.84)</w:t>
            </w:r>
          </w:p>
        </w:tc>
        <w:tc>
          <w:tcPr>
            <w:tcW w:w="741" w:type="pct"/>
            <w:tcBorders>
              <w:top w:val="nil"/>
              <w:left w:val="nil"/>
              <w:bottom w:val="nil"/>
              <w:right w:val="single" w:sz="4" w:space="0" w:color="auto"/>
            </w:tcBorders>
            <w:shd w:val="clear" w:color="auto" w:fill="auto"/>
            <w:vAlign w:val="bottom"/>
          </w:tcPr>
          <w:p w14:paraId="2513AFBE"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0.16</w:t>
            </w:r>
            <w:r w:rsidRPr="00F60BCB">
              <w:rPr>
                <w:rFonts w:ascii="Times New Roman" w:hAnsi="Times New Roman" w:cs="Times New Roman"/>
                <w:color w:val="000000"/>
                <w:sz w:val="18"/>
                <w:szCs w:val="18"/>
              </w:rPr>
              <w:br/>
              <w:t>(0.09, 0.35)</w:t>
            </w:r>
          </w:p>
        </w:tc>
      </w:tr>
      <w:tr w:rsidR="00F60BCB" w:rsidRPr="00F60BCB" w14:paraId="201D4B94" w14:textId="77777777" w:rsidTr="00A35266">
        <w:tc>
          <w:tcPr>
            <w:tcW w:w="941" w:type="pct"/>
            <w:vAlign w:val="center"/>
          </w:tcPr>
          <w:p w14:paraId="4B4FE2A7"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310" w:type="pct"/>
            <w:vAlign w:val="center"/>
          </w:tcPr>
          <w:p w14:paraId="52B71016" w14:textId="77777777" w:rsidR="00F60BCB" w:rsidRPr="00F60BCB" w:rsidRDefault="00F60BCB" w:rsidP="00F60BCB">
            <w:pPr>
              <w:jc w:val="center"/>
              <w:rPr>
                <w:rFonts w:ascii="Times New Roman" w:hAnsi="Times New Roman" w:cs="Times New Roman"/>
                <w:sz w:val="18"/>
                <w:szCs w:val="18"/>
              </w:rPr>
            </w:pPr>
          </w:p>
        </w:tc>
        <w:tc>
          <w:tcPr>
            <w:tcW w:w="786" w:type="pct"/>
            <w:tcBorders>
              <w:top w:val="nil"/>
              <w:left w:val="nil"/>
              <w:bottom w:val="nil"/>
              <w:right w:val="nil"/>
            </w:tcBorders>
            <w:shd w:val="clear" w:color="auto" w:fill="auto"/>
            <w:vAlign w:val="bottom"/>
          </w:tcPr>
          <w:p w14:paraId="53F0F9A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0.38</w:t>
            </w:r>
          </w:p>
        </w:tc>
        <w:tc>
          <w:tcPr>
            <w:tcW w:w="740" w:type="pct"/>
            <w:tcBorders>
              <w:top w:val="nil"/>
              <w:left w:val="nil"/>
              <w:bottom w:val="nil"/>
              <w:right w:val="nil"/>
            </w:tcBorders>
            <w:shd w:val="clear" w:color="auto" w:fill="auto"/>
            <w:vAlign w:val="bottom"/>
          </w:tcPr>
          <w:p w14:paraId="5EA6577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0.11</w:t>
            </w:r>
          </w:p>
        </w:tc>
        <w:tc>
          <w:tcPr>
            <w:tcW w:w="740" w:type="pct"/>
            <w:tcBorders>
              <w:top w:val="nil"/>
              <w:left w:val="nil"/>
              <w:bottom w:val="nil"/>
              <w:right w:val="nil"/>
            </w:tcBorders>
            <w:shd w:val="clear" w:color="auto" w:fill="auto"/>
            <w:vAlign w:val="bottom"/>
          </w:tcPr>
          <w:p w14:paraId="2E75EA8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0.33</w:t>
            </w:r>
          </w:p>
        </w:tc>
        <w:tc>
          <w:tcPr>
            <w:tcW w:w="741" w:type="pct"/>
            <w:tcBorders>
              <w:top w:val="nil"/>
              <w:left w:val="nil"/>
              <w:bottom w:val="nil"/>
              <w:right w:val="nil"/>
            </w:tcBorders>
            <w:shd w:val="clear" w:color="auto" w:fill="auto"/>
            <w:vAlign w:val="bottom"/>
          </w:tcPr>
          <w:p w14:paraId="7CB36B1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0.69</w:t>
            </w:r>
          </w:p>
        </w:tc>
        <w:tc>
          <w:tcPr>
            <w:tcW w:w="741" w:type="pct"/>
            <w:tcBorders>
              <w:top w:val="nil"/>
              <w:left w:val="nil"/>
              <w:bottom w:val="nil"/>
              <w:right w:val="single" w:sz="4" w:space="0" w:color="auto"/>
            </w:tcBorders>
            <w:shd w:val="clear" w:color="auto" w:fill="auto"/>
            <w:vAlign w:val="bottom"/>
          </w:tcPr>
          <w:p w14:paraId="0A209C6A"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0.29</w:t>
            </w:r>
          </w:p>
        </w:tc>
      </w:tr>
      <w:tr w:rsidR="00F60BCB" w:rsidRPr="00F60BCB" w14:paraId="732CCA07" w14:textId="77777777" w:rsidTr="00A35266">
        <w:tc>
          <w:tcPr>
            <w:tcW w:w="941" w:type="pct"/>
          </w:tcPr>
          <w:p w14:paraId="1EE921AB" w14:textId="77777777" w:rsidR="00F60BCB" w:rsidRPr="00F60BCB" w:rsidRDefault="00F60BCB" w:rsidP="00F60BCB">
            <w:pPr>
              <w:rPr>
                <w:rFonts w:ascii="Times New Roman" w:hAnsi="Times New Roman" w:cs="Times New Roman"/>
                <w:sz w:val="18"/>
                <w:szCs w:val="18"/>
              </w:rPr>
            </w:pPr>
          </w:p>
        </w:tc>
        <w:tc>
          <w:tcPr>
            <w:tcW w:w="310" w:type="pct"/>
            <w:vAlign w:val="center"/>
          </w:tcPr>
          <w:p w14:paraId="70BD59BC"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2B287F7A"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4BAF40AA"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1D508F54" w14:textId="77777777" w:rsidR="00F60BCB" w:rsidRPr="00F60BCB" w:rsidRDefault="00F60BCB" w:rsidP="00F60BCB">
            <w:pPr>
              <w:jc w:val="center"/>
              <w:rPr>
                <w:rFonts w:ascii="Times New Roman" w:hAnsi="Times New Roman" w:cs="Times New Roman"/>
                <w:sz w:val="18"/>
                <w:szCs w:val="18"/>
              </w:rPr>
            </w:pPr>
          </w:p>
        </w:tc>
        <w:tc>
          <w:tcPr>
            <w:tcW w:w="741" w:type="pct"/>
            <w:vAlign w:val="center"/>
          </w:tcPr>
          <w:p w14:paraId="36974DA0" w14:textId="77777777" w:rsidR="00F60BCB" w:rsidRPr="00F60BCB" w:rsidRDefault="00F60BCB" w:rsidP="00F60BCB">
            <w:pPr>
              <w:jc w:val="center"/>
              <w:rPr>
                <w:rFonts w:ascii="Times New Roman" w:hAnsi="Times New Roman" w:cs="Times New Roman"/>
                <w:sz w:val="18"/>
                <w:szCs w:val="18"/>
              </w:rPr>
            </w:pPr>
          </w:p>
        </w:tc>
        <w:tc>
          <w:tcPr>
            <w:tcW w:w="741" w:type="pct"/>
          </w:tcPr>
          <w:p w14:paraId="6589D13C" w14:textId="77777777" w:rsidR="00F60BCB" w:rsidRPr="00F60BCB" w:rsidRDefault="00F60BCB" w:rsidP="00F60BCB">
            <w:pPr>
              <w:jc w:val="center"/>
              <w:rPr>
                <w:rFonts w:ascii="Times New Roman" w:hAnsi="Times New Roman" w:cs="Times New Roman"/>
                <w:sz w:val="18"/>
                <w:szCs w:val="18"/>
              </w:rPr>
            </w:pPr>
          </w:p>
        </w:tc>
      </w:tr>
      <w:tr w:rsidR="00F60BCB" w:rsidRPr="00F60BCB" w14:paraId="0D1118B2" w14:textId="77777777" w:rsidTr="00A35266">
        <w:tc>
          <w:tcPr>
            <w:tcW w:w="941" w:type="pct"/>
          </w:tcPr>
          <w:p w14:paraId="184F6994" w14:textId="77777777" w:rsidR="00F60BCB" w:rsidRPr="00F60BCB" w:rsidRDefault="00F60BCB" w:rsidP="00F60BCB">
            <w:pPr>
              <w:rPr>
                <w:rFonts w:ascii="Times New Roman" w:hAnsi="Times New Roman" w:cs="Times New Roman"/>
                <w:b/>
                <w:bCs/>
                <w:sz w:val="18"/>
                <w:szCs w:val="18"/>
              </w:rPr>
            </w:pPr>
            <w:r w:rsidRPr="00F60BCB">
              <w:rPr>
                <w:rFonts w:ascii="Times New Roman" w:hAnsi="Times New Roman" w:cs="Times New Roman"/>
                <w:b/>
                <w:bCs/>
                <w:sz w:val="18"/>
                <w:szCs w:val="18"/>
              </w:rPr>
              <w:t>Daily calorie intake</w:t>
            </w:r>
          </w:p>
        </w:tc>
        <w:tc>
          <w:tcPr>
            <w:tcW w:w="310" w:type="pct"/>
            <w:vAlign w:val="center"/>
          </w:tcPr>
          <w:p w14:paraId="39921022"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3381B920"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12A7D320"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4B5B2593" w14:textId="77777777" w:rsidR="00F60BCB" w:rsidRPr="00F60BCB" w:rsidRDefault="00F60BCB" w:rsidP="00F60BCB">
            <w:pPr>
              <w:jc w:val="center"/>
              <w:rPr>
                <w:rFonts w:ascii="Times New Roman" w:hAnsi="Times New Roman" w:cs="Times New Roman"/>
                <w:sz w:val="18"/>
                <w:szCs w:val="18"/>
              </w:rPr>
            </w:pPr>
          </w:p>
        </w:tc>
        <w:tc>
          <w:tcPr>
            <w:tcW w:w="741" w:type="pct"/>
            <w:vAlign w:val="center"/>
          </w:tcPr>
          <w:p w14:paraId="02BD6607" w14:textId="77777777" w:rsidR="00F60BCB" w:rsidRPr="00F60BCB" w:rsidRDefault="00F60BCB" w:rsidP="00F60BCB">
            <w:pPr>
              <w:jc w:val="center"/>
              <w:rPr>
                <w:rFonts w:ascii="Times New Roman" w:hAnsi="Times New Roman" w:cs="Times New Roman"/>
                <w:sz w:val="18"/>
                <w:szCs w:val="18"/>
              </w:rPr>
            </w:pPr>
          </w:p>
        </w:tc>
        <w:tc>
          <w:tcPr>
            <w:tcW w:w="741" w:type="pct"/>
          </w:tcPr>
          <w:p w14:paraId="36FFC40E" w14:textId="77777777" w:rsidR="00F60BCB" w:rsidRPr="00F60BCB" w:rsidRDefault="00F60BCB" w:rsidP="00F60BCB">
            <w:pPr>
              <w:jc w:val="center"/>
              <w:rPr>
                <w:rFonts w:ascii="Times New Roman" w:hAnsi="Times New Roman" w:cs="Times New Roman"/>
                <w:sz w:val="18"/>
                <w:szCs w:val="18"/>
              </w:rPr>
            </w:pPr>
          </w:p>
        </w:tc>
      </w:tr>
      <w:tr w:rsidR="00F60BCB" w:rsidRPr="00F60BCB" w14:paraId="7BD2BFDF" w14:textId="77777777" w:rsidTr="00A35266">
        <w:tc>
          <w:tcPr>
            <w:tcW w:w="941" w:type="pct"/>
            <w:vAlign w:val="center"/>
          </w:tcPr>
          <w:p w14:paraId="63ED1358"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1</w:t>
            </w:r>
            <w:r w:rsidRPr="00F60BCB">
              <w:rPr>
                <w:rFonts w:ascii="Times New Roman" w:hAnsi="Times New Roman" w:cs="Times New Roman"/>
                <w:sz w:val="18"/>
                <w:szCs w:val="18"/>
                <w:vertAlign w:val="superscript"/>
              </w:rPr>
              <w:t>st</w:t>
            </w:r>
            <w:r w:rsidRPr="00F60BCB">
              <w:rPr>
                <w:rFonts w:ascii="Times New Roman" w:hAnsi="Times New Roman" w:cs="Times New Roman"/>
                <w:sz w:val="18"/>
                <w:szCs w:val="18"/>
              </w:rPr>
              <w:t xml:space="preserve"> quartile: </w:t>
            </w:r>
          </w:p>
          <w:p w14:paraId="190BF708" w14:textId="77777777" w:rsidR="00F60BCB" w:rsidRPr="00F60BCB" w:rsidRDefault="00F60BCB" w:rsidP="00F60BCB">
            <w:pPr>
              <w:rPr>
                <w:rFonts w:ascii="Times New Roman" w:hAnsi="Times New Roman" w:cs="Times New Roman"/>
                <w:sz w:val="18"/>
                <w:szCs w:val="18"/>
                <w:highlight w:val="yellow"/>
              </w:rPr>
            </w:pPr>
            <w:r w:rsidRPr="00F60BCB">
              <w:rPr>
                <w:rFonts w:ascii="Times New Roman" w:hAnsi="Times New Roman" w:cs="Times New Roman"/>
                <w:sz w:val="18"/>
                <w:szCs w:val="18"/>
              </w:rPr>
              <w:t>&lt; 1330 kcal/day</w:t>
            </w:r>
          </w:p>
        </w:tc>
        <w:tc>
          <w:tcPr>
            <w:tcW w:w="310" w:type="pct"/>
            <w:tcBorders>
              <w:top w:val="nil"/>
              <w:left w:val="nil"/>
              <w:bottom w:val="nil"/>
              <w:right w:val="nil"/>
            </w:tcBorders>
            <w:shd w:val="clear" w:color="auto" w:fill="auto"/>
            <w:vAlign w:val="center"/>
          </w:tcPr>
          <w:p w14:paraId="7B109C2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324</w:t>
            </w:r>
          </w:p>
        </w:tc>
        <w:tc>
          <w:tcPr>
            <w:tcW w:w="786" w:type="pct"/>
            <w:tcBorders>
              <w:top w:val="nil"/>
              <w:left w:val="nil"/>
              <w:bottom w:val="nil"/>
              <w:right w:val="nil"/>
            </w:tcBorders>
            <w:shd w:val="clear" w:color="auto" w:fill="auto"/>
            <w:vAlign w:val="bottom"/>
          </w:tcPr>
          <w:p w14:paraId="4742C75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3.04</w:t>
            </w:r>
            <w:r w:rsidRPr="00F60BCB">
              <w:rPr>
                <w:rFonts w:ascii="Times New Roman" w:hAnsi="Times New Roman" w:cs="Times New Roman"/>
                <w:color w:val="000000"/>
                <w:sz w:val="18"/>
                <w:szCs w:val="18"/>
              </w:rPr>
              <w:br/>
              <w:t>(1.52, 6.09)</w:t>
            </w:r>
          </w:p>
        </w:tc>
        <w:tc>
          <w:tcPr>
            <w:tcW w:w="740" w:type="pct"/>
            <w:tcBorders>
              <w:top w:val="nil"/>
              <w:left w:val="nil"/>
              <w:bottom w:val="nil"/>
              <w:right w:val="nil"/>
            </w:tcBorders>
            <w:shd w:val="clear" w:color="auto" w:fill="auto"/>
            <w:vAlign w:val="bottom"/>
          </w:tcPr>
          <w:p w14:paraId="67E5A87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16.54</w:t>
            </w:r>
            <w:r w:rsidRPr="00F60BCB">
              <w:rPr>
                <w:rFonts w:ascii="Times New Roman" w:hAnsi="Times New Roman" w:cs="Times New Roman"/>
                <w:color w:val="000000"/>
                <w:sz w:val="18"/>
                <w:szCs w:val="18"/>
              </w:rPr>
              <w:br/>
              <w:t>(8.34, 31.71)</w:t>
            </w:r>
          </w:p>
        </w:tc>
        <w:tc>
          <w:tcPr>
            <w:tcW w:w="740" w:type="pct"/>
            <w:tcBorders>
              <w:top w:val="nil"/>
              <w:left w:val="nil"/>
              <w:bottom w:val="nil"/>
              <w:right w:val="nil"/>
            </w:tcBorders>
            <w:shd w:val="clear" w:color="auto" w:fill="auto"/>
            <w:vAlign w:val="bottom"/>
          </w:tcPr>
          <w:p w14:paraId="707D045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9.86</w:t>
            </w:r>
            <w:r w:rsidRPr="00F60BCB">
              <w:rPr>
                <w:rFonts w:ascii="Times New Roman" w:hAnsi="Times New Roman" w:cs="Times New Roman"/>
                <w:color w:val="000000"/>
                <w:sz w:val="18"/>
                <w:szCs w:val="18"/>
              </w:rPr>
              <w:br/>
              <w:t>(5.19, 18.54)</w:t>
            </w:r>
          </w:p>
        </w:tc>
        <w:tc>
          <w:tcPr>
            <w:tcW w:w="741" w:type="pct"/>
            <w:tcBorders>
              <w:top w:val="nil"/>
              <w:left w:val="nil"/>
              <w:bottom w:val="nil"/>
              <w:right w:val="nil"/>
            </w:tcBorders>
            <w:shd w:val="clear" w:color="auto" w:fill="auto"/>
            <w:vAlign w:val="bottom"/>
          </w:tcPr>
          <w:p w14:paraId="071B99E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16.64</w:t>
            </w:r>
            <w:r w:rsidRPr="00F60BCB">
              <w:rPr>
                <w:rFonts w:ascii="Times New Roman" w:hAnsi="Times New Roman" w:cs="Times New Roman"/>
                <w:color w:val="000000"/>
                <w:sz w:val="18"/>
                <w:szCs w:val="18"/>
              </w:rPr>
              <w:br/>
              <w:t>(9.98, 32.45)</w:t>
            </w:r>
          </w:p>
        </w:tc>
        <w:tc>
          <w:tcPr>
            <w:tcW w:w="741" w:type="pct"/>
            <w:tcBorders>
              <w:top w:val="nil"/>
              <w:left w:val="nil"/>
              <w:bottom w:val="nil"/>
              <w:right w:val="single" w:sz="4" w:space="0" w:color="auto"/>
            </w:tcBorders>
            <w:shd w:val="clear" w:color="auto" w:fill="auto"/>
            <w:vAlign w:val="bottom"/>
          </w:tcPr>
          <w:p w14:paraId="48EB095B"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0.15</w:t>
            </w:r>
            <w:r w:rsidRPr="00F60BCB">
              <w:rPr>
                <w:rFonts w:ascii="Times New Roman" w:hAnsi="Times New Roman" w:cs="Times New Roman"/>
                <w:color w:val="000000"/>
                <w:sz w:val="18"/>
                <w:szCs w:val="18"/>
              </w:rPr>
              <w:br/>
              <w:t>(0.09, 0.30)</w:t>
            </w:r>
          </w:p>
        </w:tc>
      </w:tr>
      <w:tr w:rsidR="00F60BCB" w:rsidRPr="00F60BCB" w14:paraId="4D6F49AF" w14:textId="77777777" w:rsidTr="00A35266">
        <w:tc>
          <w:tcPr>
            <w:tcW w:w="941" w:type="pct"/>
            <w:vAlign w:val="center"/>
          </w:tcPr>
          <w:p w14:paraId="5F17C9B7" w14:textId="77777777" w:rsidR="00F60BCB" w:rsidRPr="00F60BCB" w:rsidRDefault="00F60BCB" w:rsidP="00F60BCB">
            <w:pPr>
              <w:rPr>
                <w:rFonts w:ascii="Times New Roman" w:hAnsi="Times New Roman" w:cs="Times New Roman"/>
                <w:sz w:val="18"/>
                <w:szCs w:val="18"/>
                <w:highlight w:val="yellow"/>
              </w:rPr>
            </w:pPr>
            <w:r w:rsidRPr="00F60BCB">
              <w:rPr>
                <w:rFonts w:ascii="Times New Roman" w:hAnsi="Times New Roman" w:cs="Times New Roman"/>
                <w:sz w:val="18"/>
                <w:szCs w:val="18"/>
              </w:rPr>
              <w:lastRenderedPageBreak/>
              <w:t>2</w:t>
            </w:r>
            <w:r w:rsidRPr="00F60BCB">
              <w:rPr>
                <w:rFonts w:ascii="Times New Roman" w:hAnsi="Times New Roman" w:cs="Times New Roman"/>
                <w:sz w:val="18"/>
                <w:szCs w:val="18"/>
                <w:vertAlign w:val="superscript"/>
              </w:rPr>
              <w:t>nd</w:t>
            </w:r>
            <w:r w:rsidRPr="00F60BCB">
              <w:rPr>
                <w:rFonts w:ascii="Times New Roman" w:hAnsi="Times New Roman" w:cs="Times New Roman"/>
                <w:sz w:val="18"/>
                <w:szCs w:val="18"/>
              </w:rPr>
              <w:t xml:space="preserve"> quartile: 1330 – 1680 kcal/day</w:t>
            </w:r>
          </w:p>
        </w:tc>
        <w:tc>
          <w:tcPr>
            <w:tcW w:w="310" w:type="pct"/>
            <w:tcBorders>
              <w:top w:val="nil"/>
              <w:left w:val="nil"/>
              <w:bottom w:val="nil"/>
              <w:right w:val="nil"/>
            </w:tcBorders>
            <w:shd w:val="clear" w:color="auto" w:fill="auto"/>
            <w:vAlign w:val="center"/>
          </w:tcPr>
          <w:p w14:paraId="2EA26D7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323</w:t>
            </w:r>
          </w:p>
        </w:tc>
        <w:tc>
          <w:tcPr>
            <w:tcW w:w="786" w:type="pct"/>
            <w:tcBorders>
              <w:top w:val="nil"/>
              <w:left w:val="nil"/>
              <w:bottom w:val="nil"/>
              <w:right w:val="nil"/>
            </w:tcBorders>
            <w:shd w:val="clear" w:color="auto" w:fill="auto"/>
            <w:vAlign w:val="bottom"/>
          </w:tcPr>
          <w:p w14:paraId="284F1F7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2.92</w:t>
            </w:r>
            <w:r w:rsidRPr="00F60BCB">
              <w:rPr>
                <w:rFonts w:ascii="Times New Roman" w:hAnsi="Times New Roman" w:cs="Times New Roman"/>
                <w:color w:val="000000"/>
                <w:sz w:val="18"/>
                <w:szCs w:val="18"/>
              </w:rPr>
              <w:br/>
              <w:t>(1.47, 5.64)</w:t>
            </w:r>
          </w:p>
        </w:tc>
        <w:tc>
          <w:tcPr>
            <w:tcW w:w="740" w:type="pct"/>
            <w:tcBorders>
              <w:top w:val="nil"/>
              <w:left w:val="nil"/>
              <w:bottom w:val="nil"/>
              <w:right w:val="nil"/>
            </w:tcBorders>
            <w:shd w:val="clear" w:color="auto" w:fill="auto"/>
            <w:vAlign w:val="bottom"/>
          </w:tcPr>
          <w:p w14:paraId="7E77D86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14.60</w:t>
            </w:r>
            <w:r w:rsidRPr="00F60BCB">
              <w:rPr>
                <w:rFonts w:ascii="Times New Roman" w:hAnsi="Times New Roman" w:cs="Times New Roman"/>
                <w:color w:val="000000"/>
                <w:sz w:val="18"/>
                <w:szCs w:val="18"/>
              </w:rPr>
              <w:br/>
              <w:t>(7.29, 29.10)</w:t>
            </w:r>
          </w:p>
        </w:tc>
        <w:tc>
          <w:tcPr>
            <w:tcW w:w="740" w:type="pct"/>
            <w:tcBorders>
              <w:top w:val="nil"/>
              <w:left w:val="nil"/>
              <w:bottom w:val="nil"/>
              <w:right w:val="nil"/>
            </w:tcBorders>
            <w:shd w:val="clear" w:color="auto" w:fill="auto"/>
            <w:vAlign w:val="bottom"/>
          </w:tcPr>
          <w:p w14:paraId="56B5A0A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8.59</w:t>
            </w:r>
            <w:r w:rsidRPr="00F60BCB">
              <w:rPr>
                <w:rFonts w:ascii="Times New Roman" w:hAnsi="Times New Roman" w:cs="Times New Roman"/>
                <w:color w:val="000000"/>
                <w:sz w:val="18"/>
                <w:szCs w:val="18"/>
              </w:rPr>
              <w:br/>
              <w:t>(4.57, 18.14)</w:t>
            </w:r>
          </w:p>
        </w:tc>
        <w:tc>
          <w:tcPr>
            <w:tcW w:w="741" w:type="pct"/>
            <w:tcBorders>
              <w:top w:val="nil"/>
              <w:left w:val="nil"/>
              <w:bottom w:val="nil"/>
              <w:right w:val="nil"/>
            </w:tcBorders>
            <w:shd w:val="clear" w:color="auto" w:fill="auto"/>
            <w:vAlign w:val="bottom"/>
          </w:tcPr>
          <w:p w14:paraId="10E16AE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15.67</w:t>
            </w:r>
            <w:r w:rsidRPr="00F60BCB">
              <w:rPr>
                <w:rFonts w:ascii="Times New Roman" w:hAnsi="Times New Roman" w:cs="Times New Roman"/>
                <w:color w:val="000000"/>
                <w:sz w:val="18"/>
                <w:szCs w:val="18"/>
              </w:rPr>
              <w:br/>
              <w:t>(8.82, 29.47)</w:t>
            </w:r>
          </w:p>
        </w:tc>
        <w:tc>
          <w:tcPr>
            <w:tcW w:w="741" w:type="pct"/>
            <w:tcBorders>
              <w:top w:val="nil"/>
              <w:left w:val="nil"/>
              <w:bottom w:val="nil"/>
              <w:right w:val="single" w:sz="4" w:space="0" w:color="auto"/>
            </w:tcBorders>
            <w:shd w:val="clear" w:color="auto" w:fill="auto"/>
            <w:vAlign w:val="bottom"/>
          </w:tcPr>
          <w:p w14:paraId="32CF1542"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0.15</w:t>
            </w:r>
            <w:r w:rsidRPr="00F60BCB">
              <w:rPr>
                <w:rFonts w:ascii="Times New Roman" w:hAnsi="Times New Roman" w:cs="Times New Roman"/>
                <w:color w:val="000000"/>
                <w:sz w:val="18"/>
                <w:szCs w:val="18"/>
              </w:rPr>
              <w:br/>
              <w:t>(0.08, 0.28)</w:t>
            </w:r>
          </w:p>
        </w:tc>
      </w:tr>
      <w:tr w:rsidR="00F60BCB" w:rsidRPr="00F60BCB" w14:paraId="08699B08" w14:textId="77777777" w:rsidTr="00A35266">
        <w:tc>
          <w:tcPr>
            <w:tcW w:w="941" w:type="pct"/>
            <w:vAlign w:val="center"/>
          </w:tcPr>
          <w:p w14:paraId="416AAE11" w14:textId="77777777" w:rsidR="00F60BCB" w:rsidRPr="00F60BCB" w:rsidRDefault="00F60BCB" w:rsidP="00F60BCB">
            <w:pPr>
              <w:rPr>
                <w:rFonts w:ascii="Times New Roman" w:hAnsi="Times New Roman" w:cs="Times New Roman"/>
                <w:sz w:val="18"/>
                <w:szCs w:val="18"/>
                <w:highlight w:val="yellow"/>
              </w:rPr>
            </w:pPr>
            <w:r w:rsidRPr="00F60BCB">
              <w:rPr>
                <w:rFonts w:ascii="Times New Roman" w:hAnsi="Times New Roman" w:cs="Times New Roman"/>
                <w:sz w:val="18"/>
                <w:szCs w:val="18"/>
              </w:rPr>
              <w:t>3</w:t>
            </w:r>
            <w:r w:rsidRPr="00F60BCB">
              <w:rPr>
                <w:rFonts w:ascii="Times New Roman" w:hAnsi="Times New Roman" w:cs="Times New Roman"/>
                <w:sz w:val="18"/>
                <w:szCs w:val="18"/>
                <w:vertAlign w:val="superscript"/>
              </w:rPr>
              <w:t>rd</w:t>
            </w:r>
            <w:r w:rsidRPr="00F60BCB">
              <w:rPr>
                <w:rFonts w:ascii="Times New Roman" w:hAnsi="Times New Roman" w:cs="Times New Roman"/>
                <w:sz w:val="18"/>
                <w:szCs w:val="18"/>
              </w:rPr>
              <w:t xml:space="preserve"> quartile: 1680 – 2160 kcal/day</w:t>
            </w:r>
          </w:p>
        </w:tc>
        <w:tc>
          <w:tcPr>
            <w:tcW w:w="310" w:type="pct"/>
            <w:tcBorders>
              <w:top w:val="nil"/>
              <w:left w:val="nil"/>
              <w:bottom w:val="nil"/>
              <w:right w:val="nil"/>
            </w:tcBorders>
            <w:shd w:val="clear" w:color="auto" w:fill="auto"/>
            <w:vAlign w:val="center"/>
          </w:tcPr>
          <w:p w14:paraId="34A4A6C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323</w:t>
            </w:r>
          </w:p>
        </w:tc>
        <w:tc>
          <w:tcPr>
            <w:tcW w:w="786" w:type="pct"/>
            <w:tcBorders>
              <w:top w:val="nil"/>
              <w:left w:val="nil"/>
              <w:bottom w:val="nil"/>
              <w:right w:val="nil"/>
            </w:tcBorders>
            <w:shd w:val="clear" w:color="auto" w:fill="auto"/>
            <w:vAlign w:val="bottom"/>
          </w:tcPr>
          <w:p w14:paraId="2BA0048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3.06</w:t>
            </w:r>
            <w:r w:rsidRPr="00F60BCB">
              <w:rPr>
                <w:rFonts w:ascii="Times New Roman" w:hAnsi="Times New Roman" w:cs="Times New Roman"/>
                <w:color w:val="000000"/>
                <w:sz w:val="18"/>
                <w:szCs w:val="18"/>
              </w:rPr>
              <w:br/>
              <w:t>(1.60, 5.75)</w:t>
            </w:r>
          </w:p>
        </w:tc>
        <w:tc>
          <w:tcPr>
            <w:tcW w:w="740" w:type="pct"/>
            <w:tcBorders>
              <w:top w:val="nil"/>
              <w:left w:val="nil"/>
              <w:bottom w:val="nil"/>
              <w:right w:val="nil"/>
            </w:tcBorders>
            <w:shd w:val="clear" w:color="auto" w:fill="auto"/>
            <w:vAlign w:val="bottom"/>
          </w:tcPr>
          <w:p w14:paraId="34D9904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15.31</w:t>
            </w:r>
            <w:r w:rsidRPr="00F60BCB">
              <w:rPr>
                <w:rFonts w:ascii="Times New Roman" w:hAnsi="Times New Roman" w:cs="Times New Roman"/>
                <w:color w:val="000000"/>
                <w:sz w:val="18"/>
                <w:szCs w:val="18"/>
              </w:rPr>
              <w:br/>
              <w:t>(8.47, 29.87)</w:t>
            </w:r>
          </w:p>
        </w:tc>
        <w:tc>
          <w:tcPr>
            <w:tcW w:w="740" w:type="pct"/>
            <w:tcBorders>
              <w:top w:val="nil"/>
              <w:left w:val="nil"/>
              <w:bottom w:val="nil"/>
              <w:right w:val="nil"/>
            </w:tcBorders>
            <w:shd w:val="clear" w:color="auto" w:fill="auto"/>
            <w:vAlign w:val="bottom"/>
          </w:tcPr>
          <w:p w14:paraId="198084E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9.16</w:t>
            </w:r>
            <w:r w:rsidRPr="00F60BCB">
              <w:rPr>
                <w:rFonts w:ascii="Times New Roman" w:hAnsi="Times New Roman" w:cs="Times New Roman"/>
                <w:color w:val="000000"/>
                <w:sz w:val="18"/>
                <w:szCs w:val="18"/>
              </w:rPr>
              <w:br/>
              <w:t>(4.97, 17.67)</w:t>
            </w:r>
          </w:p>
        </w:tc>
        <w:tc>
          <w:tcPr>
            <w:tcW w:w="741" w:type="pct"/>
            <w:tcBorders>
              <w:top w:val="nil"/>
              <w:left w:val="nil"/>
              <w:bottom w:val="nil"/>
              <w:right w:val="nil"/>
            </w:tcBorders>
            <w:shd w:val="clear" w:color="auto" w:fill="auto"/>
            <w:vAlign w:val="bottom"/>
          </w:tcPr>
          <w:p w14:paraId="72766F1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16.50</w:t>
            </w:r>
            <w:r w:rsidRPr="00F60BCB">
              <w:rPr>
                <w:rFonts w:ascii="Times New Roman" w:hAnsi="Times New Roman" w:cs="Times New Roman"/>
                <w:color w:val="000000"/>
                <w:sz w:val="18"/>
                <w:szCs w:val="18"/>
              </w:rPr>
              <w:br/>
              <w:t>(9.89, 31.14)</w:t>
            </w:r>
          </w:p>
        </w:tc>
        <w:tc>
          <w:tcPr>
            <w:tcW w:w="741" w:type="pct"/>
            <w:tcBorders>
              <w:top w:val="nil"/>
              <w:left w:val="nil"/>
              <w:bottom w:val="nil"/>
              <w:right w:val="single" w:sz="4" w:space="0" w:color="auto"/>
            </w:tcBorders>
            <w:shd w:val="clear" w:color="auto" w:fill="auto"/>
            <w:vAlign w:val="bottom"/>
          </w:tcPr>
          <w:p w14:paraId="4490F73C"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0.15</w:t>
            </w:r>
            <w:r w:rsidRPr="00F60BCB">
              <w:rPr>
                <w:rFonts w:ascii="Times New Roman" w:hAnsi="Times New Roman" w:cs="Times New Roman"/>
                <w:color w:val="000000"/>
                <w:sz w:val="18"/>
                <w:szCs w:val="18"/>
              </w:rPr>
              <w:br/>
              <w:t>(0.09, 0.28)</w:t>
            </w:r>
          </w:p>
        </w:tc>
      </w:tr>
      <w:tr w:rsidR="00F60BCB" w:rsidRPr="00F60BCB" w14:paraId="41C702E1" w14:textId="77777777" w:rsidTr="00A35266">
        <w:tc>
          <w:tcPr>
            <w:tcW w:w="941" w:type="pct"/>
            <w:vAlign w:val="center"/>
          </w:tcPr>
          <w:p w14:paraId="566D3A67"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4</w:t>
            </w:r>
            <w:r w:rsidRPr="00F60BCB">
              <w:rPr>
                <w:rFonts w:ascii="Times New Roman" w:hAnsi="Times New Roman" w:cs="Times New Roman"/>
                <w:sz w:val="18"/>
                <w:szCs w:val="18"/>
                <w:vertAlign w:val="superscript"/>
              </w:rPr>
              <w:t>th</w:t>
            </w:r>
            <w:r w:rsidRPr="00F60BCB">
              <w:rPr>
                <w:rFonts w:ascii="Times New Roman" w:hAnsi="Times New Roman" w:cs="Times New Roman"/>
                <w:sz w:val="18"/>
                <w:szCs w:val="18"/>
              </w:rPr>
              <w:t xml:space="preserve"> quartile: </w:t>
            </w:r>
          </w:p>
          <w:p w14:paraId="3766599C" w14:textId="77777777" w:rsidR="00F60BCB" w:rsidRPr="00F60BCB" w:rsidRDefault="00F60BCB" w:rsidP="00F60BCB">
            <w:pPr>
              <w:rPr>
                <w:rFonts w:ascii="Times New Roman" w:hAnsi="Times New Roman" w:cs="Times New Roman"/>
                <w:sz w:val="18"/>
                <w:szCs w:val="18"/>
                <w:highlight w:val="yellow"/>
              </w:rPr>
            </w:pPr>
            <w:r w:rsidRPr="00F60BCB">
              <w:rPr>
                <w:rFonts w:ascii="Times New Roman" w:hAnsi="Times New Roman" w:cs="Times New Roman"/>
                <w:sz w:val="18"/>
                <w:szCs w:val="18"/>
              </w:rPr>
              <w:t>&gt; 2160 kcal/day</w:t>
            </w:r>
          </w:p>
        </w:tc>
        <w:tc>
          <w:tcPr>
            <w:tcW w:w="310" w:type="pct"/>
            <w:tcBorders>
              <w:top w:val="nil"/>
              <w:left w:val="nil"/>
              <w:bottom w:val="nil"/>
              <w:right w:val="nil"/>
            </w:tcBorders>
            <w:shd w:val="clear" w:color="auto" w:fill="auto"/>
            <w:vAlign w:val="center"/>
          </w:tcPr>
          <w:p w14:paraId="6C88877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323</w:t>
            </w:r>
          </w:p>
        </w:tc>
        <w:tc>
          <w:tcPr>
            <w:tcW w:w="786" w:type="pct"/>
            <w:tcBorders>
              <w:top w:val="nil"/>
              <w:left w:val="nil"/>
              <w:bottom w:val="nil"/>
              <w:right w:val="nil"/>
            </w:tcBorders>
            <w:shd w:val="clear" w:color="auto" w:fill="auto"/>
            <w:vAlign w:val="bottom"/>
          </w:tcPr>
          <w:p w14:paraId="4CC2D41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3.37</w:t>
            </w:r>
            <w:r w:rsidRPr="00F60BCB">
              <w:rPr>
                <w:rFonts w:ascii="Times New Roman" w:hAnsi="Times New Roman" w:cs="Times New Roman"/>
                <w:color w:val="000000"/>
                <w:sz w:val="18"/>
                <w:szCs w:val="18"/>
              </w:rPr>
              <w:br/>
              <w:t>(1.80, 6.56)</w:t>
            </w:r>
          </w:p>
        </w:tc>
        <w:tc>
          <w:tcPr>
            <w:tcW w:w="740" w:type="pct"/>
            <w:tcBorders>
              <w:top w:val="nil"/>
              <w:left w:val="nil"/>
              <w:bottom w:val="nil"/>
              <w:right w:val="nil"/>
            </w:tcBorders>
            <w:shd w:val="clear" w:color="auto" w:fill="auto"/>
            <w:vAlign w:val="bottom"/>
          </w:tcPr>
          <w:p w14:paraId="694FAF80"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17.23</w:t>
            </w:r>
            <w:r w:rsidRPr="00F60BCB">
              <w:rPr>
                <w:rFonts w:ascii="Times New Roman" w:hAnsi="Times New Roman" w:cs="Times New Roman"/>
                <w:color w:val="000000"/>
                <w:sz w:val="18"/>
                <w:szCs w:val="18"/>
              </w:rPr>
              <w:br/>
              <w:t>(8.89, 32.64)</w:t>
            </w:r>
          </w:p>
        </w:tc>
        <w:tc>
          <w:tcPr>
            <w:tcW w:w="740" w:type="pct"/>
            <w:tcBorders>
              <w:top w:val="nil"/>
              <w:left w:val="nil"/>
              <w:bottom w:val="nil"/>
              <w:right w:val="nil"/>
            </w:tcBorders>
            <w:shd w:val="clear" w:color="auto" w:fill="auto"/>
            <w:vAlign w:val="bottom"/>
          </w:tcPr>
          <w:p w14:paraId="310CBB5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10.20</w:t>
            </w:r>
            <w:r w:rsidRPr="00F60BCB">
              <w:rPr>
                <w:rFonts w:ascii="Times New Roman" w:hAnsi="Times New Roman" w:cs="Times New Roman"/>
                <w:color w:val="000000"/>
                <w:sz w:val="18"/>
                <w:szCs w:val="18"/>
              </w:rPr>
              <w:br/>
              <w:t>(5.21, 19.14)</w:t>
            </w:r>
          </w:p>
        </w:tc>
        <w:tc>
          <w:tcPr>
            <w:tcW w:w="741" w:type="pct"/>
            <w:tcBorders>
              <w:top w:val="nil"/>
              <w:left w:val="nil"/>
              <w:bottom w:val="nil"/>
              <w:right w:val="nil"/>
            </w:tcBorders>
            <w:shd w:val="clear" w:color="auto" w:fill="auto"/>
            <w:vAlign w:val="bottom"/>
          </w:tcPr>
          <w:p w14:paraId="507B930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18.20</w:t>
            </w:r>
            <w:r w:rsidRPr="00F60BCB">
              <w:rPr>
                <w:rFonts w:ascii="Times New Roman" w:hAnsi="Times New Roman" w:cs="Times New Roman"/>
                <w:color w:val="000000"/>
                <w:sz w:val="18"/>
                <w:szCs w:val="18"/>
              </w:rPr>
              <w:br/>
              <w:t>(10.47, 33.06)</w:t>
            </w:r>
          </w:p>
        </w:tc>
        <w:tc>
          <w:tcPr>
            <w:tcW w:w="741" w:type="pct"/>
            <w:tcBorders>
              <w:top w:val="nil"/>
              <w:left w:val="nil"/>
              <w:bottom w:val="nil"/>
              <w:right w:val="single" w:sz="4" w:space="0" w:color="auto"/>
            </w:tcBorders>
            <w:shd w:val="clear" w:color="auto" w:fill="auto"/>
            <w:vAlign w:val="bottom"/>
          </w:tcPr>
          <w:p w14:paraId="2FC55E7F"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0.17</w:t>
            </w:r>
            <w:r w:rsidRPr="00F60BCB">
              <w:rPr>
                <w:rFonts w:ascii="Times New Roman" w:hAnsi="Times New Roman" w:cs="Times New Roman"/>
                <w:color w:val="000000"/>
                <w:sz w:val="18"/>
                <w:szCs w:val="18"/>
              </w:rPr>
              <w:br/>
              <w:t>(0.09, 0.31)</w:t>
            </w:r>
          </w:p>
        </w:tc>
      </w:tr>
      <w:tr w:rsidR="00F60BCB" w:rsidRPr="00F60BCB" w14:paraId="4E2EAE66" w14:textId="77777777" w:rsidTr="00A35266">
        <w:tc>
          <w:tcPr>
            <w:tcW w:w="941" w:type="pct"/>
            <w:vAlign w:val="center"/>
          </w:tcPr>
          <w:p w14:paraId="0AC65C4A"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310" w:type="pct"/>
            <w:vAlign w:val="center"/>
          </w:tcPr>
          <w:p w14:paraId="76CF4198" w14:textId="77777777" w:rsidR="00F60BCB" w:rsidRPr="00F60BCB" w:rsidRDefault="00F60BCB" w:rsidP="00F60BCB">
            <w:pPr>
              <w:jc w:val="center"/>
              <w:rPr>
                <w:rFonts w:ascii="Times New Roman" w:hAnsi="Times New Roman" w:cs="Times New Roman"/>
                <w:sz w:val="18"/>
                <w:szCs w:val="18"/>
              </w:rPr>
            </w:pPr>
          </w:p>
        </w:tc>
        <w:tc>
          <w:tcPr>
            <w:tcW w:w="786" w:type="pct"/>
            <w:tcBorders>
              <w:top w:val="nil"/>
              <w:left w:val="nil"/>
              <w:bottom w:val="nil"/>
              <w:right w:val="nil"/>
            </w:tcBorders>
            <w:shd w:val="clear" w:color="auto" w:fill="auto"/>
            <w:vAlign w:val="bottom"/>
          </w:tcPr>
          <w:p w14:paraId="081465B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0.42</w:t>
            </w:r>
          </w:p>
        </w:tc>
        <w:tc>
          <w:tcPr>
            <w:tcW w:w="740" w:type="pct"/>
            <w:tcBorders>
              <w:top w:val="nil"/>
              <w:left w:val="nil"/>
              <w:bottom w:val="nil"/>
              <w:right w:val="nil"/>
            </w:tcBorders>
            <w:shd w:val="clear" w:color="auto" w:fill="auto"/>
            <w:vAlign w:val="bottom"/>
          </w:tcPr>
          <w:p w14:paraId="118E32B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0.26</w:t>
            </w:r>
          </w:p>
        </w:tc>
        <w:tc>
          <w:tcPr>
            <w:tcW w:w="740" w:type="pct"/>
            <w:tcBorders>
              <w:top w:val="nil"/>
              <w:left w:val="nil"/>
              <w:bottom w:val="nil"/>
              <w:right w:val="nil"/>
            </w:tcBorders>
            <w:shd w:val="clear" w:color="auto" w:fill="auto"/>
            <w:vAlign w:val="bottom"/>
          </w:tcPr>
          <w:p w14:paraId="173C29D1"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0.44</w:t>
            </w:r>
          </w:p>
        </w:tc>
        <w:tc>
          <w:tcPr>
            <w:tcW w:w="741" w:type="pct"/>
            <w:tcBorders>
              <w:top w:val="nil"/>
              <w:left w:val="nil"/>
              <w:bottom w:val="nil"/>
              <w:right w:val="nil"/>
            </w:tcBorders>
            <w:shd w:val="clear" w:color="auto" w:fill="auto"/>
            <w:vAlign w:val="bottom"/>
          </w:tcPr>
          <w:p w14:paraId="7A1CE52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0.29</w:t>
            </w:r>
          </w:p>
        </w:tc>
        <w:tc>
          <w:tcPr>
            <w:tcW w:w="741" w:type="pct"/>
            <w:tcBorders>
              <w:top w:val="nil"/>
              <w:left w:val="nil"/>
              <w:bottom w:val="nil"/>
              <w:right w:val="single" w:sz="4" w:space="0" w:color="auto"/>
            </w:tcBorders>
            <w:shd w:val="clear" w:color="auto" w:fill="auto"/>
            <w:vAlign w:val="bottom"/>
          </w:tcPr>
          <w:p w14:paraId="41900C25"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0.27</w:t>
            </w:r>
          </w:p>
        </w:tc>
      </w:tr>
      <w:tr w:rsidR="00F60BCB" w:rsidRPr="00F60BCB" w14:paraId="438320A2" w14:textId="77777777" w:rsidTr="00A35266">
        <w:tc>
          <w:tcPr>
            <w:tcW w:w="941" w:type="pct"/>
          </w:tcPr>
          <w:p w14:paraId="6FE5596A" w14:textId="77777777" w:rsidR="00F60BCB" w:rsidRPr="00F60BCB" w:rsidRDefault="00F60BCB" w:rsidP="00F60BCB">
            <w:pPr>
              <w:rPr>
                <w:rFonts w:ascii="Times New Roman" w:hAnsi="Times New Roman" w:cs="Times New Roman"/>
                <w:sz w:val="18"/>
                <w:szCs w:val="18"/>
              </w:rPr>
            </w:pPr>
          </w:p>
        </w:tc>
        <w:tc>
          <w:tcPr>
            <w:tcW w:w="310" w:type="pct"/>
            <w:vAlign w:val="center"/>
          </w:tcPr>
          <w:p w14:paraId="4CA439F5"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53504EFC"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4AF2F15D"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65225220" w14:textId="77777777" w:rsidR="00F60BCB" w:rsidRPr="00F60BCB" w:rsidRDefault="00F60BCB" w:rsidP="00F60BCB">
            <w:pPr>
              <w:jc w:val="center"/>
              <w:rPr>
                <w:rFonts w:ascii="Times New Roman" w:hAnsi="Times New Roman" w:cs="Times New Roman"/>
                <w:sz w:val="18"/>
                <w:szCs w:val="18"/>
              </w:rPr>
            </w:pPr>
          </w:p>
        </w:tc>
        <w:tc>
          <w:tcPr>
            <w:tcW w:w="741" w:type="pct"/>
            <w:vAlign w:val="center"/>
          </w:tcPr>
          <w:p w14:paraId="70B5918E" w14:textId="77777777" w:rsidR="00F60BCB" w:rsidRPr="00F60BCB" w:rsidRDefault="00F60BCB" w:rsidP="00F60BCB">
            <w:pPr>
              <w:jc w:val="center"/>
              <w:rPr>
                <w:rFonts w:ascii="Times New Roman" w:hAnsi="Times New Roman" w:cs="Times New Roman"/>
                <w:sz w:val="18"/>
                <w:szCs w:val="18"/>
              </w:rPr>
            </w:pPr>
          </w:p>
        </w:tc>
        <w:tc>
          <w:tcPr>
            <w:tcW w:w="741" w:type="pct"/>
          </w:tcPr>
          <w:p w14:paraId="009DDF10" w14:textId="77777777" w:rsidR="00F60BCB" w:rsidRPr="00F60BCB" w:rsidRDefault="00F60BCB" w:rsidP="00F60BCB">
            <w:pPr>
              <w:jc w:val="center"/>
              <w:rPr>
                <w:rFonts w:ascii="Times New Roman" w:hAnsi="Times New Roman" w:cs="Times New Roman"/>
                <w:sz w:val="18"/>
                <w:szCs w:val="18"/>
              </w:rPr>
            </w:pPr>
          </w:p>
        </w:tc>
      </w:tr>
      <w:tr w:rsidR="00F60BCB" w:rsidRPr="00F60BCB" w14:paraId="638AE6DE" w14:textId="77777777" w:rsidTr="00A35266">
        <w:tc>
          <w:tcPr>
            <w:tcW w:w="941" w:type="pct"/>
          </w:tcPr>
          <w:p w14:paraId="1887CD0F" w14:textId="77777777" w:rsidR="00F60BCB" w:rsidRPr="00F60BCB" w:rsidRDefault="00F60BCB" w:rsidP="00F60BCB">
            <w:pPr>
              <w:rPr>
                <w:rFonts w:ascii="Times New Roman" w:hAnsi="Times New Roman" w:cs="Times New Roman"/>
                <w:b/>
                <w:bCs/>
                <w:sz w:val="18"/>
                <w:szCs w:val="18"/>
              </w:rPr>
            </w:pPr>
            <w:r w:rsidRPr="00F60BCB">
              <w:rPr>
                <w:rFonts w:ascii="Times New Roman" w:hAnsi="Times New Roman" w:cs="Times New Roman"/>
                <w:b/>
                <w:bCs/>
                <w:sz w:val="18"/>
                <w:szCs w:val="18"/>
              </w:rPr>
              <w:t>Physical activity</w:t>
            </w:r>
          </w:p>
        </w:tc>
        <w:tc>
          <w:tcPr>
            <w:tcW w:w="310" w:type="pct"/>
            <w:vAlign w:val="center"/>
          </w:tcPr>
          <w:p w14:paraId="2CD26E19"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1FD69105"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058641CA"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0A96951D" w14:textId="77777777" w:rsidR="00F60BCB" w:rsidRPr="00F60BCB" w:rsidRDefault="00F60BCB" w:rsidP="00F60BCB">
            <w:pPr>
              <w:jc w:val="center"/>
              <w:rPr>
                <w:rFonts w:ascii="Times New Roman" w:hAnsi="Times New Roman" w:cs="Times New Roman"/>
                <w:sz w:val="18"/>
                <w:szCs w:val="18"/>
              </w:rPr>
            </w:pPr>
          </w:p>
        </w:tc>
        <w:tc>
          <w:tcPr>
            <w:tcW w:w="741" w:type="pct"/>
            <w:vAlign w:val="center"/>
          </w:tcPr>
          <w:p w14:paraId="4DE32BE3" w14:textId="77777777" w:rsidR="00F60BCB" w:rsidRPr="00F60BCB" w:rsidRDefault="00F60BCB" w:rsidP="00F60BCB">
            <w:pPr>
              <w:jc w:val="center"/>
              <w:rPr>
                <w:rFonts w:ascii="Times New Roman" w:hAnsi="Times New Roman" w:cs="Times New Roman"/>
                <w:sz w:val="18"/>
                <w:szCs w:val="18"/>
              </w:rPr>
            </w:pPr>
          </w:p>
        </w:tc>
        <w:tc>
          <w:tcPr>
            <w:tcW w:w="741" w:type="pct"/>
          </w:tcPr>
          <w:p w14:paraId="1F177FB4" w14:textId="77777777" w:rsidR="00F60BCB" w:rsidRPr="00F60BCB" w:rsidRDefault="00F60BCB" w:rsidP="00F60BCB">
            <w:pPr>
              <w:jc w:val="center"/>
              <w:rPr>
                <w:rFonts w:ascii="Times New Roman" w:hAnsi="Times New Roman" w:cs="Times New Roman"/>
                <w:sz w:val="18"/>
                <w:szCs w:val="18"/>
              </w:rPr>
            </w:pPr>
          </w:p>
        </w:tc>
      </w:tr>
      <w:tr w:rsidR="00F60BCB" w:rsidRPr="00F60BCB" w14:paraId="76C642DB" w14:textId="77777777" w:rsidTr="00A35266">
        <w:tc>
          <w:tcPr>
            <w:tcW w:w="941" w:type="pct"/>
            <w:vAlign w:val="center"/>
          </w:tcPr>
          <w:p w14:paraId="62C7C19E"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1</w:t>
            </w:r>
            <w:r w:rsidRPr="00F60BCB">
              <w:rPr>
                <w:rFonts w:ascii="Times New Roman" w:hAnsi="Times New Roman" w:cs="Times New Roman"/>
                <w:sz w:val="18"/>
                <w:szCs w:val="18"/>
                <w:vertAlign w:val="superscript"/>
              </w:rPr>
              <w:t>st</w:t>
            </w:r>
            <w:r w:rsidRPr="00F60BCB">
              <w:rPr>
                <w:rFonts w:ascii="Times New Roman" w:hAnsi="Times New Roman" w:cs="Times New Roman"/>
                <w:sz w:val="18"/>
                <w:szCs w:val="18"/>
              </w:rPr>
              <w:t xml:space="preserve"> quartile: </w:t>
            </w:r>
          </w:p>
          <w:p w14:paraId="245BA49D" w14:textId="77777777" w:rsidR="00F60BCB" w:rsidRPr="00F60BCB" w:rsidRDefault="00F60BCB" w:rsidP="00F60BCB">
            <w:pPr>
              <w:rPr>
                <w:rFonts w:ascii="Times New Roman" w:hAnsi="Times New Roman" w:cs="Times New Roman"/>
                <w:sz w:val="18"/>
                <w:szCs w:val="18"/>
                <w:highlight w:val="yellow"/>
              </w:rPr>
            </w:pPr>
            <w:r w:rsidRPr="00F60BCB">
              <w:rPr>
                <w:rFonts w:ascii="Times New Roman" w:hAnsi="Times New Roman" w:cs="Times New Roman"/>
                <w:sz w:val="18"/>
                <w:szCs w:val="18"/>
              </w:rPr>
              <w:t>&lt; 6.7</w:t>
            </w:r>
          </w:p>
        </w:tc>
        <w:tc>
          <w:tcPr>
            <w:tcW w:w="310" w:type="pct"/>
            <w:tcBorders>
              <w:top w:val="nil"/>
              <w:left w:val="nil"/>
              <w:bottom w:val="nil"/>
              <w:right w:val="nil"/>
            </w:tcBorders>
            <w:shd w:val="clear" w:color="auto" w:fill="auto"/>
            <w:vAlign w:val="center"/>
          </w:tcPr>
          <w:p w14:paraId="6AC6E92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324</w:t>
            </w:r>
          </w:p>
        </w:tc>
        <w:tc>
          <w:tcPr>
            <w:tcW w:w="786" w:type="pct"/>
            <w:tcBorders>
              <w:top w:val="nil"/>
              <w:left w:val="nil"/>
              <w:bottom w:val="nil"/>
              <w:right w:val="nil"/>
            </w:tcBorders>
            <w:shd w:val="clear" w:color="auto" w:fill="auto"/>
            <w:vAlign w:val="bottom"/>
          </w:tcPr>
          <w:p w14:paraId="6BEC9B3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2.81</w:t>
            </w:r>
            <w:r w:rsidRPr="00F60BCB">
              <w:rPr>
                <w:rFonts w:ascii="Times New Roman" w:hAnsi="Times New Roman" w:cs="Times New Roman"/>
                <w:color w:val="000000"/>
                <w:sz w:val="18"/>
                <w:szCs w:val="18"/>
              </w:rPr>
              <w:br/>
              <w:t>(1.39, 5.54)</w:t>
            </w:r>
          </w:p>
        </w:tc>
        <w:tc>
          <w:tcPr>
            <w:tcW w:w="740" w:type="pct"/>
            <w:tcBorders>
              <w:top w:val="nil"/>
              <w:left w:val="nil"/>
              <w:bottom w:val="nil"/>
              <w:right w:val="nil"/>
            </w:tcBorders>
            <w:shd w:val="clear" w:color="auto" w:fill="auto"/>
            <w:vAlign w:val="bottom"/>
          </w:tcPr>
          <w:p w14:paraId="6F0BA9F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14.56</w:t>
            </w:r>
            <w:r w:rsidRPr="00F60BCB">
              <w:rPr>
                <w:rFonts w:ascii="Times New Roman" w:hAnsi="Times New Roman" w:cs="Times New Roman"/>
                <w:color w:val="000000"/>
                <w:sz w:val="18"/>
                <w:szCs w:val="18"/>
              </w:rPr>
              <w:br/>
              <w:t>(7.31, 30.19)</w:t>
            </w:r>
          </w:p>
        </w:tc>
        <w:tc>
          <w:tcPr>
            <w:tcW w:w="740" w:type="pct"/>
            <w:tcBorders>
              <w:top w:val="nil"/>
              <w:left w:val="nil"/>
              <w:bottom w:val="nil"/>
              <w:right w:val="nil"/>
            </w:tcBorders>
            <w:shd w:val="clear" w:color="auto" w:fill="auto"/>
            <w:vAlign w:val="bottom"/>
          </w:tcPr>
          <w:p w14:paraId="2D83E42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8.59</w:t>
            </w:r>
            <w:r w:rsidRPr="00F60BCB">
              <w:rPr>
                <w:rFonts w:ascii="Times New Roman" w:hAnsi="Times New Roman" w:cs="Times New Roman"/>
                <w:color w:val="000000"/>
                <w:sz w:val="18"/>
                <w:szCs w:val="18"/>
              </w:rPr>
              <w:br/>
              <w:t>(4.49, 18.98)</w:t>
            </w:r>
          </w:p>
        </w:tc>
        <w:tc>
          <w:tcPr>
            <w:tcW w:w="741" w:type="pct"/>
            <w:tcBorders>
              <w:top w:val="nil"/>
              <w:left w:val="nil"/>
              <w:bottom w:val="nil"/>
              <w:right w:val="nil"/>
            </w:tcBorders>
            <w:shd w:val="clear" w:color="auto" w:fill="auto"/>
            <w:vAlign w:val="bottom"/>
          </w:tcPr>
          <w:p w14:paraId="37D4CFB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15.23</w:t>
            </w:r>
            <w:r w:rsidRPr="00F60BCB">
              <w:rPr>
                <w:rFonts w:ascii="Times New Roman" w:hAnsi="Times New Roman" w:cs="Times New Roman"/>
                <w:color w:val="000000"/>
                <w:sz w:val="18"/>
                <w:szCs w:val="18"/>
              </w:rPr>
              <w:br/>
              <w:t>(9.10, 30.58)</w:t>
            </w:r>
          </w:p>
        </w:tc>
        <w:tc>
          <w:tcPr>
            <w:tcW w:w="741" w:type="pct"/>
            <w:tcBorders>
              <w:top w:val="nil"/>
              <w:left w:val="nil"/>
              <w:bottom w:val="nil"/>
              <w:right w:val="single" w:sz="4" w:space="0" w:color="auto"/>
            </w:tcBorders>
            <w:shd w:val="clear" w:color="auto" w:fill="auto"/>
            <w:vAlign w:val="bottom"/>
          </w:tcPr>
          <w:p w14:paraId="7A324D23"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0.15</w:t>
            </w:r>
            <w:r w:rsidRPr="00F60BCB">
              <w:rPr>
                <w:rFonts w:ascii="Times New Roman" w:hAnsi="Times New Roman" w:cs="Times New Roman"/>
                <w:color w:val="000000"/>
                <w:sz w:val="18"/>
                <w:szCs w:val="18"/>
              </w:rPr>
              <w:br/>
              <w:t>(0.08, 0.28)</w:t>
            </w:r>
          </w:p>
        </w:tc>
      </w:tr>
      <w:tr w:rsidR="00F60BCB" w:rsidRPr="00F60BCB" w14:paraId="65DC31EB" w14:textId="77777777" w:rsidTr="00A35266">
        <w:tc>
          <w:tcPr>
            <w:tcW w:w="941" w:type="pct"/>
            <w:vAlign w:val="center"/>
          </w:tcPr>
          <w:p w14:paraId="2EFFB13D"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2</w:t>
            </w:r>
            <w:r w:rsidRPr="00F60BCB">
              <w:rPr>
                <w:rFonts w:ascii="Times New Roman" w:hAnsi="Times New Roman" w:cs="Times New Roman"/>
                <w:sz w:val="18"/>
                <w:szCs w:val="18"/>
                <w:vertAlign w:val="superscript"/>
              </w:rPr>
              <w:t>nd</w:t>
            </w:r>
            <w:r w:rsidRPr="00F60BCB">
              <w:rPr>
                <w:rFonts w:ascii="Times New Roman" w:hAnsi="Times New Roman" w:cs="Times New Roman"/>
                <w:sz w:val="18"/>
                <w:szCs w:val="18"/>
              </w:rPr>
              <w:t xml:space="preserve"> quartile: </w:t>
            </w:r>
          </w:p>
          <w:p w14:paraId="223F375F" w14:textId="77777777" w:rsidR="00F60BCB" w:rsidRPr="00F60BCB" w:rsidRDefault="00F60BCB" w:rsidP="00F60BCB">
            <w:pPr>
              <w:rPr>
                <w:rFonts w:ascii="Times New Roman" w:hAnsi="Times New Roman" w:cs="Times New Roman"/>
                <w:sz w:val="18"/>
                <w:szCs w:val="18"/>
                <w:highlight w:val="yellow"/>
              </w:rPr>
            </w:pPr>
            <w:r w:rsidRPr="00F60BCB">
              <w:rPr>
                <w:rFonts w:ascii="Times New Roman" w:hAnsi="Times New Roman" w:cs="Times New Roman"/>
                <w:sz w:val="18"/>
                <w:szCs w:val="18"/>
              </w:rPr>
              <w:t>6.7 – 7.9</w:t>
            </w:r>
          </w:p>
        </w:tc>
        <w:tc>
          <w:tcPr>
            <w:tcW w:w="310" w:type="pct"/>
            <w:tcBorders>
              <w:top w:val="nil"/>
              <w:left w:val="nil"/>
              <w:bottom w:val="nil"/>
              <w:right w:val="nil"/>
            </w:tcBorders>
            <w:shd w:val="clear" w:color="auto" w:fill="auto"/>
            <w:vAlign w:val="center"/>
          </w:tcPr>
          <w:p w14:paraId="6E3BF28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324</w:t>
            </w:r>
          </w:p>
        </w:tc>
        <w:tc>
          <w:tcPr>
            <w:tcW w:w="786" w:type="pct"/>
            <w:tcBorders>
              <w:top w:val="nil"/>
              <w:left w:val="nil"/>
              <w:bottom w:val="nil"/>
              <w:right w:val="nil"/>
            </w:tcBorders>
            <w:shd w:val="clear" w:color="auto" w:fill="auto"/>
            <w:vAlign w:val="bottom"/>
          </w:tcPr>
          <w:p w14:paraId="0CD5108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2.82</w:t>
            </w:r>
            <w:r w:rsidRPr="00F60BCB">
              <w:rPr>
                <w:rFonts w:ascii="Times New Roman" w:hAnsi="Times New Roman" w:cs="Times New Roman"/>
                <w:color w:val="000000"/>
                <w:sz w:val="18"/>
                <w:szCs w:val="18"/>
              </w:rPr>
              <w:br/>
              <w:t>(1.48, 5.30)</w:t>
            </w:r>
          </w:p>
        </w:tc>
        <w:tc>
          <w:tcPr>
            <w:tcW w:w="740" w:type="pct"/>
            <w:tcBorders>
              <w:top w:val="nil"/>
              <w:left w:val="nil"/>
              <w:bottom w:val="nil"/>
              <w:right w:val="nil"/>
            </w:tcBorders>
            <w:shd w:val="clear" w:color="auto" w:fill="auto"/>
            <w:vAlign w:val="bottom"/>
          </w:tcPr>
          <w:p w14:paraId="64E79D8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15.81</w:t>
            </w:r>
            <w:r w:rsidRPr="00F60BCB">
              <w:rPr>
                <w:rFonts w:ascii="Times New Roman" w:hAnsi="Times New Roman" w:cs="Times New Roman"/>
                <w:color w:val="000000"/>
                <w:sz w:val="18"/>
                <w:szCs w:val="18"/>
              </w:rPr>
              <w:br/>
              <w:t>(8.08, 29.51)</w:t>
            </w:r>
          </w:p>
        </w:tc>
        <w:tc>
          <w:tcPr>
            <w:tcW w:w="740" w:type="pct"/>
            <w:tcBorders>
              <w:top w:val="nil"/>
              <w:left w:val="nil"/>
              <w:bottom w:val="nil"/>
              <w:right w:val="nil"/>
            </w:tcBorders>
            <w:shd w:val="clear" w:color="auto" w:fill="auto"/>
            <w:vAlign w:val="bottom"/>
          </w:tcPr>
          <w:p w14:paraId="2493FEE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8.84</w:t>
            </w:r>
            <w:r w:rsidRPr="00F60BCB">
              <w:rPr>
                <w:rFonts w:ascii="Times New Roman" w:hAnsi="Times New Roman" w:cs="Times New Roman"/>
                <w:color w:val="000000"/>
                <w:sz w:val="18"/>
                <w:szCs w:val="18"/>
              </w:rPr>
              <w:br/>
              <w:t>(5.06, 17.69)</w:t>
            </w:r>
          </w:p>
        </w:tc>
        <w:tc>
          <w:tcPr>
            <w:tcW w:w="741" w:type="pct"/>
            <w:tcBorders>
              <w:top w:val="nil"/>
              <w:left w:val="nil"/>
              <w:bottom w:val="nil"/>
              <w:right w:val="nil"/>
            </w:tcBorders>
            <w:shd w:val="clear" w:color="auto" w:fill="auto"/>
            <w:vAlign w:val="bottom"/>
          </w:tcPr>
          <w:p w14:paraId="5CA6546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16.66</w:t>
            </w:r>
            <w:r w:rsidRPr="00F60BCB">
              <w:rPr>
                <w:rFonts w:ascii="Times New Roman" w:hAnsi="Times New Roman" w:cs="Times New Roman"/>
                <w:color w:val="000000"/>
                <w:sz w:val="18"/>
                <w:szCs w:val="18"/>
              </w:rPr>
              <w:br/>
              <w:t>(9.60, 30.40)</w:t>
            </w:r>
          </w:p>
        </w:tc>
        <w:tc>
          <w:tcPr>
            <w:tcW w:w="741" w:type="pct"/>
            <w:tcBorders>
              <w:top w:val="nil"/>
              <w:left w:val="nil"/>
              <w:bottom w:val="nil"/>
              <w:right w:val="single" w:sz="4" w:space="0" w:color="auto"/>
            </w:tcBorders>
            <w:shd w:val="clear" w:color="auto" w:fill="auto"/>
            <w:vAlign w:val="bottom"/>
          </w:tcPr>
          <w:p w14:paraId="740102FA"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0.15</w:t>
            </w:r>
            <w:r w:rsidRPr="00F60BCB">
              <w:rPr>
                <w:rFonts w:ascii="Times New Roman" w:hAnsi="Times New Roman" w:cs="Times New Roman"/>
                <w:color w:val="000000"/>
                <w:sz w:val="18"/>
                <w:szCs w:val="18"/>
              </w:rPr>
              <w:br/>
              <w:t>(0.08, 0.28)</w:t>
            </w:r>
          </w:p>
        </w:tc>
      </w:tr>
      <w:tr w:rsidR="00F60BCB" w:rsidRPr="00F60BCB" w14:paraId="242A501C" w14:textId="77777777" w:rsidTr="00A35266">
        <w:tc>
          <w:tcPr>
            <w:tcW w:w="941" w:type="pct"/>
            <w:vAlign w:val="center"/>
          </w:tcPr>
          <w:p w14:paraId="4B740360"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3</w:t>
            </w:r>
            <w:r w:rsidRPr="00F60BCB">
              <w:rPr>
                <w:rFonts w:ascii="Times New Roman" w:hAnsi="Times New Roman" w:cs="Times New Roman"/>
                <w:sz w:val="18"/>
                <w:szCs w:val="18"/>
                <w:vertAlign w:val="superscript"/>
              </w:rPr>
              <w:t>rd</w:t>
            </w:r>
            <w:r w:rsidRPr="00F60BCB">
              <w:rPr>
                <w:rFonts w:ascii="Times New Roman" w:hAnsi="Times New Roman" w:cs="Times New Roman"/>
                <w:sz w:val="18"/>
                <w:szCs w:val="18"/>
              </w:rPr>
              <w:t xml:space="preserve"> quartile:</w:t>
            </w:r>
          </w:p>
          <w:p w14:paraId="3CB24F25" w14:textId="77777777" w:rsidR="00F60BCB" w:rsidRPr="00F60BCB" w:rsidRDefault="00F60BCB" w:rsidP="00F60BCB">
            <w:pPr>
              <w:rPr>
                <w:rFonts w:ascii="Times New Roman" w:hAnsi="Times New Roman" w:cs="Times New Roman"/>
                <w:sz w:val="18"/>
                <w:szCs w:val="18"/>
                <w:highlight w:val="yellow"/>
              </w:rPr>
            </w:pPr>
            <w:r w:rsidRPr="00F60BCB">
              <w:rPr>
                <w:rFonts w:ascii="Times New Roman" w:hAnsi="Times New Roman" w:cs="Times New Roman"/>
                <w:sz w:val="18"/>
                <w:szCs w:val="18"/>
              </w:rPr>
              <w:t>7.9 – 9.0</w:t>
            </w:r>
          </w:p>
        </w:tc>
        <w:tc>
          <w:tcPr>
            <w:tcW w:w="310" w:type="pct"/>
            <w:tcBorders>
              <w:top w:val="nil"/>
              <w:left w:val="nil"/>
              <w:bottom w:val="nil"/>
              <w:right w:val="nil"/>
            </w:tcBorders>
            <w:shd w:val="clear" w:color="auto" w:fill="auto"/>
            <w:vAlign w:val="center"/>
          </w:tcPr>
          <w:p w14:paraId="1F930D0B"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327</w:t>
            </w:r>
          </w:p>
        </w:tc>
        <w:tc>
          <w:tcPr>
            <w:tcW w:w="786" w:type="pct"/>
            <w:tcBorders>
              <w:top w:val="nil"/>
              <w:left w:val="nil"/>
              <w:bottom w:val="nil"/>
              <w:right w:val="nil"/>
            </w:tcBorders>
            <w:shd w:val="clear" w:color="auto" w:fill="auto"/>
            <w:vAlign w:val="bottom"/>
          </w:tcPr>
          <w:p w14:paraId="6768273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3.40</w:t>
            </w:r>
            <w:r w:rsidRPr="00F60BCB">
              <w:rPr>
                <w:rFonts w:ascii="Times New Roman" w:hAnsi="Times New Roman" w:cs="Times New Roman"/>
                <w:color w:val="000000"/>
                <w:sz w:val="18"/>
                <w:szCs w:val="18"/>
              </w:rPr>
              <w:br/>
              <w:t>(1.83, 6.45)</w:t>
            </w:r>
          </w:p>
        </w:tc>
        <w:tc>
          <w:tcPr>
            <w:tcW w:w="740" w:type="pct"/>
            <w:tcBorders>
              <w:top w:val="nil"/>
              <w:left w:val="nil"/>
              <w:bottom w:val="nil"/>
              <w:right w:val="nil"/>
            </w:tcBorders>
            <w:shd w:val="clear" w:color="auto" w:fill="auto"/>
            <w:vAlign w:val="bottom"/>
          </w:tcPr>
          <w:p w14:paraId="21B5B9C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16.63</w:t>
            </w:r>
            <w:r w:rsidRPr="00F60BCB">
              <w:rPr>
                <w:rFonts w:ascii="Times New Roman" w:hAnsi="Times New Roman" w:cs="Times New Roman"/>
                <w:color w:val="000000"/>
                <w:sz w:val="18"/>
                <w:szCs w:val="18"/>
              </w:rPr>
              <w:br/>
              <w:t>(8.57, 29.92)</w:t>
            </w:r>
          </w:p>
        </w:tc>
        <w:tc>
          <w:tcPr>
            <w:tcW w:w="740" w:type="pct"/>
            <w:tcBorders>
              <w:top w:val="nil"/>
              <w:left w:val="nil"/>
              <w:bottom w:val="nil"/>
              <w:right w:val="nil"/>
            </w:tcBorders>
            <w:shd w:val="clear" w:color="auto" w:fill="auto"/>
            <w:vAlign w:val="bottom"/>
          </w:tcPr>
          <w:p w14:paraId="53A5F697"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10.10</w:t>
            </w:r>
            <w:r w:rsidRPr="00F60BCB">
              <w:rPr>
                <w:rFonts w:ascii="Times New Roman" w:hAnsi="Times New Roman" w:cs="Times New Roman"/>
                <w:color w:val="000000"/>
                <w:sz w:val="18"/>
                <w:szCs w:val="18"/>
              </w:rPr>
              <w:br/>
              <w:t>(5.14, 17.54)</w:t>
            </w:r>
          </w:p>
        </w:tc>
        <w:tc>
          <w:tcPr>
            <w:tcW w:w="741" w:type="pct"/>
            <w:tcBorders>
              <w:top w:val="nil"/>
              <w:left w:val="nil"/>
              <w:bottom w:val="nil"/>
              <w:right w:val="nil"/>
            </w:tcBorders>
            <w:shd w:val="clear" w:color="auto" w:fill="auto"/>
            <w:vAlign w:val="bottom"/>
          </w:tcPr>
          <w:p w14:paraId="20F1E82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16.73</w:t>
            </w:r>
            <w:r w:rsidRPr="00F60BCB">
              <w:rPr>
                <w:rFonts w:ascii="Times New Roman" w:hAnsi="Times New Roman" w:cs="Times New Roman"/>
                <w:color w:val="000000"/>
                <w:sz w:val="18"/>
                <w:szCs w:val="18"/>
              </w:rPr>
              <w:br/>
              <w:t>(9.77, 31.22)</w:t>
            </w:r>
          </w:p>
        </w:tc>
        <w:tc>
          <w:tcPr>
            <w:tcW w:w="741" w:type="pct"/>
            <w:tcBorders>
              <w:top w:val="nil"/>
              <w:left w:val="nil"/>
              <w:bottom w:val="nil"/>
              <w:right w:val="single" w:sz="4" w:space="0" w:color="auto"/>
            </w:tcBorders>
            <w:shd w:val="clear" w:color="auto" w:fill="auto"/>
            <w:vAlign w:val="bottom"/>
          </w:tcPr>
          <w:p w14:paraId="7B631BB1"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0.17</w:t>
            </w:r>
            <w:r w:rsidRPr="00F60BCB">
              <w:rPr>
                <w:rFonts w:ascii="Times New Roman" w:hAnsi="Times New Roman" w:cs="Times New Roman"/>
                <w:color w:val="000000"/>
                <w:sz w:val="18"/>
                <w:szCs w:val="18"/>
              </w:rPr>
              <w:br/>
              <w:t>(0.09, 0.28)</w:t>
            </w:r>
          </w:p>
        </w:tc>
      </w:tr>
      <w:tr w:rsidR="00F60BCB" w:rsidRPr="00F60BCB" w14:paraId="5EF4C3E2" w14:textId="77777777" w:rsidTr="00A35266">
        <w:tc>
          <w:tcPr>
            <w:tcW w:w="941" w:type="pct"/>
            <w:vAlign w:val="center"/>
          </w:tcPr>
          <w:p w14:paraId="065010ED"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4</w:t>
            </w:r>
            <w:r w:rsidRPr="00F60BCB">
              <w:rPr>
                <w:rFonts w:ascii="Times New Roman" w:hAnsi="Times New Roman" w:cs="Times New Roman"/>
                <w:sz w:val="18"/>
                <w:szCs w:val="18"/>
                <w:vertAlign w:val="superscript"/>
              </w:rPr>
              <w:t>th</w:t>
            </w:r>
            <w:r w:rsidRPr="00F60BCB">
              <w:rPr>
                <w:rFonts w:ascii="Times New Roman" w:hAnsi="Times New Roman" w:cs="Times New Roman"/>
                <w:sz w:val="18"/>
                <w:szCs w:val="18"/>
              </w:rPr>
              <w:t xml:space="preserve"> quartile:</w:t>
            </w:r>
          </w:p>
          <w:p w14:paraId="48A603E7" w14:textId="77777777" w:rsidR="00F60BCB" w:rsidRPr="00F60BCB" w:rsidRDefault="00F60BCB" w:rsidP="00F60BCB">
            <w:pPr>
              <w:rPr>
                <w:rFonts w:ascii="Times New Roman" w:hAnsi="Times New Roman" w:cs="Times New Roman"/>
                <w:sz w:val="18"/>
                <w:szCs w:val="18"/>
                <w:highlight w:val="yellow"/>
              </w:rPr>
            </w:pPr>
            <w:r w:rsidRPr="00F60BCB">
              <w:rPr>
                <w:rFonts w:ascii="Times New Roman" w:hAnsi="Times New Roman" w:cs="Times New Roman"/>
                <w:sz w:val="18"/>
                <w:szCs w:val="18"/>
              </w:rPr>
              <w:t>&gt; 9.0</w:t>
            </w:r>
          </w:p>
        </w:tc>
        <w:tc>
          <w:tcPr>
            <w:tcW w:w="310" w:type="pct"/>
            <w:tcBorders>
              <w:top w:val="nil"/>
              <w:left w:val="nil"/>
              <w:bottom w:val="nil"/>
              <w:right w:val="nil"/>
            </w:tcBorders>
            <w:shd w:val="clear" w:color="auto" w:fill="auto"/>
            <w:vAlign w:val="center"/>
          </w:tcPr>
          <w:p w14:paraId="23F08A6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318</w:t>
            </w:r>
          </w:p>
        </w:tc>
        <w:tc>
          <w:tcPr>
            <w:tcW w:w="786" w:type="pct"/>
            <w:tcBorders>
              <w:top w:val="nil"/>
              <w:left w:val="nil"/>
              <w:bottom w:val="nil"/>
              <w:right w:val="nil"/>
            </w:tcBorders>
            <w:shd w:val="clear" w:color="auto" w:fill="auto"/>
            <w:vAlign w:val="bottom"/>
          </w:tcPr>
          <w:p w14:paraId="5DFAC1A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3.40</w:t>
            </w:r>
            <w:r w:rsidRPr="00F60BCB">
              <w:rPr>
                <w:rFonts w:ascii="Times New Roman" w:hAnsi="Times New Roman" w:cs="Times New Roman"/>
                <w:color w:val="000000"/>
                <w:sz w:val="18"/>
                <w:szCs w:val="18"/>
              </w:rPr>
              <w:br/>
              <w:t>(1.68, 7.07)</w:t>
            </w:r>
          </w:p>
        </w:tc>
        <w:tc>
          <w:tcPr>
            <w:tcW w:w="740" w:type="pct"/>
            <w:tcBorders>
              <w:top w:val="nil"/>
              <w:left w:val="nil"/>
              <w:bottom w:val="nil"/>
              <w:right w:val="nil"/>
            </w:tcBorders>
            <w:shd w:val="clear" w:color="auto" w:fill="auto"/>
            <w:vAlign w:val="bottom"/>
          </w:tcPr>
          <w:p w14:paraId="77E3DF8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16.92</w:t>
            </w:r>
            <w:r w:rsidRPr="00F60BCB">
              <w:rPr>
                <w:rFonts w:ascii="Times New Roman" w:hAnsi="Times New Roman" w:cs="Times New Roman"/>
                <w:color w:val="000000"/>
                <w:sz w:val="18"/>
                <w:szCs w:val="18"/>
              </w:rPr>
              <w:br/>
              <w:t>(9.55, 33.97)</w:t>
            </w:r>
          </w:p>
        </w:tc>
        <w:tc>
          <w:tcPr>
            <w:tcW w:w="740" w:type="pct"/>
            <w:tcBorders>
              <w:top w:val="nil"/>
              <w:left w:val="nil"/>
              <w:bottom w:val="nil"/>
              <w:right w:val="nil"/>
            </w:tcBorders>
            <w:shd w:val="clear" w:color="auto" w:fill="auto"/>
            <w:vAlign w:val="bottom"/>
          </w:tcPr>
          <w:p w14:paraId="7C0369A0"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9.88</w:t>
            </w:r>
            <w:r w:rsidRPr="00F60BCB">
              <w:rPr>
                <w:rFonts w:ascii="Times New Roman" w:hAnsi="Times New Roman" w:cs="Times New Roman"/>
                <w:color w:val="000000"/>
                <w:sz w:val="18"/>
                <w:szCs w:val="18"/>
              </w:rPr>
              <w:br/>
              <w:t>(5.52, 19.44)</w:t>
            </w:r>
          </w:p>
        </w:tc>
        <w:tc>
          <w:tcPr>
            <w:tcW w:w="741" w:type="pct"/>
            <w:tcBorders>
              <w:top w:val="nil"/>
              <w:left w:val="nil"/>
              <w:bottom w:val="nil"/>
              <w:right w:val="nil"/>
            </w:tcBorders>
            <w:shd w:val="clear" w:color="auto" w:fill="auto"/>
            <w:vAlign w:val="bottom"/>
          </w:tcPr>
          <w:p w14:paraId="29F81DD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18.24</w:t>
            </w:r>
            <w:r w:rsidRPr="00F60BCB">
              <w:rPr>
                <w:rFonts w:ascii="Times New Roman" w:hAnsi="Times New Roman" w:cs="Times New Roman"/>
                <w:color w:val="000000"/>
                <w:sz w:val="18"/>
                <w:szCs w:val="18"/>
              </w:rPr>
              <w:br/>
              <w:t>(11.22, 33.50)</w:t>
            </w:r>
          </w:p>
        </w:tc>
        <w:tc>
          <w:tcPr>
            <w:tcW w:w="741" w:type="pct"/>
            <w:tcBorders>
              <w:top w:val="nil"/>
              <w:left w:val="nil"/>
              <w:bottom w:val="nil"/>
              <w:right w:val="single" w:sz="4" w:space="0" w:color="auto"/>
            </w:tcBorders>
            <w:shd w:val="clear" w:color="auto" w:fill="auto"/>
            <w:vAlign w:val="bottom"/>
          </w:tcPr>
          <w:p w14:paraId="2E9D2DDA"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0.16</w:t>
            </w:r>
            <w:r w:rsidRPr="00F60BCB">
              <w:rPr>
                <w:rFonts w:ascii="Times New Roman" w:hAnsi="Times New Roman" w:cs="Times New Roman"/>
                <w:color w:val="000000"/>
                <w:sz w:val="18"/>
                <w:szCs w:val="18"/>
              </w:rPr>
              <w:br/>
              <w:t>(0.10, 0.33)</w:t>
            </w:r>
          </w:p>
        </w:tc>
      </w:tr>
      <w:tr w:rsidR="00F60BCB" w:rsidRPr="00F60BCB" w14:paraId="5976590C" w14:textId="77777777" w:rsidTr="00A35266">
        <w:tc>
          <w:tcPr>
            <w:tcW w:w="941" w:type="pct"/>
            <w:vAlign w:val="center"/>
          </w:tcPr>
          <w:p w14:paraId="6F0B9E13"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310" w:type="pct"/>
            <w:vAlign w:val="center"/>
          </w:tcPr>
          <w:p w14:paraId="2BBC2B1A" w14:textId="77777777" w:rsidR="00F60BCB" w:rsidRPr="00F60BCB" w:rsidRDefault="00F60BCB" w:rsidP="00F60BCB">
            <w:pPr>
              <w:jc w:val="center"/>
              <w:rPr>
                <w:rFonts w:ascii="Times New Roman" w:hAnsi="Times New Roman" w:cs="Times New Roman"/>
                <w:sz w:val="18"/>
                <w:szCs w:val="18"/>
              </w:rPr>
            </w:pPr>
          </w:p>
        </w:tc>
        <w:tc>
          <w:tcPr>
            <w:tcW w:w="786" w:type="pct"/>
            <w:tcBorders>
              <w:top w:val="nil"/>
              <w:left w:val="nil"/>
              <w:bottom w:val="nil"/>
              <w:right w:val="nil"/>
            </w:tcBorders>
            <w:shd w:val="clear" w:color="auto" w:fill="auto"/>
            <w:vAlign w:val="bottom"/>
          </w:tcPr>
          <w:p w14:paraId="6CCE430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0.03</w:t>
            </w:r>
          </w:p>
        </w:tc>
        <w:tc>
          <w:tcPr>
            <w:tcW w:w="740" w:type="pct"/>
            <w:tcBorders>
              <w:top w:val="nil"/>
              <w:left w:val="nil"/>
              <w:bottom w:val="nil"/>
              <w:right w:val="nil"/>
            </w:tcBorders>
            <w:shd w:val="clear" w:color="auto" w:fill="auto"/>
            <w:vAlign w:val="bottom"/>
          </w:tcPr>
          <w:p w14:paraId="3FED974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0.27</w:t>
            </w:r>
          </w:p>
        </w:tc>
        <w:tc>
          <w:tcPr>
            <w:tcW w:w="740" w:type="pct"/>
            <w:tcBorders>
              <w:top w:val="nil"/>
              <w:left w:val="nil"/>
              <w:bottom w:val="nil"/>
              <w:right w:val="nil"/>
            </w:tcBorders>
            <w:shd w:val="clear" w:color="auto" w:fill="auto"/>
            <w:vAlign w:val="bottom"/>
          </w:tcPr>
          <w:p w14:paraId="18D0E92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0.27</w:t>
            </w:r>
          </w:p>
        </w:tc>
        <w:tc>
          <w:tcPr>
            <w:tcW w:w="741" w:type="pct"/>
            <w:tcBorders>
              <w:top w:val="nil"/>
              <w:left w:val="nil"/>
              <w:bottom w:val="nil"/>
              <w:right w:val="nil"/>
            </w:tcBorders>
            <w:shd w:val="clear" w:color="auto" w:fill="auto"/>
            <w:vAlign w:val="bottom"/>
          </w:tcPr>
          <w:p w14:paraId="218CD0F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0.10</w:t>
            </w:r>
          </w:p>
        </w:tc>
        <w:tc>
          <w:tcPr>
            <w:tcW w:w="741" w:type="pct"/>
            <w:tcBorders>
              <w:top w:val="nil"/>
              <w:left w:val="nil"/>
              <w:bottom w:val="nil"/>
              <w:right w:val="single" w:sz="4" w:space="0" w:color="auto"/>
            </w:tcBorders>
            <w:shd w:val="clear" w:color="auto" w:fill="auto"/>
            <w:vAlign w:val="bottom"/>
          </w:tcPr>
          <w:p w14:paraId="323940C3"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0.13</w:t>
            </w:r>
          </w:p>
        </w:tc>
      </w:tr>
      <w:tr w:rsidR="00F60BCB" w:rsidRPr="00F60BCB" w14:paraId="5CD72A6E" w14:textId="77777777" w:rsidTr="00A35266">
        <w:tc>
          <w:tcPr>
            <w:tcW w:w="941" w:type="pct"/>
          </w:tcPr>
          <w:p w14:paraId="2C4303E4" w14:textId="77777777" w:rsidR="00F60BCB" w:rsidRPr="00F60BCB" w:rsidRDefault="00F60BCB" w:rsidP="00F60BCB">
            <w:pPr>
              <w:rPr>
                <w:rFonts w:ascii="Times New Roman" w:hAnsi="Times New Roman" w:cs="Times New Roman"/>
                <w:sz w:val="18"/>
                <w:szCs w:val="18"/>
              </w:rPr>
            </w:pPr>
          </w:p>
        </w:tc>
        <w:tc>
          <w:tcPr>
            <w:tcW w:w="310" w:type="pct"/>
            <w:vAlign w:val="center"/>
          </w:tcPr>
          <w:p w14:paraId="21F91633"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6BD56A3B"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7559531D"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7ED67F22" w14:textId="77777777" w:rsidR="00F60BCB" w:rsidRPr="00F60BCB" w:rsidRDefault="00F60BCB" w:rsidP="00F60BCB">
            <w:pPr>
              <w:jc w:val="center"/>
              <w:rPr>
                <w:rFonts w:ascii="Times New Roman" w:hAnsi="Times New Roman" w:cs="Times New Roman"/>
                <w:sz w:val="18"/>
                <w:szCs w:val="18"/>
              </w:rPr>
            </w:pPr>
          </w:p>
        </w:tc>
        <w:tc>
          <w:tcPr>
            <w:tcW w:w="741" w:type="pct"/>
            <w:vAlign w:val="center"/>
          </w:tcPr>
          <w:p w14:paraId="05D84872" w14:textId="77777777" w:rsidR="00F60BCB" w:rsidRPr="00F60BCB" w:rsidRDefault="00F60BCB" w:rsidP="00F60BCB">
            <w:pPr>
              <w:jc w:val="center"/>
              <w:rPr>
                <w:rFonts w:ascii="Times New Roman" w:hAnsi="Times New Roman" w:cs="Times New Roman"/>
                <w:sz w:val="18"/>
                <w:szCs w:val="18"/>
              </w:rPr>
            </w:pPr>
          </w:p>
        </w:tc>
        <w:tc>
          <w:tcPr>
            <w:tcW w:w="741" w:type="pct"/>
          </w:tcPr>
          <w:p w14:paraId="555FF216" w14:textId="77777777" w:rsidR="00F60BCB" w:rsidRPr="00F60BCB" w:rsidRDefault="00F60BCB" w:rsidP="00F60BCB">
            <w:pPr>
              <w:jc w:val="center"/>
              <w:rPr>
                <w:rFonts w:ascii="Times New Roman" w:hAnsi="Times New Roman" w:cs="Times New Roman"/>
                <w:sz w:val="18"/>
                <w:szCs w:val="18"/>
              </w:rPr>
            </w:pPr>
          </w:p>
        </w:tc>
      </w:tr>
      <w:tr w:rsidR="00F60BCB" w:rsidRPr="00F60BCB" w14:paraId="5D41C7B1" w14:textId="77777777" w:rsidTr="00A35266">
        <w:tc>
          <w:tcPr>
            <w:tcW w:w="941" w:type="pct"/>
          </w:tcPr>
          <w:p w14:paraId="4583A224" w14:textId="77777777" w:rsidR="00F60BCB" w:rsidRPr="00F60BCB" w:rsidRDefault="00F60BCB" w:rsidP="00F60BCB">
            <w:pPr>
              <w:rPr>
                <w:rFonts w:ascii="Times New Roman" w:hAnsi="Times New Roman" w:cs="Times New Roman"/>
                <w:b/>
                <w:bCs/>
                <w:sz w:val="18"/>
                <w:szCs w:val="18"/>
              </w:rPr>
            </w:pPr>
            <w:r w:rsidRPr="00F60BCB">
              <w:rPr>
                <w:rFonts w:ascii="Times New Roman" w:hAnsi="Times New Roman" w:cs="Times New Roman"/>
                <w:b/>
                <w:bCs/>
                <w:sz w:val="18"/>
                <w:szCs w:val="18"/>
              </w:rPr>
              <w:t>Menopausal status</w:t>
            </w:r>
          </w:p>
        </w:tc>
        <w:tc>
          <w:tcPr>
            <w:tcW w:w="310" w:type="pct"/>
            <w:vAlign w:val="center"/>
          </w:tcPr>
          <w:p w14:paraId="65F0134C"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46212ABE"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01719697"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7DAAD0FB" w14:textId="77777777" w:rsidR="00F60BCB" w:rsidRPr="00F60BCB" w:rsidRDefault="00F60BCB" w:rsidP="00F60BCB">
            <w:pPr>
              <w:jc w:val="center"/>
              <w:rPr>
                <w:rFonts w:ascii="Times New Roman" w:hAnsi="Times New Roman" w:cs="Times New Roman"/>
                <w:sz w:val="18"/>
                <w:szCs w:val="18"/>
              </w:rPr>
            </w:pPr>
          </w:p>
        </w:tc>
        <w:tc>
          <w:tcPr>
            <w:tcW w:w="741" w:type="pct"/>
            <w:vAlign w:val="center"/>
          </w:tcPr>
          <w:p w14:paraId="1D201AE2" w14:textId="77777777" w:rsidR="00F60BCB" w:rsidRPr="00F60BCB" w:rsidRDefault="00F60BCB" w:rsidP="00F60BCB">
            <w:pPr>
              <w:jc w:val="center"/>
              <w:rPr>
                <w:rFonts w:ascii="Times New Roman" w:hAnsi="Times New Roman" w:cs="Times New Roman"/>
                <w:sz w:val="18"/>
                <w:szCs w:val="18"/>
              </w:rPr>
            </w:pPr>
          </w:p>
        </w:tc>
        <w:tc>
          <w:tcPr>
            <w:tcW w:w="741" w:type="pct"/>
          </w:tcPr>
          <w:p w14:paraId="73B40C1E" w14:textId="77777777" w:rsidR="00F60BCB" w:rsidRPr="00F60BCB" w:rsidRDefault="00F60BCB" w:rsidP="00F60BCB">
            <w:pPr>
              <w:jc w:val="center"/>
              <w:rPr>
                <w:rFonts w:ascii="Times New Roman" w:hAnsi="Times New Roman" w:cs="Times New Roman"/>
                <w:sz w:val="18"/>
                <w:szCs w:val="18"/>
              </w:rPr>
            </w:pPr>
          </w:p>
        </w:tc>
      </w:tr>
      <w:tr w:rsidR="00F60BCB" w:rsidRPr="00F60BCB" w14:paraId="3FA76C07" w14:textId="77777777" w:rsidTr="00A35266">
        <w:tc>
          <w:tcPr>
            <w:tcW w:w="941" w:type="pct"/>
            <w:vAlign w:val="center"/>
          </w:tcPr>
          <w:p w14:paraId="3F96C79D"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Pre- or peri- menopausal</w:t>
            </w:r>
          </w:p>
        </w:tc>
        <w:tc>
          <w:tcPr>
            <w:tcW w:w="310" w:type="pct"/>
            <w:tcBorders>
              <w:top w:val="nil"/>
              <w:left w:val="nil"/>
              <w:bottom w:val="nil"/>
              <w:right w:val="nil"/>
            </w:tcBorders>
            <w:shd w:val="clear" w:color="auto" w:fill="auto"/>
            <w:vAlign w:val="center"/>
          </w:tcPr>
          <w:p w14:paraId="1674A49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913</w:t>
            </w:r>
          </w:p>
        </w:tc>
        <w:tc>
          <w:tcPr>
            <w:tcW w:w="786" w:type="pct"/>
            <w:tcBorders>
              <w:top w:val="nil"/>
              <w:left w:val="nil"/>
              <w:bottom w:val="nil"/>
              <w:right w:val="nil"/>
            </w:tcBorders>
            <w:shd w:val="clear" w:color="auto" w:fill="auto"/>
            <w:vAlign w:val="bottom"/>
          </w:tcPr>
          <w:p w14:paraId="13DBAE9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3.06</w:t>
            </w:r>
            <w:r w:rsidRPr="00F60BCB">
              <w:rPr>
                <w:rFonts w:ascii="Times New Roman" w:hAnsi="Times New Roman" w:cs="Times New Roman"/>
                <w:color w:val="000000"/>
                <w:sz w:val="18"/>
                <w:szCs w:val="18"/>
              </w:rPr>
              <w:br/>
              <w:t>(1.63, 5.92)</w:t>
            </w:r>
          </w:p>
        </w:tc>
        <w:tc>
          <w:tcPr>
            <w:tcW w:w="740" w:type="pct"/>
            <w:tcBorders>
              <w:top w:val="nil"/>
              <w:left w:val="nil"/>
              <w:bottom w:val="nil"/>
              <w:right w:val="nil"/>
            </w:tcBorders>
            <w:shd w:val="clear" w:color="auto" w:fill="auto"/>
            <w:vAlign w:val="bottom"/>
          </w:tcPr>
          <w:p w14:paraId="6DC5C05A"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15.89</w:t>
            </w:r>
            <w:r w:rsidRPr="00F60BCB">
              <w:rPr>
                <w:rFonts w:ascii="Times New Roman" w:hAnsi="Times New Roman" w:cs="Times New Roman"/>
                <w:color w:val="000000"/>
                <w:sz w:val="18"/>
                <w:szCs w:val="18"/>
              </w:rPr>
              <w:br/>
              <w:t>(8.10, 30.18)</w:t>
            </w:r>
          </w:p>
        </w:tc>
        <w:tc>
          <w:tcPr>
            <w:tcW w:w="740" w:type="pct"/>
            <w:tcBorders>
              <w:top w:val="nil"/>
              <w:left w:val="nil"/>
              <w:bottom w:val="nil"/>
              <w:right w:val="nil"/>
            </w:tcBorders>
            <w:shd w:val="clear" w:color="auto" w:fill="auto"/>
            <w:vAlign w:val="bottom"/>
          </w:tcPr>
          <w:p w14:paraId="5671334E"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9.54</w:t>
            </w:r>
            <w:r w:rsidRPr="00F60BCB">
              <w:rPr>
                <w:rFonts w:ascii="Times New Roman" w:hAnsi="Times New Roman" w:cs="Times New Roman"/>
                <w:color w:val="000000"/>
                <w:sz w:val="18"/>
                <w:szCs w:val="18"/>
              </w:rPr>
              <w:br/>
              <w:t>(5.04, 18.64)</w:t>
            </w:r>
          </w:p>
        </w:tc>
        <w:tc>
          <w:tcPr>
            <w:tcW w:w="741" w:type="pct"/>
            <w:tcBorders>
              <w:top w:val="nil"/>
              <w:left w:val="nil"/>
              <w:bottom w:val="nil"/>
              <w:right w:val="nil"/>
            </w:tcBorders>
            <w:shd w:val="clear" w:color="auto" w:fill="auto"/>
            <w:vAlign w:val="bottom"/>
          </w:tcPr>
          <w:p w14:paraId="4FCA25DB"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16.70</w:t>
            </w:r>
            <w:r w:rsidRPr="00F60BCB">
              <w:rPr>
                <w:rFonts w:ascii="Times New Roman" w:hAnsi="Times New Roman" w:cs="Times New Roman"/>
                <w:color w:val="000000"/>
                <w:sz w:val="18"/>
                <w:szCs w:val="18"/>
              </w:rPr>
              <w:br/>
              <w:t>(9.89, 31.30)</w:t>
            </w:r>
          </w:p>
        </w:tc>
        <w:tc>
          <w:tcPr>
            <w:tcW w:w="741" w:type="pct"/>
            <w:tcBorders>
              <w:top w:val="nil"/>
              <w:left w:val="nil"/>
              <w:bottom w:val="nil"/>
              <w:right w:val="single" w:sz="4" w:space="0" w:color="auto"/>
            </w:tcBorders>
            <w:shd w:val="clear" w:color="auto" w:fill="auto"/>
            <w:vAlign w:val="bottom"/>
          </w:tcPr>
          <w:p w14:paraId="191B1954"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0.16</w:t>
            </w:r>
            <w:r w:rsidRPr="00F60BCB">
              <w:rPr>
                <w:rFonts w:ascii="Times New Roman" w:hAnsi="Times New Roman" w:cs="Times New Roman"/>
                <w:color w:val="000000"/>
                <w:sz w:val="18"/>
                <w:szCs w:val="18"/>
              </w:rPr>
              <w:br/>
              <w:t>(0.09, 0.29)</w:t>
            </w:r>
          </w:p>
        </w:tc>
      </w:tr>
      <w:tr w:rsidR="00F60BCB" w:rsidRPr="00F60BCB" w14:paraId="05E8E2DD" w14:textId="77777777" w:rsidTr="00A35266">
        <w:tc>
          <w:tcPr>
            <w:tcW w:w="941" w:type="pct"/>
            <w:vAlign w:val="center"/>
          </w:tcPr>
          <w:p w14:paraId="14E83172"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Natural/surgical menopause</w:t>
            </w:r>
          </w:p>
        </w:tc>
        <w:tc>
          <w:tcPr>
            <w:tcW w:w="310" w:type="pct"/>
            <w:tcBorders>
              <w:top w:val="nil"/>
              <w:left w:val="nil"/>
              <w:bottom w:val="nil"/>
              <w:right w:val="nil"/>
            </w:tcBorders>
            <w:shd w:val="clear" w:color="auto" w:fill="auto"/>
            <w:vAlign w:val="center"/>
          </w:tcPr>
          <w:p w14:paraId="2ABDA14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186</w:t>
            </w:r>
          </w:p>
        </w:tc>
        <w:tc>
          <w:tcPr>
            <w:tcW w:w="786" w:type="pct"/>
            <w:tcBorders>
              <w:top w:val="nil"/>
              <w:left w:val="nil"/>
              <w:bottom w:val="nil"/>
              <w:right w:val="nil"/>
            </w:tcBorders>
            <w:shd w:val="clear" w:color="auto" w:fill="auto"/>
            <w:vAlign w:val="bottom"/>
          </w:tcPr>
          <w:p w14:paraId="47E109D8"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2.76</w:t>
            </w:r>
            <w:r w:rsidRPr="00F60BCB">
              <w:rPr>
                <w:rFonts w:ascii="Times New Roman" w:hAnsi="Times New Roman" w:cs="Times New Roman"/>
                <w:color w:val="000000"/>
                <w:sz w:val="18"/>
                <w:szCs w:val="18"/>
              </w:rPr>
              <w:br/>
              <w:t>(1.26, 5.75)</w:t>
            </w:r>
          </w:p>
        </w:tc>
        <w:tc>
          <w:tcPr>
            <w:tcW w:w="740" w:type="pct"/>
            <w:tcBorders>
              <w:top w:val="nil"/>
              <w:left w:val="nil"/>
              <w:bottom w:val="nil"/>
              <w:right w:val="nil"/>
            </w:tcBorders>
            <w:shd w:val="clear" w:color="auto" w:fill="auto"/>
            <w:vAlign w:val="bottom"/>
          </w:tcPr>
          <w:p w14:paraId="1F437046"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15.32</w:t>
            </w:r>
            <w:r w:rsidRPr="00F60BCB">
              <w:rPr>
                <w:rFonts w:ascii="Times New Roman" w:hAnsi="Times New Roman" w:cs="Times New Roman"/>
                <w:color w:val="000000"/>
                <w:sz w:val="18"/>
                <w:szCs w:val="18"/>
              </w:rPr>
              <w:br/>
              <w:t>(7.24, 32.57)</w:t>
            </w:r>
          </w:p>
        </w:tc>
        <w:tc>
          <w:tcPr>
            <w:tcW w:w="740" w:type="pct"/>
            <w:tcBorders>
              <w:top w:val="nil"/>
              <w:left w:val="nil"/>
              <w:bottom w:val="nil"/>
              <w:right w:val="nil"/>
            </w:tcBorders>
            <w:shd w:val="clear" w:color="auto" w:fill="auto"/>
            <w:vAlign w:val="bottom"/>
          </w:tcPr>
          <w:p w14:paraId="7936E7D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8.81</w:t>
            </w:r>
            <w:r w:rsidRPr="00F60BCB">
              <w:rPr>
                <w:rFonts w:ascii="Times New Roman" w:hAnsi="Times New Roman" w:cs="Times New Roman"/>
                <w:color w:val="000000"/>
                <w:sz w:val="18"/>
                <w:szCs w:val="18"/>
              </w:rPr>
              <w:br/>
              <w:t>(4.25, 18.73)</w:t>
            </w:r>
          </w:p>
        </w:tc>
        <w:tc>
          <w:tcPr>
            <w:tcW w:w="741" w:type="pct"/>
            <w:tcBorders>
              <w:top w:val="nil"/>
              <w:left w:val="nil"/>
              <w:bottom w:val="nil"/>
              <w:right w:val="nil"/>
            </w:tcBorders>
            <w:shd w:val="clear" w:color="auto" w:fill="auto"/>
            <w:vAlign w:val="bottom"/>
          </w:tcPr>
          <w:p w14:paraId="4A6A49E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15.76</w:t>
            </w:r>
            <w:r w:rsidRPr="00F60BCB">
              <w:rPr>
                <w:rFonts w:ascii="Times New Roman" w:hAnsi="Times New Roman" w:cs="Times New Roman"/>
                <w:color w:val="000000"/>
                <w:sz w:val="18"/>
                <w:szCs w:val="18"/>
              </w:rPr>
              <w:br/>
              <w:t>(8.58, 31.47)</w:t>
            </w:r>
          </w:p>
        </w:tc>
        <w:tc>
          <w:tcPr>
            <w:tcW w:w="741" w:type="pct"/>
            <w:tcBorders>
              <w:top w:val="nil"/>
              <w:left w:val="nil"/>
              <w:bottom w:val="nil"/>
              <w:right w:val="single" w:sz="4" w:space="0" w:color="auto"/>
            </w:tcBorders>
            <w:shd w:val="clear" w:color="auto" w:fill="auto"/>
            <w:vAlign w:val="bottom"/>
          </w:tcPr>
          <w:p w14:paraId="6AA2E2EF"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0.15</w:t>
            </w:r>
            <w:r w:rsidRPr="00F60BCB">
              <w:rPr>
                <w:rFonts w:ascii="Times New Roman" w:hAnsi="Times New Roman" w:cs="Times New Roman"/>
                <w:color w:val="000000"/>
                <w:sz w:val="18"/>
                <w:szCs w:val="18"/>
              </w:rPr>
              <w:br/>
              <w:t>(0.07, 0.30)</w:t>
            </w:r>
          </w:p>
        </w:tc>
      </w:tr>
      <w:tr w:rsidR="00F60BCB" w:rsidRPr="00F60BCB" w14:paraId="61567B3B" w14:textId="77777777" w:rsidTr="00A35266">
        <w:tc>
          <w:tcPr>
            <w:tcW w:w="941" w:type="pct"/>
            <w:vAlign w:val="center"/>
          </w:tcPr>
          <w:p w14:paraId="5253EB4F"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Unknown due to hormone therapy</w:t>
            </w:r>
          </w:p>
        </w:tc>
        <w:tc>
          <w:tcPr>
            <w:tcW w:w="310" w:type="pct"/>
            <w:tcBorders>
              <w:top w:val="nil"/>
              <w:left w:val="nil"/>
              <w:bottom w:val="nil"/>
              <w:right w:val="nil"/>
            </w:tcBorders>
            <w:shd w:val="clear" w:color="auto" w:fill="auto"/>
            <w:vAlign w:val="center"/>
          </w:tcPr>
          <w:p w14:paraId="78772A4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194</w:t>
            </w:r>
          </w:p>
        </w:tc>
        <w:tc>
          <w:tcPr>
            <w:tcW w:w="786" w:type="pct"/>
            <w:tcBorders>
              <w:top w:val="nil"/>
              <w:left w:val="nil"/>
              <w:bottom w:val="nil"/>
              <w:right w:val="nil"/>
            </w:tcBorders>
            <w:shd w:val="clear" w:color="auto" w:fill="auto"/>
            <w:vAlign w:val="bottom"/>
          </w:tcPr>
          <w:p w14:paraId="0E9E24A3"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3.40</w:t>
            </w:r>
            <w:r w:rsidRPr="00F60BCB">
              <w:rPr>
                <w:rFonts w:ascii="Times New Roman" w:hAnsi="Times New Roman" w:cs="Times New Roman"/>
                <w:color w:val="000000"/>
                <w:sz w:val="18"/>
                <w:szCs w:val="18"/>
              </w:rPr>
              <w:br/>
              <w:t>(1.61, 6.83)</w:t>
            </w:r>
          </w:p>
        </w:tc>
        <w:tc>
          <w:tcPr>
            <w:tcW w:w="740" w:type="pct"/>
            <w:tcBorders>
              <w:top w:val="nil"/>
              <w:left w:val="nil"/>
              <w:bottom w:val="nil"/>
              <w:right w:val="nil"/>
            </w:tcBorders>
            <w:shd w:val="clear" w:color="auto" w:fill="auto"/>
            <w:vAlign w:val="bottom"/>
          </w:tcPr>
          <w:p w14:paraId="63F04D4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17.11</w:t>
            </w:r>
            <w:r w:rsidRPr="00F60BCB">
              <w:rPr>
                <w:rFonts w:ascii="Times New Roman" w:hAnsi="Times New Roman" w:cs="Times New Roman"/>
                <w:color w:val="000000"/>
                <w:sz w:val="18"/>
                <w:szCs w:val="18"/>
              </w:rPr>
              <w:br/>
              <w:t>(9.38, 29.21)</w:t>
            </w:r>
          </w:p>
        </w:tc>
        <w:tc>
          <w:tcPr>
            <w:tcW w:w="740" w:type="pct"/>
            <w:tcBorders>
              <w:top w:val="nil"/>
              <w:left w:val="nil"/>
              <w:bottom w:val="nil"/>
              <w:right w:val="nil"/>
            </w:tcBorders>
            <w:shd w:val="clear" w:color="auto" w:fill="auto"/>
            <w:vAlign w:val="bottom"/>
          </w:tcPr>
          <w:p w14:paraId="14D1118F"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11.10</w:t>
            </w:r>
            <w:r w:rsidRPr="00F60BCB">
              <w:rPr>
                <w:rFonts w:ascii="Times New Roman" w:hAnsi="Times New Roman" w:cs="Times New Roman"/>
                <w:color w:val="000000"/>
                <w:sz w:val="18"/>
                <w:szCs w:val="18"/>
              </w:rPr>
              <w:br/>
              <w:t>(5.77, 17.77)</w:t>
            </w:r>
          </w:p>
        </w:tc>
        <w:tc>
          <w:tcPr>
            <w:tcW w:w="741" w:type="pct"/>
            <w:tcBorders>
              <w:top w:val="nil"/>
              <w:left w:val="nil"/>
              <w:bottom w:val="nil"/>
              <w:right w:val="nil"/>
            </w:tcBorders>
            <w:shd w:val="clear" w:color="auto" w:fill="auto"/>
            <w:vAlign w:val="bottom"/>
          </w:tcPr>
          <w:p w14:paraId="339B44FC"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18.34</w:t>
            </w:r>
            <w:r w:rsidRPr="00F60BCB">
              <w:rPr>
                <w:rFonts w:ascii="Times New Roman" w:hAnsi="Times New Roman" w:cs="Times New Roman"/>
                <w:color w:val="000000"/>
                <w:sz w:val="18"/>
                <w:szCs w:val="18"/>
              </w:rPr>
              <w:br/>
              <w:t>(10.14, 29.76)</w:t>
            </w:r>
          </w:p>
        </w:tc>
        <w:tc>
          <w:tcPr>
            <w:tcW w:w="741" w:type="pct"/>
            <w:tcBorders>
              <w:top w:val="nil"/>
              <w:left w:val="nil"/>
              <w:bottom w:val="nil"/>
              <w:right w:val="single" w:sz="4" w:space="0" w:color="auto"/>
            </w:tcBorders>
            <w:shd w:val="clear" w:color="auto" w:fill="auto"/>
            <w:vAlign w:val="bottom"/>
          </w:tcPr>
          <w:p w14:paraId="66B24D90"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0.17</w:t>
            </w:r>
            <w:r w:rsidRPr="00F60BCB">
              <w:rPr>
                <w:rFonts w:ascii="Times New Roman" w:hAnsi="Times New Roman" w:cs="Times New Roman"/>
                <w:color w:val="000000"/>
                <w:sz w:val="18"/>
                <w:szCs w:val="18"/>
              </w:rPr>
              <w:br/>
              <w:t>(0.10, 0.29)</w:t>
            </w:r>
          </w:p>
        </w:tc>
      </w:tr>
      <w:tr w:rsidR="00F60BCB" w:rsidRPr="00F60BCB" w14:paraId="7FC6F18C" w14:textId="77777777" w:rsidTr="00A35266">
        <w:tc>
          <w:tcPr>
            <w:tcW w:w="941" w:type="pct"/>
            <w:vAlign w:val="center"/>
          </w:tcPr>
          <w:p w14:paraId="4DC2722E"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310" w:type="pct"/>
            <w:vAlign w:val="center"/>
          </w:tcPr>
          <w:p w14:paraId="37A33032" w14:textId="77777777" w:rsidR="00F60BCB" w:rsidRPr="00F60BCB" w:rsidRDefault="00F60BCB" w:rsidP="00F60BCB">
            <w:pPr>
              <w:jc w:val="center"/>
              <w:rPr>
                <w:rFonts w:ascii="Times New Roman" w:hAnsi="Times New Roman" w:cs="Times New Roman"/>
                <w:sz w:val="18"/>
                <w:szCs w:val="18"/>
              </w:rPr>
            </w:pPr>
          </w:p>
        </w:tc>
        <w:tc>
          <w:tcPr>
            <w:tcW w:w="786" w:type="pct"/>
            <w:tcBorders>
              <w:top w:val="nil"/>
              <w:left w:val="nil"/>
              <w:bottom w:val="nil"/>
              <w:right w:val="nil"/>
            </w:tcBorders>
            <w:shd w:val="clear" w:color="auto" w:fill="auto"/>
            <w:vAlign w:val="bottom"/>
          </w:tcPr>
          <w:p w14:paraId="0A7CADB5"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0.15</w:t>
            </w:r>
          </w:p>
        </w:tc>
        <w:tc>
          <w:tcPr>
            <w:tcW w:w="740" w:type="pct"/>
            <w:tcBorders>
              <w:top w:val="nil"/>
              <w:left w:val="nil"/>
              <w:bottom w:val="nil"/>
              <w:right w:val="nil"/>
            </w:tcBorders>
            <w:shd w:val="clear" w:color="auto" w:fill="auto"/>
            <w:vAlign w:val="bottom"/>
          </w:tcPr>
          <w:p w14:paraId="6C20AD6D"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0.49</w:t>
            </w:r>
          </w:p>
        </w:tc>
        <w:tc>
          <w:tcPr>
            <w:tcW w:w="740" w:type="pct"/>
            <w:tcBorders>
              <w:top w:val="nil"/>
              <w:left w:val="nil"/>
              <w:bottom w:val="nil"/>
              <w:right w:val="nil"/>
            </w:tcBorders>
            <w:shd w:val="clear" w:color="auto" w:fill="auto"/>
            <w:vAlign w:val="bottom"/>
          </w:tcPr>
          <w:p w14:paraId="3CAA230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0.24</w:t>
            </w:r>
          </w:p>
        </w:tc>
        <w:tc>
          <w:tcPr>
            <w:tcW w:w="741" w:type="pct"/>
            <w:tcBorders>
              <w:top w:val="nil"/>
              <w:left w:val="nil"/>
              <w:bottom w:val="nil"/>
              <w:right w:val="nil"/>
            </w:tcBorders>
            <w:shd w:val="clear" w:color="auto" w:fill="auto"/>
            <w:vAlign w:val="bottom"/>
          </w:tcPr>
          <w:p w14:paraId="660EF499"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0.50</w:t>
            </w:r>
          </w:p>
        </w:tc>
        <w:tc>
          <w:tcPr>
            <w:tcW w:w="741" w:type="pct"/>
            <w:tcBorders>
              <w:top w:val="nil"/>
              <w:left w:val="nil"/>
              <w:bottom w:val="nil"/>
              <w:right w:val="single" w:sz="4" w:space="0" w:color="auto"/>
            </w:tcBorders>
            <w:shd w:val="clear" w:color="auto" w:fill="auto"/>
            <w:vAlign w:val="bottom"/>
          </w:tcPr>
          <w:p w14:paraId="66CA73BC"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0.36</w:t>
            </w:r>
          </w:p>
        </w:tc>
      </w:tr>
      <w:tr w:rsidR="00F60BCB" w:rsidRPr="00F60BCB" w14:paraId="57665D65" w14:textId="77777777" w:rsidTr="00A35266">
        <w:tc>
          <w:tcPr>
            <w:tcW w:w="941" w:type="pct"/>
          </w:tcPr>
          <w:p w14:paraId="0E2D8A8A" w14:textId="77777777" w:rsidR="00F60BCB" w:rsidRPr="00F60BCB" w:rsidRDefault="00F60BCB" w:rsidP="00F60BCB">
            <w:pPr>
              <w:rPr>
                <w:rFonts w:ascii="Times New Roman" w:hAnsi="Times New Roman" w:cs="Times New Roman"/>
                <w:sz w:val="18"/>
                <w:szCs w:val="18"/>
              </w:rPr>
            </w:pPr>
          </w:p>
        </w:tc>
        <w:tc>
          <w:tcPr>
            <w:tcW w:w="310" w:type="pct"/>
            <w:vAlign w:val="center"/>
          </w:tcPr>
          <w:p w14:paraId="04287B38" w14:textId="77777777" w:rsidR="00F60BCB" w:rsidRPr="00F60BCB" w:rsidRDefault="00F60BCB" w:rsidP="00F60BCB">
            <w:pPr>
              <w:jc w:val="center"/>
              <w:rPr>
                <w:rFonts w:ascii="Times New Roman" w:hAnsi="Times New Roman" w:cs="Times New Roman"/>
                <w:sz w:val="18"/>
                <w:szCs w:val="18"/>
              </w:rPr>
            </w:pPr>
          </w:p>
        </w:tc>
        <w:tc>
          <w:tcPr>
            <w:tcW w:w="786" w:type="pct"/>
            <w:vAlign w:val="center"/>
          </w:tcPr>
          <w:p w14:paraId="200BD7D5"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0163BA9C" w14:textId="77777777" w:rsidR="00F60BCB" w:rsidRPr="00F60BCB" w:rsidRDefault="00F60BCB" w:rsidP="00F60BCB">
            <w:pPr>
              <w:jc w:val="center"/>
              <w:rPr>
                <w:rFonts w:ascii="Times New Roman" w:hAnsi="Times New Roman" w:cs="Times New Roman"/>
                <w:sz w:val="18"/>
                <w:szCs w:val="18"/>
              </w:rPr>
            </w:pPr>
          </w:p>
        </w:tc>
        <w:tc>
          <w:tcPr>
            <w:tcW w:w="740" w:type="pct"/>
            <w:vAlign w:val="center"/>
          </w:tcPr>
          <w:p w14:paraId="69FA96EF" w14:textId="77777777" w:rsidR="00F60BCB" w:rsidRPr="00F60BCB" w:rsidRDefault="00F60BCB" w:rsidP="00F60BCB">
            <w:pPr>
              <w:jc w:val="center"/>
              <w:rPr>
                <w:rFonts w:ascii="Times New Roman" w:hAnsi="Times New Roman" w:cs="Times New Roman"/>
                <w:sz w:val="18"/>
                <w:szCs w:val="18"/>
              </w:rPr>
            </w:pPr>
          </w:p>
        </w:tc>
        <w:tc>
          <w:tcPr>
            <w:tcW w:w="741" w:type="pct"/>
            <w:tcBorders>
              <w:bottom w:val="nil"/>
            </w:tcBorders>
            <w:vAlign w:val="center"/>
          </w:tcPr>
          <w:p w14:paraId="4D7D4BBB" w14:textId="77777777" w:rsidR="00F60BCB" w:rsidRPr="00F60BCB" w:rsidRDefault="00F60BCB" w:rsidP="00F60BCB">
            <w:pPr>
              <w:jc w:val="center"/>
              <w:rPr>
                <w:rFonts w:ascii="Times New Roman" w:hAnsi="Times New Roman" w:cs="Times New Roman"/>
                <w:sz w:val="18"/>
                <w:szCs w:val="18"/>
              </w:rPr>
            </w:pPr>
          </w:p>
        </w:tc>
        <w:tc>
          <w:tcPr>
            <w:tcW w:w="741" w:type="pct"/>
          </w:tcPr>
          <w:p w14:paraId="5ACF225E" w14:textId="77777777" w:rsidR="00F60BCB" w:rsidRPr="00F60BCB" w:rsidRDefault="00F60BCB" w:rsidP="00F60BCB">
            <w:pPr>
              <w:jc w:val="center"/>
              <w:rPr>
                <w:rFonts w:ascii="Times New Roman" w:hAnsi="Times New Roman" w:cs="Times New Roman"/>
                <w:sz w:val="18"/>
                <w:szCs w:val="18"/>
              </w:rPr>
            </w:pPr>
          </w:p>
        </w:tc>
      </w:tr>
      <w:tr w:rsidR="00F60BCB" w:rsidRPr="00F60BCB" w14:paraId="35BE422D" w14:textId="77777777" w:rsidTr="00A35266">
        <w:tc>
          <w:tcPr>
            <w:tcW w:w="941" w:type="pct"/>
            <w:vAlign w:val="center"/>
          </w:tcPr>
          <w:p w14:paraId="0D19BF17" w14:textId="66A8AA3D"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b/>
                <w:bCs/>
                <w:sz w:val="18"/>
                <w:szCs w:val="18"/>
              </w:rPr>
              <w:t>Obesity status</w:t>
            </w:r>
            <w:ins w:id="32" w:author="Peng, Mia Qing" w:date="2022-11-13T15:55:00Z">
              <w:r w:rsidR="00721D81">
                <w:rPr>
                  <w:rFonts w:ascii="Times New Roman" w:hAnsi="Times New Roman" w:cs="Times New Roman"/>
                  <w:sz w:val="18"/>
                  <w:szCs w:val="18"/>
                  <w:vertAlign w:val="superscript"/>
                </w:rPr>
                <w:t>5</w:t>
              </w:r>
            </w:ins>
            <w:del w:id="33" w:author="Peng, Mia Qing" w:date="2022-11-13T15:55:00Z">
              <w:r w:rsidRPr="00F60BCB" w:rsidDel="00721D81">
                <w:rPr>
                  <w:rFonts w:ascii="Times New Roman" w:hAnsi="Times New Roman" w:cs="Times New Roman"/>
                  <w:sz w:val="18"/>
                  <w:szCs w:val="18"/>
                  <w:vertAlign w:val="superscript"/>
                </w:rPr>
                <w:delText>4</w:delText>
              </w:r>
            </w:del>
          </w:p>
        </w:tc>
        <w:tc>
          <w:tcPr>
            <w:tcW w:w="310" w:type="pct"/>
            <w:vAlign w:val="center"/>
          </w:tcPr>
          <w:p w14:paraId="2FC48F34" w14:textId="77777777" w:rsidR="00F60BCB" w:rsidRPr="00F60BCB" w:rsidRDefault="00F60BCB" w:rsidP="00F60BCB">
            <w:pPr>
              <w:jc w:val="center"/>
              <w:rPr>
                <w:rFonts w:ascii="Times New Roman" w:hAnsi="Times New Roman" w:cs="Times New Roman"/>
                <w:sz w:val="18"/>
                <w:szCs w:val="18"/>
              </w:rPr>
            </w:pPr>
          </w:p>
        </w:tc>
        <w:tc>
          <w:tcPr>
            <w:tcW w:w="786" w:type="pct"/>
            <w:tcBorders>
              <w:top w:val="nil"/>
              <w:left w:val="nil"/>
              <w:bottom w:val="nil"/>
              <w:right w:val="nil"/>
            </w:tcBorders>
            <w:shd w:val="clear" w:color="auto" w:fill="auto"/>
            <w:vAlign w:val="bottom"/>
          </w:tcPr>
          <w:p w14:paraId="22B67A0F" w14:textId="77777777" w:rsidR="00F60BCB" w:rsidRPr="00F60BCB" w:rsidRDefault="00F60BCB" w:rsidP="00F60BCB">
            <w:pPr>
              <w:jc w:val="center"/>
              <w:rPr>
                <w:rFonts w:ascii="Times New Roman" w:hAnsi="Times New Roman" w:cs="Times New Roman"/>
                <w:color w:val="000000"/>
                <w:sz w:val="18"/>
                <w:szCs w:val="18"/>
              </w:rPr>
            </w:pPr>
          </w:p>
        </w:tc>
        <w:tc>
          <w:tcPr>
            <w:tcW w:w="740" w:type="pct"/>
            <w:tcBorders>
              <w:top w:val="nil"/>
              <w:left w:val="nil"/>
              <w:bottom w:val="nil"/>
              <w:right w:val="nil"/>
            </w:tcBorders>
            <w:shd w:val="clear" w:color="auto" w:fill="auto"/>
            <w:vAlign w:val="bottom"/>
          </w:tcPr>
          <w:p w14:paraId="4D7565D1" w14:textId="77777777" w:rsidR="00F60BCB" w:rsidRPr="00F60BCB" w:rsidRDefault="00F60BCB" w:rsidP="00F60BCB">
            <w:pPr>
              <w:jc w:val="center"/>
              <w:rPr>
                <w:rFonts w:ascii="Times New Roman" w:hAnsi="Times New Roman" w:cs="Times New Roman"/>
                <w:color w:val="000000"/>
                <w:sz w:val="18"/>
                <w:szCs w:val="18"/>
              </w:rPr>
            </w:pPr>
          </w:p>
        </w:tc>
        <w:tc>
          <w:tcPr>
            <w:tcW w:w="740" w:type="pct"/>
            <w:tcBorders>
              <w:top w:val="nil"/>
              <w:left w:val="nil"/>
              <w:bottom w:val="nil"/>
              <w:right w:val="nil"/>
            </w:tcBorders>
            <w:shd w:val="clear" w:color="auto" w:fill="auto"/>
            <w:vAlign w:val="bottom"/>
          </w:tcPr>
          <w:p w14:paraId="2BCFF0FF" w14:textId="77777777" w:rsidR="00F60BCB" w:rsidRPr="00F60BCB" w:rsidRDefault="00F60BCB" w:rsidP="00F60BCB">
            <w:pPr>
              <w:jc w:val="center"/>
              <w:rPr>
                <w:rFonts w:ascii="Times New Roman" w:hAnsi="Times New Roman" w:cs="Times New Roman"/>
                <w:color w:val="000000"/>
                <w:sz w:val="18"/>
                <w:szCs w:val="18"/>
              </w:rPr>
            </w:pPr>
          </w:p>
        </w:tc>
        <w:tc>
          <w:tcPr>
            <w:tcW w:w="741" w:type="pct"/>
            <w:tcBorders>
              <w:top w:val="nil"/>
              <w:left w:val="nil"/>
              <w:bottom w:val="nil"/>
              <w:right w:val="nil"/>
            </w:tcBorders>
            <w:shd w:val="clear" w:color="auto" w:fill="auto"/>
            <w:vAlign w:val="bottom"/>
          </w:tcPr>
          <w:p w14:paraId="635D39F5" w14:textId="77777777" w:rsidR="00F60BCB" w:rsidRPr="00F60BCB" w:rsidRDefault="00F60BCB" w:rsidP="00F60BCB">
            <w:pPr>
              <w:jc w:val="center"/>
              <w:rPr>
                <w:rFonts w:ascii="Times New Roman" w:hAnsi="Times New Roman" w:cs="Times New Roman"/>
                <w:color w:val="000000"/>
                <w:sz w:val="18"/>
                <w:szCs w:val="18"/>
              </w:rPr>
            </w:pPr>
          </w:p>
        </w:tc>
        <w:tc>
          <w:tcPr>
            <w:tcW w:w="741" w:type="pct"/>
            <w:tcBorders>
              <w:top w:val="nil"/>
              <w:left w:val="nil"/>
              <w:bottom w:val="nil"/>
              <w:right w:val="single" w:sz="4" w:space="0" w:color="auto"/>
            </w:tcBorders>
          </w:tcPr>
          <w:p w14:paraId="0A85453F" w14:textId="77777777" w:rsidR="00F60BCB" w:rsidRPr="00F60BCB" w:rsidRDefault="00F60BCB" w:rsidP="00F60BCB">
            <w:pPr>
              <w:jc w:val="center"/>
              <w:rPr>
                <w:rFonts w:ascii="Times New Roman" w:hAnsi="Times New Roman" w:cs="Times New Roman"/>
                <w:color w:val="000000"/>
                <w:sz w:val="18"/>
                <w:szCs w:val="18"/>
              </w:rPr>
            </w:pPr>
          </w:p>
        </w:tc>
      </w:tr>
      <w:tr w:rsidR="00F60BCB" w:rsidRPr="00F60BCB" w14:paraId="4E134B58" w14:textId="77777777" w:rsidTr="00A35266">
        <w:tc>
          <w:tcPr>
            <w:tcW w:w="941" w:type="pct"/>
            <w:vAlign w:val="center"/>
          </w:tcPr>
          <w:p w14:paraId="5EFD8C57"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Normal/underweight</w:t>
            </w:r>
          </w:p>
        </w:tc>
        <w:tc>
          <w:tcPr>
            <w:tcW w:w="310" w:type="pct"/>
            <w:tcBorders>
              <w:top w:val="nil"/>
              <w:left w:val="nil"/>
              <w:bottom w:val="nil"/>
              <w:right w:val="nil"/>
            </w:tcBorders>
            <w:shd w:val="clear" w:color="auto" w:fill="auto"/>
            <w:vAlign w:val="center"/>
          </w:tcPr>
          <w:p w14:paraId="3FFDD732"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520</w:t>
            </w:r>
          </w:p>
        </w:tc>
        <w:tc>
          <w:tcPr>
            <w:tcW w:w="786" w:type="pct"/>
            <w:tcBorders>
              <w:top w:val="nil"/>
              <w:left w:val="nil"/>
              <w:bottom w:val="nil"/>
              <w:right w:val="nil"/>
            </w:tcBorders>
            <w:shd w:val="clear" w:color="auto" w:fill="auto"/>
            <w:vAlign w:val="bottom"/>
          </w:tcPr>
          <w:p w14:paraId="08358118"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2.95</w:t>
            </w:r>
            <w:r w:rsidRPr="00F60BCB">
              <w:rPr>
                <w:rFonts w:ascii="Times New Roman" w:hAnsi="Times New Roman" w:cs="Times New Roman"/>
                <w:color w:val="000000"/>
                <w:sz w:val="18"/>
                <w:szCs w:val="18"/>
              </w:rPr>
              <w:br/>
              <w:t>(1.51, 5.94)</w:t>
            </w:r>
          </w:p>
        </w:tc>
        <w:tc>
          <w:tcPr>
            <w:tcW w:w="740" w:type="pct"/>
            <w:tcBorders>
              <w:top w:val="nil"/>
              <w:left w:val="nil"/>
              <w:bottom w:val="nil"/>
              <w:right w:val="nil"/>
            </w:tcBorders>
            <w:shd w:val="clear" w:color="auto" w:fill="auto"/>
            <w:vAlign w:val="bottom"/>
          </w:tcPr>
          <w:p w14:paraId="07A626BA"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12.88</w:t>
            </w:r>
            <w:r w:rsidRPr="00F60BCB">
              <w:rPr>
                <w:rFonts w:ascii="Times New Roman" w:hAnsi="Times New Roman" w:cs="Times New Roman"/>
                <w:color w:val="000000"/>
                <w:sz w:val="18"/>
                <w:szCs w:val="18"/>
              </w:rPr>
              <w:br/>
              <w:t>(6.94, 27.04)</w:t>
            </w:r>
          </w:p>
        </w:tc>
        <w:tc>
          <w:tcPr>
            <w:tcW w:w="740" w:type="pct"/>
            <w:tcBorders>
              <w:top w:val="nil"/>
              <w:left w:val="nil"/>
              <w:bottom w:val="nil"/>
              <w:right w:val="nil"/>
            </w:tcBorders>
            <w:shd w:val="clear" w:color="auto" w:fill="auto"/>
            <w:vAlign w:val="bottom"/>
          </w:tcPr>
          <w:p w14:paraId="0C28591B"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7.75</w:t>
            </w:r>
            <w:r w:rsidRPr="00F60BCB">
              <w:rPr>
                <w:rFonts w:ascii="Times New Roman" w:hAnsi="Times New Roman" w:cs="Times New Roman"/>
                <w:color w:val="000000"/>
                <w:sz w:val="18"/>
                <w:szCs w:val="18"/>
              </w:rPr>
              <w:br/>
              <w:t>(4.24, 15.90)</w:t>
            </w:r>
          </w:p>
        </w:tc>
        <w:tc>
          <w:tcPr>
            <w:tcW w:w="741" w:type="pct"/>
            <w:tcBorders>
              <w:top w:val="nil"/>
              <w:left w:val="nil"/>
              <w:bottom w:val="nil"/>
              <w:right w:val="nil"/>
            </w:tcBorders>
            <w:shd w:val="clear" w:color="auto" w:fill="auto"/>
            <w:vAlign w:val="bottom"/>
          </w:tcPr>
          <w:p w14:paraId="02EF28BE"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13.88</w:t>
            </w:r>
            <w:r w:rsidRPr="00F60BCB">
              <w:rPr>
                <w:rFonts w:ascii="Times New Roman" w:hAnsi="Times New Roman" w:cs="Times New Roman"/>
                <w:color w:val="000000"/>
                <w:sz w:val="18"/>
                <w:szCs w:val="18"/>
              </w:rPr>
              <w:br/>
              <w:t>(8.39, 26.92)</w:t>
            </w:r>
          </w:p>
        </w:tc>
        <w:tc>
          <w:tcPr>
            <w:tcW w:w="741" w:type="pct"/>
            <w:tcBorders>
              <w:top w:val="nil"/>
              <w:left w:val="nil"/>
              <w:bottom w:val="nil"/>
              <w:right w:val="single" w:sz="4" w:space="0" w:color="auto"/>
            </w:tcBorders>
            <w:shd w:val="clear" w:color="auto" w:fill="auto"/>
            <w:vAlign w:val="bottom"/>
          </w:tcPr>
          <w:p w14:paraId="2BFAC2E3"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0.13</w:t>
            </w:r>
            <w:r w:rsidRPr="00F60BCB">
              <w:rPr>
                <w:rFonts w:ascii="Times New Roman" w:hAnsi="Times New Roman" w:cs="Times New Roman"/>
                <w:color w:val="000000"/>
                <w:sz w:val="18"/>
                <w:szCs w:val="18"/>
              </w:rPr>
              <w:br/>
              <w:t>(0.07, 0.26)</w:t>
            </w:r>
          </w:p>
        </w:tc>
      </w:tr>
      <w:tr w:rsidR="00F60BCB" w:rsidRPr="00F60BCB" w14:paraId="1026820E" w14:textId="77777777" w:rsidTr="00A35266">
        <w:tc>
          <w:tcPr>
            <w:tcW w:w="941" w:type="pct"/>
            <w:vAlign w:val="center"/>
          </w:tcPr>
          <w:p w14:paraId="553E4762"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Overweight</w:t>
            </w:r>
          </w:p>
        </w:tc>
        <w:tc>
          <w:tcPr>
            <w:tcW w:w="310" w:type="pct"/>
            <w:tcBorders>
              <w:top w:val="nil"/>
              <w:left w:val="nil"/>
              <w:bottom w:val="nil"/>
              <w:right w:val="nil"/>
            </w:tcBorders>
            <w:shd w:val="clear" w:color="auto" w:fill="auto"/>
            <w:vAlign w:val="center"/>
          </w:tcPr>
          <w:p w14:paraId="51456154"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395</w:t>
            </w:r>
          </w:p>
        </w:tc>
        <w:tc>
          <w:tcPr>
            <w:tcW w:w="786" w:type="pct"/>
            <w:tcBorders>
              <w:top w:val="nil"/>
              <w:left w:val="nil"/>
              <w:bottom w:val="nil"/>
              <w:right w:val="nil"/>
            </w:tcBorders>
            <w:shd w:val="clear" w:color="auto" w:fill="auto"/>
            <w:vAlign w:val="bottom"/>
          </w:tcPr>
          <w:p w14:paraId="6DB3AE7A"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3.04</w:t>
            </w:r>
            <w:r w:rsidRPr="00F60BCB">
              <w:rPr>
                <w:rFonts w:ascii="Times New Roman" w:hAnsi="Times New Roman" w:cs="Times New Roman"/>
                <w:color w:val="000000"/>
                <w:sz w:val="18"/>
                <w:szCs w:val="18"/>
              </w:rPr>
              <w:br/>
              <w:t>(1.53, 5.74)</w:t>
            </w:r>
          </w:p>
        </w:tc>
        <w:tc>
          <w:tcPr>
            <w:tcW w:w="740" w:type="pct"/>
            <w:tcBorders>
              <w:top w:val="nil"/>
              <w:left w:val="nil"/>
              <w:bottom w:val="nil"/>
              <w:right w:val="nil"/>
            </w:tcBorders>
            <w:shd w:val="clear" w:color="auto" w:fill="auto"/>
            <w:vAlign w:val="bottom"/>
          </w:tcPr>
          <w:p w14:paraId="21396BCB"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15.58</w:t>
            </w:r>
            <w:r w:rsidRPr="00F60BCB">
              <w:rPr>
                <w:rFonts w:ascii="Times New Roman" w:hAnsi="Times New Roman" w:cs="Times New Roman"/>
                <w:color w:val="000000"/>
                <w:sz w:val="18"/>
                <w:szCs w:val="18"/>
              </w:rPr>
              <w:br/>
              <w:t>(7.97, 28.50)</w:t>
            </w:r>
          </w:p>
        </w:tc>
        <w:tc>
          <w:tcPr>
            <w:tcW w:w="740" w:type="pct"/>
            <w:tcBorders>
              <w:top w:val="nil"/>
              <w:left w:val="nil"/>
              <w:bottom w:val="nil"/>
              <w:right w:val="nil"/>
            </w:tcBorders>
            <w:shd w:val="clear" w:color="auto" w:fill="auto"/>
            <w:vAlign w:val="bottom"/>
          </w:tcPr>
          <w:p w14:paraId="32E90CC2"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9.41</w:t>
            </w:r>
            <w:r w:rsidRPr="00F60BCB">
              <w:rPr>
                <w:rFonts w:ascii="Times New Roman" w:hAnsi="Times New Roman" w:cs="Times New Roman"/>
                <w:color w:val="000000"/>
                <w:sz w:val="18"/>
                <w:szCs w:val="18"/>
              </w:rPr>
              <w:br/>
              <w:t>(4.76, 17.27)</w:t>
            </w:r>
          </w:p>
        </w:tc>
        <w:tc>
          <w:tcPr>
            <w:tcW w:w="741" w:type="pct"/>
            <w:tcBorders>
              <w:top w:val="nil"/>
              <w:left w:val="nil"/>
              <w:bottom w:val="nil"/>
              <w:right w:val="nil"/>
            </w:tcBorders>
            <w:shd w:val="clear" w:color="auto" w:fill="auto"/>
            <w:vAlign w:val="bottom"/>
          </w:tcPr>
          <w:p w14:paraId="319B494A"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16.13</w:t>
            </w:r>
            <w:r w:rsidRPr="00F60BCB">
              <w:rPr>
                <w:rFonts w:ascii="Times New Roman" w:hAnsi="Times New Roman" w:cs="Times New Roman"/>
                <w:color w:val="000000"/>
                <w:sz w:val="18"/>
                <w:szCs w:val="18"/>
              </w:rPr>
              <w:br/>
              <w:t>(9.76, 28.95)</w:t>
            </w:r>
          </w:p>
        </w:tc>
        <w:tc>
          <w:tcPr>
            <w:tcW w:w="741" w:type="pct"/>
            <w:tcBorders>
              <w:top w:val="nil"/>
              <w:left w:val="nil"/>
              <w:bottom w:val="nil"/>
              <w:right w:val="single" w:sz="4" w:space="0" w:color="auto"/>
            </w:tcBorders>
            <w:shd w:val="clear" w:color="auto" w:fill="auto"/>
            <w:vAlign w:val="bottom"/>
          </w:tcPr>
          <w:p w14:paraId="2D577B6B"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0.15</w:t>
            </w:r>
            <w:r w:rsidRPr="00F60BCB">
              <w:rPr>
                <w:rFonts w:ascii="Times New Roman" w:hAnsi="Times New Roman" w:cs="Times New Roman"/>
                <w:color w:val="000000"/>
                <w:sz w:val="18"/>
                <w:szCs w:val="18"/>
              </w:rPr>
              <w:br/>
              <w:t>(0.08, 0.28)</w:t>
            </w:r>
          </w:p>
        </w:tc>
      </w:tr>
      <w:tr w:rsidR="00F60BCB" w:rsidRPr="00F60BCB" w14:paraId="6FAC5C23" w14:textId="77777777" w:rsidTr="00A35266">
        <w:tc>
          <w:tcPr>
            <w:tcW w:w="941" w:type="pct"/>
            <w:vAlign w:val="center"/>
          </w:tcPr>
          <w:p w14:paraId="3057FFD2"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Obese</w:t>
            </w:r>
          </w:p>
        </w:tc>
        <w:tc>
          <w:tcPr>
            <w:tcW w:w="310" w:type="pct"/>
            <w:tcBorders>
              <w:top w:val="nil"/>
              <w:left w:val="nil"/>
              <w:bottom w:val="nil"/>
              <w:right w:val="nil"/>
            </w:tcBorders>
            <w:shd w:val="clear" w:color="auto" w:fill="auto"/>
            <w:vAlign w:val="center"/>
          </w:tcPr>
          <w:p w14:paraId="3AFDDFA0" w14:textId="77777777" w:rsidR="00F60BCB" w:rsidRPr="00F60BCB" w:rsidRDefault="00F60BCB" w:rsidP="00F60BCB">
            <w:pPr>
              <w:jc w:val="center"/>
              <w:rPr>
                <w:rFonts w:ascii="Times New Roman" w:hAnsi="Times New Roman" w:cs="Times New Roman"/>
                <w:sz w:val="18"/>
                <w:szCs w:val="18"/>
              </w:rPr>
            </w:pPr>
            <w:r w:rsidRPr="00F60BCB">
              <w:rPr>
                <w:rFonts w:ascii="Times New Roman" w:hAnsi="Times New Roman" w:cs="Times New Roman"/>
                <w:color w:val="000000"/>
                <w:sz w:val="18"/>
                <w:szCs w:val="18"/>
              </w:rPr>
              <w:t>378</w:t>
            </w:r>
          </w:p>
        </w:tc>
        <w:tc>
          <w:tcPr>
            <w:tcW w:w="786" w:type="pct"/>
            <w:tcBorders>
              <w:top w:val="nil"/>
              <w:left w:val="nil"/>
              <w:bottom w:val="nil"/>
              <w:right w:val="nil"/>
            </w:tcBorders>
            <w:shd w:val="clear" w:color="auto" w:fill="auto"/>
            <w:vAlign w:val="bottom"/>
          </w:tcPr>
          <w:p w14:paraId="3878C9C7"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3.35</w:t>
            </w:r>
            <w:r w:rsidRPr="00F60BCB">
              <w:rPr>
                <w:rFonts w:ascii="Times New Roman" w:hAnsi="Times New Roman" w:cs="Times New Roman"/>
                <w:color w:val="000000"/>
                <w:sz w:val="18"/>
                <w:szCs w:val="18"/>
              </w:rPr>
              <w:br/>
              <w:t>(1.75, 6.89)</w:t>
            </w:r>
          </w:p>
        </w:tc>
        <w:tc>
          <w:tcPr>
            <w:tcW w:w="740" w:type="pct"/>
            <w:tcBorders>
              <w:top w:val="nil"/>
              <w:left w:val="nil"/>
              <w:bottom w:val="nil"/>
              <w:right w:val="nil"/>
            </w:tcBorders>
            <w:shd w:val="clear" w:color="auto" w:fill="auto"/>
            <w:vAlign w:val="bottom"/>
          </w:tcPr>
          <w:p w14:paraId="0CE1AA2B"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19.87</w:t>
            </w:r>
            <w:r w:rsidRPr="00F60BCB">
              <w:rPr>
                <w:rFonts w:ascii="Times New Roman" w:hAnsi="Times New Roman" w:cs="Times New Roman"/>
                <w:color w:val="000000"/>
                <w:sz w:val="18"/>
                <w:szCs w:val="18"/>
              </w:rPr>
              <w:br/>
              <w:t>(11.12, 40.32)</w:t>
            </w:r>
          </w:p>
        </w:tc>
        <w:tc>
          <w:tcPr>
            <w:tcW w:w="740" w:type="pct"/>
            <w:tcBorders>
              <w:top w:val="nil"/>
              <w:left w:val="nil"/>
              <w:bottom w:val="nil"/>
              <w:right w:val="nil"/>
            </w:tcBorders>
            <w:shd w:val="clear" w:color="auto" w:fill="auto"/>
            <w:vAlign w:val="bottom"/>
          </w:tcPr>
          <w:p w14:paraId="4849E30D"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11.61</w:t>
            </w:r>
            <w:r w:rsidRPr="00F60BCB">
              <w:rPr>
                <w:rFonts w:ascii="Times New Roman" w:hAnsi="Times New Roman" w:cs="Times New Roman"/>
                <w:color w:val="000000"/>
                <w:sz w:val="18"/>
                <w:szCs w:val="18"/>
              </w:rPr>
              <w:br/>
              <w:t>(6.73, 23.34)</w:t>
            </w:r>
          </w:p>
        </w:tc>
        <w:tc>
          <w:tcPr>
            <w:tcW w:w="741" w:type="pct"/>
            <w:tcBorders>
              <w:top w:val="nil"/>
              <w:left w:val="nil"/>
              <w:bottom w:val="nil"/>
              <w:right w:val="nil"/>
            </w:tcBorders>
            <w:shd w:val="clear" w:color="auto" w:fill="auto"/>
            <w:vAlign w:val="bottom"/>
          </w:tcPr>
          <w:p w14:paraId="559842BD"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21.06</w:t>
            </w:r>
            <w:r w:rsidRPr="00F60BCB">
              <w:rPr>
                <w:rFonts w:ascii="Times New Roman" w:hAnsi="Times New Roman" w:cs="Times New Roman"/>
                <w:color w:val="000000"/>
                <w:sz w:val="18"/>
                <w:szCs w:val="18"/>
              </w:rPr>
              <w:br/>
              <w:t>(13.01, 43.20)</w:t>
            </w:r>
          </w:p>
        </w:tc>
        <w:tc>
          <w:tcPr>
            <w:tcW w:w="741" w:type="pct"/>
            <w:tcBorders>
              <w:top w:val="nil"/>
              <w:left w:val="nil"/>
              <w:bottom w:val="nil"/>
              <w:right w:val="single" w:sz="4" w:space="0" w:color="auto"/>
            </w:tcBorders>
            <w:shd w:val="clear" w:color="auto" w:fill="auto"/>
            <w:vAlign w:val="bottom"/>
          </w:tcPr>
          <w:p w14:paraId="4D451E68"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0.19</w:t>
            </w:r>
            <w:r w:rsidRPr="00F60BCB">
              <w:rPr>
                <w:rFonts w:ascii="Times New Roman" w:hAnsi="Times New Roman" w:cs="Times New Roman"/>
                <w:color w:val="000000"/>
                <w:sz w:val="18"/>
                <w:szCs w:val="18"/>
              </w:rPr>
              <w:br/>
              <w:t>(0.12, 0.41)</w:t>
            </w:r>
          </w:p>
        </w:tc>
      </w:tr>
      <w:tr w:rsidR="00F60BCB" w:rsidRPr="00F60BCB" w14:paraId="599B7DDB" w14:textId="77777777" w:rsidTr="00A35266">
        <w:tc>
          <w:tcPr>
            <w:tcW w:w="941" w:type="pct"/>
            <w:tcBorders>
              <w:bottom w:val="single" w:sz="4" w:space="0" w:color="auto"/>
            </w:tcBorders>
            <w:vAlign w:val="center"/>
          </w:tcPr>
          <w:p w14:paraId="42579B2F" w14:textId="77777777" w:rsidR="00F60BCB" w:rsidRPr="00F60BCB" w:rsidRDefault="00F60BCB" w:rsidP="00F60BCB">
            <w:pPr>
              <w:rPr>
                <w:rFonts w:ascii="Times New Roman" w:hAnsi="Times New Roman" w:cs="Times New Roman"/>
                <w:sz w:val="18"/>
                <w:szCs w:val="18"/>
              </w:rPr>
            </w:pPr>
            <w:r w:rsidRPr="00F60BCB">
              <w:rPr>
                <w:rFonts w:ascii="Times New Roman" w:hAnsi="Times New Roman" w:cs="Times New Roman"/>
                <w:sz w:val="18"/>
                <w:szCs w:val="18"/>
              </w:rPr>
              <w:t>p-value</w:t>
            </w:r>
          </w:p>
        </w:tc>
        <w:tc>
          <w:tcPr>
            <w:tcW w:w="310" w:type="pct"/>
            <w:tcBorders>
              <w:bottom w:val="single" w:sz="4" w:space="0" w:color="auto"/>
            </w:tcBorders>
            <w:vAlign w:val="center"/>
          </w:tcPr>
          <w:p w14:paraId="35E92647" w14:textId="77777777" w:rsidR="00F60BCB" w:rsidRPr="00F60BCB" w:rsidRDefault="00F60BCB" w:rsidP="00F60BCB">
            <w:pPr>
              <w:jc w:val="center"/>
              <w:rPr>
                <w:rFonts w:ascii="Times New Roman" w:hAnsi="Times New Roman" w:cs="Times New Roman"/>
                <w:sz w:val="18"/>
                <w:szCs w:val="18"/>
              </w:rPr>
            </w:pPr>
          </w:p>
        </w:tc>
        <w:tc>
          <w:tcPr>
            <w:tcW w:w="786" w:type="pct"/>
            <w:tcBorders>
              <w:top w:val="nil"/>
              <w:left w:val="nil"/>
              <w:bottom w:val="single" w:sz="4" w:space="0" w:color="auto"/>
              <w:right w:val="nil"/>
            </w:tcBorders>
            <w:shd w:val="clear" w:color="auto" w:fill="auto"/>
            <w:vAlign w:val="bottom"/>
          </w:tcPr>
          <w:p w14:paraId="4C6E4137"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0.24</w:t>
            </w:r>
          </w:p>
        </w:tc>
        <w:tc>
          <w:tcPr>
            <w:tcW w:w="740" w:type="pct"/>
            <w:tcBorders>
              <w:top w:val="nil"/>
              <w:left w:val="nil"/>
              <w:bottom w:val="single" w:sz="4" w:space="0" w:color="auto"/>
              <w:right w:val="nil"/>
            </w:tcBorders>
            <w:shd w:val="clear" w:color="auto" w:fill="auto"/>
            <w:vAlign w:val="bottom"/>
          </w:tcPr>
          <w:p w14:paraId="3CC8C980"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&lt;0.0001</w:t>
            </w:r>
          </w:p>
        </w:tc>
        <w:tc>
          <w:tcPr>
            <w:tcW w:w="740" w:type="pct"/>
            <w:tcBorders>
              <w:top w:val="nil"/>
              <w:left w:val="nil"/>
              <w:bottom w:val="single" w:sz="4" w:space="0" w:color="auto"/>
              <w:right w:val="nil"/>
            </w:tcBorders>
            <w:shd w:val="clear" w:color="auto" w:fill="auto"/>
            <w:vAlign w:val="bottom"/>
          </w:tcPr>
          <w:p w14:paraId="7DE70A43"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&lt;0.0001</w:t>
            </w:r>
          </w:p>
        </w:tc>
        <w:tc>
          <w:tcPr>
            <w:tcW w:w="741" w:type="pct"/>
            <w:tcBorders>
              <w:top w:val="nil"/>
              <w:left w:val="nil"/>
              <w:bottom w:val="single" w:sz="4" w:space="0" w:color="auto"/>
              <w:right w:val="nil"/>
            </w:tcBorders>
            <w:shd w:val="clear" w:color="auto" w:fill="auto"/>
            <w:vAlign w:val="bottom"/>
          </w:tcPr>
          <w:p w14:paraId="2381B995"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&lt;0.0001</w:t>
            </w:r>
          </w:p>
        </w:tc>
        <w:tc>
          <w:tcPr>
            <w:tcW w:w="741" w:type="pct"/>
            <w:tcBorders>
              <w:top w:val="nil"/>
              <w:left w:val="nil"/>
              <w:bottom w:val="single" w:sz="4" w:space="0" w:color="auto"/>
              <w:right w:val="single" w:sz="4" w:space="0" w:color="auto"/>
            </w:tcBorders>
            <w:shd w:val="clear" w:color="auto" w:fill="auto"/>
            <w:vAlign w:val="bottom"/>
          </w:tcPr>
          <w:p w14:paraId="42B94BBE" w14:textId="77777777" w:rsidR="00F60BCB" w:rsidRPr="00F60BCB" w:rsidRDefault="00F60BCB" w:rsidP="00F60BCB">
            <w:pPr>
              <w:jc w:val="center"/>
              <w:rPr>
                <w:rFonts w:ascii="Times New Roman" w:hAnsi="Times New Roman" w:cs="Times New Roman"/>
                <w:color w:val="000000"/>
                <w:sz w:val="18"/>
                <w:szCs w:val="18"/>
              </w:rPr>
            </w:pPr>
            <w:r w:rsidRPr="00F60BCB">
              <w:rPr>
                <w:rFonts w:ascii="Times New Roman" w:hAnsi="Times New Roman" w:cs="Times New Roman"/>
                <w:color w:val="000000"/>
                <w:sz w:val="18"/>
                <w:szCs w:val="18"/>
              </w:rPr>
              <w:t>&lt;0.0001</w:t>
            </w:r>
          </w:p>
        </w:tc>
      </w:tr>
    </w:tbl>
    <w:p w14:paraId="3D381F7D" w14:textId="77777777" w:rsidR="00F60BCB" w:rsidRPr="00F60BCB" w:rsidRDefault="00F60BCB" w:rsidP="00F60BCB">
      <w:pPr>
        <w:spacing w:after="0" w:line="240" w:lineRule="auto"/>
        <w:rPr>
          <w:rFonts w:ascii="Times New Roman" w:eastAsiaTheme="minorHAnsi" w:hAnsi="Times New Roman" w:cs="Times New Roman"/>
          <w:color w:val="000000"/>
          <w:sz w:val="18"/>
          <w:szCs w:val="18"/>
          <w:lang w:eastAsia="en-US"/>
        </w:rPr>
      </w:pPr>
      <w:r w:rsidRPr="00F60BCB">
        <w:rPr>
          <w:rFonts w:ascii="Times New Roman" w:eastAsiaTheme="minorHAnsi" w:hAnsi="Times New Roman" w:cs="Times New Roman"/>
          <w:color w:val="000000"/>
          <w:sz w:val="18"/>
          <w:szCs w:val="18"/>
          <w:vertAlign w:val="superscript"/>
          <w:lang w:eastAsia="en-US"/>
        </w:rPr>
        <w:t>1</w:t>
      </w:r>
      <w:r w:rsidRPr="00F60BCB">
        <w:rPr>
          <w:rFonts w:ascii="Times New Roman" w:eastAsiaTheme="minorHAnsi" w:hAnsi="Times New Roman" w:cs="Times New Roman"/>
          <w:color w:val="000000"/>
          <w:sz w:val="18"/>
          <w:szCs w:val="18"/>
          <w:lang w:eastAsia="en-US"/>
        </w:rPr>
        <w:t xml:space="preserve"> Data in this table </w:t>
      </w:r>
      <w:r w:rsidRPr="00F60BCB">
        <w:rPr>
          <w:rFonts w:ascii="Times New Roman" w:eastAsiaTheme="minorHAnsi" w:hAnsi="Times New Roman" w:cs="Times New Roman"/>
          <w:sz w:val="18"/>
          <w:szCs w:val="18"/>
          <w:lang w:eastAsia="en-US"/>
        </w:rPr>
        <w:t>were based on the 1293 women who had complete data in 1999/2000.</w:t>
      </w:r>
    </w:p>
    <w:p w14:paraId="2D1CCB96" w14:textId="299B3FE8" w:rsidR="00F60BCB" w:rsidRDefault="00F60BCB" w:rsidP="00F60BCB">
      <w:pPr>
        <w:spacing w:after="0" w:line="240" w:lineRule="auto"/>
        <w:rPr>
          <w:ins w:id="34" w:author="Peng, Mia Qing" w:date="2022-11-13T15:55:00Z"/>
          <w:rFonts w:ascii="Times New Roman" w:eastAsiaTheme="minorHAnsi" w:hAnsi="Times New Roman" w:cs="Times New Roman"/>
          <w:color w:val="000000"/>
          <w:sz w:val="18"/>
          <w:szCs w:val="18"/>
          <w:lang w:eastAsia="en-US"/>
        </w:rPr>
      </w:pPr>
      <w:r w:rsidRPr="00F60BCB">
        <w:rPr>
          <w:rFonts w:ascii="Times New Roman" w:eastAsiaTheme="minorHAnsi" w:hAnsi="Times New Roman" w:cs="Times New Roman"/>
          <w:color w:val="000000"/>
          <w:sz w:val="18"/>
          <w:szCs w:val="18"/>
          <w:vertAlign w:val="superscript"/>
          <w:lang w:eastAsia="en-US"/>
        </w:rPr>
        <w:t>2</w:t>
      </w:r>
      <w:r w:rsidRPr="00F60BCB">
        <w:rPr>
          <w:rFonts w:ascii="Times New Roman" w:eastAsiaTheme="minorHAnsi" w:hAnsi="Times New Roman" w:cs="Times New Roman"/>
          <w:color w:val="000000"/>
          <w:sz w:val="18"/>
          <w:szCs w:val="18"/>
          <w:lang w:eastAsia="en-US"/>
        </w:rPr>
        <w:t xml:space="preserve"> All concentrations were adjusted for hydration using the covariate-adjusted creatinine standardization method. “Q1” means “1</w:t>
      </w:r>
      <w:r w:rsidRPr="00F60BCB">
        <w:rPr>
          <w:rFonts w:ascii="Times New Roman" w:eastAsiaTheme="minorHAnsi" w:hAnsi="Times New Roman" w:cs="Times New Roman"/>
          <w:color w:val="000000"/>
          <w:sz w:val="18"/>
          <w:szCs w:val="18"/>
          <w:vertAlign w:val="superscript"/>
          <w:lang w:eastAsia="en-US"/>
        </w:rPr>
        <w:t>st</w:t>
      </w:r>
      <w:r w:rsidRPr="00F60BCB">
        <w:rPr>
          <w:rFonts w:ascii="Times New Roman" w:eastAsiaTheme="minorHAnsi" w:hAnsi="Times New Roman" w:cs="Times New Roman"/>
          <w:color w:val="000000"/>
          <w:sz w:val="18"/>
          <w:szCs w:val="18"/>
          <w:lang w:eastAsia="en-US"/>
        </w:rPr>
        <w:t xml:space="preserve"> quartile” and “Q3” means “3</w:t>
      </w:r>
      <w:r w:rsidRPr="00F60BCB">
        <w:rPr>
          <w:rFonts w:ascii="Times New Roman" w:eastAsiaTheme="minorHAnsi" w:hAnsi="Times New Roman" w:cs="Times New Roman"/>
          <w:color w:val="000000"/>
          <w:sz w:val="18"/>
          <w:szCs w:val="18"/>
          <w:vertAlign w:val="superscript"/>
          <w:lang w:eastAsia="en-US"/>
        </w:rPr>
        <w:t>rd</w:t>
      </w:r>
      <w:r w:rsidRPr="00F60BCB">
        <w:rPr>
          <w:rFonts w:ascii="Times New Roman" w:eastAsiaTheme="minorHAnsi" w:hAnsi="Times New Roman" w:cs="Times New Roman"/>
          <w:color w:val="000000"/>
          <w:sz w:val="18"/>
          <w:szCs w:val="18"/>
          <w:lang w:eastAsia="en-US"/>
        </w:rPr>
        <w:t xml:space="preserve"> quartile”. </w:t>
      </w:r>
    </w:p>
    <w:p w14:paraId="43EF6A44" w14:textId="2B563E46" w:rsidR="00721D81" w:rsidRPr="00721D81" w:rsidRDefault="00721D81" w:rsidP="00F60BCB">
      <w:pPr>
        <w:spacing w:after="0" w:line="240" w:lineRule="auto"/>
        <w:rPr>
          <w:rFonts w:ascii="Times New Roman" w:eastAsiaTheme="minorHAnsi" w:hAnsi="Times New Roman" w:cs="Times New Roman"/>
          <w:color w:val="000000"/>
          <w:sz w:val="18"/>
          <w:szCs w:val="18"/>
          <w:lang w:eastAsia="en-US"/>
        </w:rPr>
      </w:pPr>
      <w:ins w:id="35" w:author="Peng, Mia Qing" w:date="2022-11-13T15:55:00Z">
        <w:r w:rsidRPr="00721D81">
          <w:rPr>
            <w:rFonts w:ascii="Times New Roman" w:eastAsiaTheme="minorHAnsi" w:hAnsi="Times New Roman" w:cs="Times New Roman"/>
            <w:color w:val="000000"/>
            <w:sz w:val="18"/>
            <w:szCs w:val="18"/>
            <w:vertAlign w:val="superscript"/>
            <w:lang w:eastAsia="en-US"/>
            <w:rPrChange w:id="36" w:author="Peng, Mia Qing" w:date="2022-11-13T15:55:00Z">
              <w:rPr>
                <w:rFonts w:ascii="Times New Roman" w:eastAsiaTheme="minorHAnsi" w:hAnsi="Times New Roman" w:cs="Times New Roman"/>
                <w:color w:val="000000"/>
                <w:sz w:val="18"/>
                <w:szCs w:val="18"/>
                <w:lang w:eastAsia="en-US"/>
              </w:rPr>
            </w:rPrChange>
          </w:rPr>
          <w:t>3</w:t>
        </w:r>
        <w:r>
          <w:rPr>
            <w:rFonts w:ascii="Times New Roman" w:eastAsiaTheme="minorHAnsi" w:hAnsi="Times New Roman" w:cs="Times New Roman"/>
            <w:color w:val="000000"/>
            <w:sz w:val="18"/>
            <w:szCs w:val="18"/>
            <w:lang w:eastAsia="en-US"/>
          </w:rPr>
          <w:t xml:space="preserve"> </w:t>
        </w:r>
      </w:ins>
      <w:ins w:id="37" w:author="Peng, Mia Qing" w:date="2022-11-13T15:56:00Z">
        <w:r w:rsidRPr="00721D81">
          <w:rPr>
            <w:rFonts w:ascii="Times New Roman" w:eastAsiaTheme="minorHAnsi" w:hAnsi="Times New Roman" w:cs="Times New Roman"/>
            <w:color w:val="000000"/>
            <w:sz w:val="18"/>
            <w:szCs w:val="18"/>
            <w:lang w:eastAsia="en-US"/>
            <w:rPrChange w:id="38" w:author="Peng, Mia Qing" w:date="2022-11-13T15:56:00Z">
              <w:rPr>
                <w:rFonts w:eastAsia="Times New Roman" w:cs="Times New Roman"/>
              </w:rPr>
            </w:rPrChange>
          </w:rPr>
          <w:t>∑DEHP metabolites = molar sum of MEHP, MEHHP, MEOHP, and MECPP</w:t>
        </w:r>
        <w:r>
          <w:rPr>
            <w:rFonts w:ascii="Times New Roman" w:eastAsiaTheme="minorHAnsi" w:hAnsi="Times New Roman" w:cs="Times New Roman"/>
            <w:color w:val="000000"/>
            <w:sz w:val="18"/>
            <w:szCs w:val="18"/>
            <w:lang w:eastAsia="en-US"/>
          </w:rPr>
          <w:t>.</w:t>
        </w:r>
      </w:ins>
    </w:p>
    <w:p w14:paraId="44BB16C7" w14:textId="369CF25E" w:rsidR="00F60BCB" w:rsidRPr="00F60BCB" w:rsidRDefault="00721D81" w:rsidP="00F60BCB">
      <w:pPr>
        <w:spacing w:after="0" w:line="240" w:lineRule="auto"/>
        <w:rPr>
          <w:rFonts w:ascii="Times New Roman" w:eastAsiaTheme="minorHAnsi" w:hAnsi="Times New Roman" w:cs="Times New Roman"/>
          <w:color w:val="000000"/>
          <w:sz w:val="18"/>
          <w:szCs w:val="18"/>
          <w:lang w:eastAsia="en-US"/>
        </w:rPr>
      </w:pPr>
      <w:ins w:id="39" w:author="Peng, Mia Qing" w:date="2022-11-13T15:55:00Z">
        <w:r>
          <w:rPr>
            <w:rFonts w:ascii="Times New Roman" w:eastAsiaTheme="minorHAnsi" w:hAnsi="Times New Roman" w:cs="Times New Roman"/>
            <w:color w:val="000000"/>
            <w:sz w:val="18"/>
            <w:szCs w:val="18"/>
            <w:vertAlign w:val="superscript"/>
            <w:lang w:eastAsia="en-US"/>
          </w:rPr>
          <w:t>4</w:t>
        </w:r>
      </w:ins>
      <w:del w:id="40" w:author="Peng, Mia Qing" w:date="2022-11-13T15:55:00Z">
        <w:r w:rsidR="00F60BCB" w:rsidRPr="00F60BCB" w:rsidDel="00721D81">
          <w:rPr>
            <w:rFonts w:ascii="Times New Roman" w:eastAsiaTheme="minorHAnsi" w:hAnsi="Times New Roman" w:cs="Times New Roman"/>
            <w:color w:val="000000"/>
            <w:sz w:val="18"/>
            <w:szCs w:val="18"/>
            <w:vertAlign w:val="superscript"/>
            <w:lang w:eastAsia="en-US"/>
          </w:rPr>
          <w:delText>3</w:delText>
        </w:r>
      </w:del>
      <w:r w:rsidR="00F60BCB" w:rsidRPr="00F60BCB">
        <w:rPr>
          <w:rFonts w:ascii="Times New Roman" w:eastAsiaTheme="minorHAnsi" w:hAnsi="Times New Roman" w:cs="Times New Roman"/>
          <w:color w:val="000000"/>
          <w:sz w:val="18"/>
          <w:szCs w:val="18"/>
          <w:lang w:eastAsia="en-US"/>
        </w:rPr>
        <w:t xml:space="preserve"> P-values were obtained from Kruskal-Wallis tests. </w:t>
      </w:r>
    </w:p>
    <w:p w14:paraId="5865AF9A" w14:textId="1C940782" w:rsidR="00F60BCB" w:rsidRPr="00F60BCB" w:rsidRDefault="00721D81" w:rsidP="00F60BCB">
      <w:pPr>
        <w:spacing w:after="0" w:line="240" w:lineRule="auto"/>
        <w:rPr>
          <w:rFonts w:ascii="Times New Roman" w:eastAsiaTheme="minorHAnsi" w:hAnsi="Times New Roman" w:cs="Times New Roman"/>
          <w:color w:val="000000"/>
          <w:sz w:val="18"/>
          <w:szCs w:val="18"/>
          <w:lang w:eastAsia="en-US"/>
        </w:rPr>
      </w:pPr>
      <w:ins w:id="41" w:author="Peng, Mia Qing" w:date="2022-11-13T15:55:00Z">
        <w:r>
          <w:rPr>
            <w:rFonts w:ascii="Times New Roman" w:eastAsiaTheme="minorHAnsi" w:hAnsi="Times New Roman" w:cs="Times New Roman"/>
            <w:color w:val="000000"/>
            <w:sz w:val="18"/>
            <w:szCs w:val="18"/>
            <w:vertAlign w:val="superscript"/>
            <w:lang w:eastAsia="en-US"/>
          </w:rPr>
          <w:t>5</w:t>
        </w:r>
      </w:ins>
      <w:del w:id="42" w:author="Peng, Mia Qing" w:date="2022-11-13T15:55:00Z">
        <w:r w:rsidR="00F60BCB" w:rsidRPr="00F60BCB" w:rsidDel="00721D81">
          <w:rPr>
            <w:rFonts w:ascii="Times New Roman" w:eastAsiaTheme="minorHAnsi" w:hAnsi="Times New Roman" w:cs="Times New Roman"/>
            <w:color w:val="000000"/>
            <w:sz w:val="18"/>
            <w:szCs w:val="18"/>
            <w:vertAlign w:val="superscript"/>
            <w:lang w:eastAsia="en-US"/>
          </w:rPr>
          <w:delText>4</w:delText>
        </w:r>
      </w:del>
      <w:r w:rsidR="00F60BCB" w:rsidRPr="00F60BCB">
        <w:rPr>
          <w:rFonts w:ascii="Times New Roman" w:eastAsiaTheme="minorHAnsi" w:hAnsi="Times New Roman" w:cs="Times New Roman"/>
          <w:color w:val="000000"/>
          <w:sz w:val="18"/>
          <w:szCs w:val="18"/>
          <w:lang w:eastAsia="en-US"/>
        </w:rPr>
        <w:t xml:space="preserve"> Obesity status was defined based on BMI from 1998/1999 for 1248 women, 1997/1998 for 36 women, and 1996/1997 for 9 women using race/ethnicity-specific cut points.</w:t>
      </w:r>
    </w:p>
    <w:p w14:paraId="500E8295" w14:textId="77777777" w:rsidR="00F60BCB" w:rsidRPr="00F60BCB" w:rsidRDefault="00F60BCB" w:rsidP="00F60BCB">
      <w:pPr>
        <w:spacing w:after="0" w:line="240" w:lineRule="auto"/>
        <w:rPr>
          <w:rFonts w:ascii="Times New Roman" w:eastAsiaTheme="minorHAnsi" w:hAnsi="Times New Roman" w:cs="Times New Roman"/>
          <w:color w:val="000000"/>
          <w:sz w:val="18"/>
          <w:szCs w:val="18"/>
          <w:lang w:eastAsia="en-US"/>
        </w:rPr>
      </w:pPr>
    </w:p>
    <w:p w14:paraId="57B46D96" w14:textId="77777777" w:rsidR="00F60BCB" w:rsidRPr="00F60BCB" w:rsidRDefault="00F60BCB" w:rsidP="00F60BCB">
      <w:pPr>
        <w:rPr>
          <w:rFonts w:eastAsiaTheme="minorHAnsi"/>
          <w:lang w:eastAsia="en-US"/>
        </w:rPr>
      </w:pPr>
    </w:p>
    <w:p w14:paraId="3FDCFD11" w14:textId="77777777" w:rsidR="00F60BCB" w:rsidRPr="00F60BCB" w:rsidRDefault="00F60BCB" w:rsidP="00F60BCB">
      <w:pPr>
        <w:rPr>
          <w:rFonts w:eastAsiaTheme="minorHAnsi"/>
          <w:lang w:eastAsia="en-US"/>
        </w:rPr>
      </w:pPr>
    </w:p>
    <w:p w14:paraId="1BE54C65" w14:textId="77777777" w:rsidR="00F60BCB" w:rsidRPr="00F60BCB" w:rsidRDefault="00F60BCB" w:rsidP="00F60BCB">
      <w:pPr>
        <w:rPr>
          <w:rFonts w:eastAsiaTheme="minorHAnsi"/>
          <w:lang w:eastAsia="en-US"/>
        </w:rPr>
      </w:pPr>
    </w:p>
    <w:p w14:paraId="46B082A7" w14:textId="77777777" w:rsidR="00F60BCB" w:rsidRPr="00F60BCB" w:rsidRDefault="00F60BCB" w:rsidP="00F60BCB">
      <w:pPr>
        <w:rPr>
          <w:rFonts w:eastAsiaTheme="minorHAnsi"/>
          <w:lang w:eastAsia="en-US"/>
        </w:rPr>
      </w:pPr>
    </w:p>
    <w:p w14:paraId="7C9110D6" w14:textId="77777777" w:rsidR="00F60BCB" w:rsidRPr="00F60BCB" w:rsidRDefault="00F60BCB" w:rsidP="00F60BCB">
      <w:pPr>
        <w:rPr>
          <w:rFonts w:eastAsiaTheme="minorHAnsi"/>
          <w:lang w:eastAsia="en-US"/>
        </w:rPr>
      </w:pPr>
    </w:p>
    <w:p w14:paraId="643FEF94" w14:textId="4D588D34" w:rsidR="00F60BCB" w:rsidRPr="00F60BCB" w:rsidRDefault="00F60BCB" w:rsidP="00F60BCB">
      <w:pPr>
        <w:keepNext/>
        <w:spacing w:after="200" w:line="240" w:lineRule="auto"/>
        <w:rPr>
          <w:rFonts w:ascii="Times New Roman" w:eastAsiaTheme="minorHAnsi" w:hAnsi="Times New Roman"/>
          <w:iCs/>
          <w:sz w:val="24"/>
          <w:szCs w:val="18"/>
          <w:lang w:eastAsia="en-US"/>
        </w:rPr>
      </w:pPr>
      <w:bookmarkStart w:id="43" w:name="_Toc97024667"/>
      <w:r w:rsidRPr="00F60BCB">
        <w:rPr>
          <w:rFonts w:ascii="Times New Roman" w:eastAsiaTheme="minorHAnsi" w:hAnsi="Times New Roman"/>
          <w:iCs/>
          <w:sz w:val="24"/>
          <w:szCs w:val="18"/>
          <w:lang w:eastAsia="en-US"/>
        </w:rPr>
        <w:lastRenderedPageBreak/>
        <w:t>Supplemental Table S</w:t>
      </w:r>
      <w:r w:rsidRPr="00F60BCB">
        <w:rPr>
          <w:rFonts w:ascii="Times New Roman" w:eastAsiaTheme="minorHAnsi" w:hAnsi="Times New Roman"/>
          <w:iCs/>
          <w:sz w:val="24"/>
          <w:szCs w:val="18"/>
          <w:lang w:eastAsia="en-US"/>
        </w:rPr>
        <w:fldChar w:fldCharType="begin"/>
      </w:r>
      <w:r w:rsidRPr="00F60BCB">
        <w:rPr>
          <w:rFonts w:ascii="Times New Roman" w:eastAsiaTheme="minorHAnsi" w:hAnsi="Times New Roman"/>
          <w:iCs/>
          <w:sz w:val="24"/>
          <w:szCs w:val="18"/>
          <w:lang w:eastAsia="en-US"/>
        </w:rPr>
        <w:instrText xml:space="preserve"> SEQ Supplemental_Table_S \* ARABIC </w:instrText>
      </w:r>
      <w:r w:rsidRPr="00F60BCB">
        <w:rPr>
          <w:rFonts w:ascii="Times New Roman" w:eastAsiaTheme="minorHAnsi" w:hAnsi="Times New Roman"/>
          <w:iCs/>
          <w:sz w:val="24"/>
          <w:szCs w:val="18"/>
          <w:lang w:eastAsia="en-US"/>
        </w:rPr>
        <w:fldChar w:fldCharType="separate"/>
      </w:r>
      <w:r w:rsidRPr="00F60BCB">
        <w:rPr>
          <w:rFonts w:ascii="Times New Roman" w:eastAsiaTheme="minorHAnsi" w:hAnsi="Times New Roman"/>
          <w:iCs/>
          <w:noProof/>
          <w:sz w:val="24"/>
          <w:szCs w:val="18"/>
          <w:lang w:eastAsia="en-US"/>
        </w:rPr>
        <w:t>3</w:t>
      </w:r>
      <w:r w:rsidRPr="00F60BCB">
        <w:rPr>
          <w:rFonts w:ascii="Times New Roman" w:eastAsiaTheme="minorHAnsi" w:hAnsi="Times New Roman"/>
          <w:iCs/>
          <w:sz w:val="24"/>
          <w:szCs w:val="18"/>
          <w:lang w:eastAsia="en-US"/>
        </w:rPr>
        <w:fldChar w:fldCharType="end"/>
      </w:r>
      <w:r w:rsidRPr="00F60BCB">
        <w:rPr>
          <w:rFonts w:ascii="Times New Roman" w:eastAsiaTheme="minorHAnsi" w:hAnsi="Times New Roman"/>
          <w:iCs/>
          <w:sz w:val="24"/>
          <w:szCs w:val="18"/>
          <w:lang w:eastAsia="en-US"/>
        </w:rPr>
        <w:t xml:space="preserve"> Concentrations of other high-molecular-weight phthalate metabolites </w:t>
      </w:r>
      <w:ins w:id="44" w:author="Peng, Mia Qing" w:date="2022-11-13T15:50:00Z">
        <w:r w:rsidR="00AE18B2">
          <w:rPr>
            <w:rFonts w:ascii="Times New Roman" w:eastAsiaTheme="minorHAnsi" w:hAnsi="Times New Roman"/>
            <w:iCs/>
            <w:sz w:val="24"/>
            <w:szCs w:val="18"/>
            <w:lang w:eastAsia="en-US"/>
          </w:rPr>
          <w:t xml:space="preserve">and </w:t>
        </w:r>
      </w:ins>
      <w:ins w:id="45" w:author="Peng, Mia Qing" w:date="2022-11-13T15:51:00Z">
        <w:r w:rsidR="00AE18B2" w:rsidRPr="00AE18B2">
          <w:rPr>
            <w:rFonts w:ascii="Times New Roman" w:eastAsiaTheme="minorHAnsi" w:hAnsi="Times New Roman" w:hint="eastAsia"/>
            <w:iCs/>
            <w:sz w:val="24"/>
            <w:szCs w:val="18"/>
            <w:lang w:eastAsia="en-US"/>
          </w:rPr>
          <w:t>∑</w:t>
        </w:r>
        <w:r w:rsidR="00AE18B2" w:rsidRPr="00AE18B2">
          <w:rPr>
            <w:rFonts w:ascii="Times New Roman" w:eastAsiaTheme="minorHAnsi" w:hAnsi="Times New Roman" w:hint="eastAsia"/>
            <w:iCs/>
            <w:sz w:val="24"/>
            <w:szCs w:val="18"/>
            <w:lang w:eastAsia="en-US"/>
          </w:rPr>
          <w:t>HMW phthalate metabolites</w:t>
        </w:r>
        <w:r w:rsidR="00AE18B2" w:rsidRPr="00AE18B2">
          <w:rPr>
            <w:rFonts w:ascii="Times New Roman" w:eastAsiaTheme="minorHAnsi" w:hAnsi="Times New Roman"/>
            <w:iCs/>
            <w:sz w:val="24"/>
            <w:szCs w:val="18"/>
            <w:lang w:eastAsia="en-US"/>
          </w:rPr>
          <w:t xml:space="preserve"> </w:t>
        </w:r>
      </w:ins>
      <w:r w:rsidRPr="00F60BCB">
        <w:rPr>
          <w:rFonts w:ascii="Times New Roman" w:eastAsiaTheme="minorHAnsi" w:hAnsi="Times New Roman"/>
          <w:iCs/>
          <w:sz w:val="24"/>
          <w:szCs w:val="18"/>
          <w:lang w:eastAsia="en-US"/>
        </w:rPr>
        <w:t>in 1999/2000 by covariates</w:t>
      </w:r>
      <w:bookmarkEnd w:id="43"/>
    </w:p>
    <w:tbl>
      <w:tblPr>
        <w:tblStyle w:val="TableGrid1"/>
        <w:tblW w:w="4808" w:type="pct"/>
        <w:tblBorders>
          <w:insideH w:val="none" w:sz="0" w:space="0" w:color="auto"/>
          <w:insideV w:val="none" w:sz="0" w:space="0" w:color="auto"/>
        </w:tblBorders>
        <w:tblLook w:val="04A0" w:firstRow="1" w:lastRow="0" w:firstColumn="1" w:lastColumn="0" w:noHBand="0" w:noVBand="1"/>
      </w:tblPr>
      <w:tblGrid>
        <w:gridCol w:w="1716"/>
        <w:gridCol w:w="703"/>
        <w:gridCol w:w="1358"/>
        <w:gridCol w:w="1358"/>
        <w:gridCol w:w="1286"/>
        <w:gridCol w:w="1286"/>
        <w:gridCol w:w="1284"/>
        <w:tblGridChange w:id="46">
          <w:tblGrid>
            <w:gridCol w:w="1716"/>
            <w:gridCol w:w="703"/>
            <w:gridCol w:w="1358"/>
            <w:gridCol w:w="1358"/>
            <w:gridCol w:w="1286"/>
            <w:gridCol w:w="1286"/>
            <w:gridCol w:w="1284"/>
          </w:tblGrid>
        </w:tblGridChange>
      </w:tblGrid>
      <w:tr w:rsidR="00F60BCB" w:rsidRPr="00215B5A" w14:paraId="591919BF" w14:textId="77777777" w:rsidTr="00A35266">
        <w:trPr>
          <w:tblHeader/>
        </w:trPr>
        <w:tc>
          <w:tcPr>
            <w:tcW w:w="954" w:type="pct"/>
            <w:tcBorders>
              <w:top w:val="single" w:sz="4" w:space="0" w:color="auto"/>
            </w:tcBorders>
          </w:tcPr>
          <w:p w14:paraId="03D6FB21" w14:textId="77777777" w:rsidR="00F60BCB" w:rsidRPr="00215B5A" w:rsidRDefault="00F60BCB" w:rsidP="00F60BCB">
            <w:pPr>
              <w:rPr>
                <w:rFonts w:ascii="Times New Roman" w:hAnsi="Times New Roman" w:cs="Times New Roman"/>
                <w:sz w:val="18"/>
                <w:szCs w:val="18"/>
              </w:rPr>
            </w:pPr>
          </w:p>
        </w:tc>
        <w:tc>
          <w:tcPr>
            <w:tcW w:w="391" w:type="pct"/>
            <w:tcBorders>
              <w:top w:val="single" w:sz="4" w:space="0" w:color="auto"/>
              <w:bottom w:val="nil"/>
            </w:tcBorders>
            <w:vAlign w:val="center"/>
          </w:tcPr>
          <w:p w14:paraId="696CC5DA" w14:textId="77777777" w:rsidR="00F60BCB" w:rsidRPr="00215B5A" w:rsidRDefault="00F60BCB" w:rsidP="00F60BCB">
            <w:pPr>
              <w:jc w:val="center"/>
              <w:rPr>
                <w:rFonts w:ascii="Times New Roman" w:hAnsi="Times New Roman" w:cs="Times New Roman"/>
                <w:b/>
                <w:bCs/>
                <w:color w:val="000000"/>
                <w:sz w:val="18"/>
                <w:szCs w:val="18"/>
              </w:rPr>
            </w:pPr>
            <w:r w:rsidRPr="00215B5A">
              <w:rPr>
                <w:rFonts w:ascii="Times New Roman" w:hAnsi="Times New Roman" w:cs="Times New Roman"/>
                <w:b/>
                <w:bCs/>
                <w:color w:val="000000"/>
                <w:sz w:val="18"/>
                <w:szCs w:val="18"/>
              </w:rPr>
              <w:t>N</w:t>
            </w:r>
            <w:r w:rsidRPr="00215B5A">
              <w:rPr>
                <w:rFonts w:ascii="Times New Roman" w:hAnsi="Times New Roman" w:cs="Times New Roman"/>
                <w:color w:val="000000"/>
                <w:sz w:val="18"/>
                <w:szCs w:val="18"/>
                <w:vertAlign w:val="superscript"/>
              </w:rPr>
              <w:t>1</w:t>
            </w:r>
          </w:p>
        </w:tc>
        <w:tc>
          <w:tcPr>
            <w:tcW w:w="755" w:type="pct"/>
            <w:tcBorders>
              <w:top w:val="single" w:sz="4" w:space="0" w:color="auto"/>
              <w:bottom w:val="nil"/>
            </w:tcBorders>
            <w:shd w:val="clear" w:color="auto" w:fill="auto"/>
            <w:vAlign w:val="center"/>
          </w:tcPr>
          <w:p w14:paraId="0CEF2420" w14:textId="77777777" w:rsidR="00F60BCB" w:rsidRPr="00215B5A" w:rsidRDefault="00F60BCB" w:rsidP="00F60BCB">
            <w:pPr>
              <w:jc w:val="center"/>
              <w:rPr>
                <w:rFonts w:ascii="Times New Roman" w:hAnsi="Times New Roman" w:cs="Times New Roman"/>
                <w:b/>
                <w:bCs/>
                <w:sz w:val="18"/>
                <w:szCs w:val="18"/>
                <w:vertAlign w:val="superscript"/>
              </w:rPr>
            </w:pPr>
            <w:r w:rsidRPr="00215B5A">
              <w:rPr>
                <w:rFonts w:ascii="Times New Roman" w:hAnsi="Times New Roman" w:cs="Times New Roman"/>
                <w:b/>
                <w:bCs/>
                <w:color w:val="000000"/>
                <w:sz w:val="18"/>
                <w:szCs w:val="18"/>
              </w:rPr>
              <w:t>MBzP</w:t>
            </w:r>
            <w:r w:rsidRPr="00215B5A">
              <w:rPr>
                <w:rFonts w:ascii="Times New Roman" w:hAnsi="Times New Roman" w:cs="Times New Roman"/>
                <w:color w:val="000000"/>
                <w:sz w:val="18"/>
                <w:szCs w:val="18"/>
                <w:vertAlign w:val="superscript"/>
              </w:rPr>
              <w:t>2</w:t>
            </w:r>
          </w:p>
        </w:tc>
        <w:tc>
          <w:tcPr>
            <w:tcW w:w="755" w:type="pct"/>
            <w:tcBorders>
              <w:top w:val="single" w:sz="4" w:space="0" w:color="auto"/>
              <w:bottom w:val="nil"/>
            </w:tcBorders>
            <w:shd w:val="clear" w:color="auto" w:fill="auto"/>
            <w:vAlign w:val="center"/>
          </w:tcPr>
          <w:p w14:paraId="4D4990A1" w14:textId="77777777" w:rsidR="00F60BCB" w:rsidRPr="00215B5A" w:rsidRDefault="00F60BCB" w:rsidP="00F60BCB">
            <w:pPr>
              <w:jc w:val="center"/>
              <w:rPr>
                <w:rFonts w:ascii="Times New Roman" w:hAnsi="Times New Roman" w:cs="Times New Roman"/>
                <w:b/>
                <w:bCs/>
                <w:sz w:val="18"/>
                <w:szCs w:val="18"/>
              </w:rPr>
            </w:pPr>
            <w:r w:rsidRPr="00215B5A">
              <w:rPr>
                <w:rFonts w:ascii="Times New Roman" w:hAnsi="Times New Roman" w:cs="Times New Roman"/>
                <w:b/>
                <w:bCs/>
                <w:color w:val="000000"/>
                <w:sz w:val="18"/>
                <w:szCs w:val="18"/>
              </w:rPr>
              <w:t>MCOP</w:t>
            </w:r>
          </w:p>
        </w:tc>
        <w:tc>
          <w:tcPr>
            <w:tcW w:w="715" w:type="pct"/>
            <w:tcBorders>
              <w:top w:val="single" w:sz="4" w:space="0" w:color="auto"/>
              <w:bottom w:val="nil"/>
            </w:tcBorders>
            <w:shd w:val="clear" w:color="auto" w:fill="auto"/>
            <w:vAlign w:val="center"/>
          </w:tcPr>
          <w:p w14:paraId="1A3E4263" w14:textId="77777777" w:rsidR="00F60BCB" w:rsidRPr="00215B5A" w:rsidRDefault="00F60BCB" w:rsidP="00F60BCB">
            <w:pPr>
              <w:jc w:val="center"/>
              <w:rPr>
                <w:rFonts w:ascii="Times New Roman" w:hAnsi="Times New Roman" w:cs="Times New Roman"/>
                <w:b/>
                <w:bCs/>
                <w:sz w:val="18"/>
                <w:szCs w:val="18"/>
              </w:rPr>
            </w:pPr>
            <w:r w:rsidRPr="00215B5A">
              <w:rPr>
                <w:rFonts w:ascii="Times New Roman" w:hAnsi="Times New Roman" w:cs="Times New Roman"/>
                <w:b/>
                <w:bCs/>
                <w:color w:val="000000"/>
                <w:sz w:val="18"/>
                <w:szCs w:val="18"/>
              </w:rPr>
              <w:t>MCNP</w:t>
            </w:r>
          </w:p>
        </w:tc>
        <w:tc>
          <w:tcPr>
            <w:tcW w:w="715" w:type="pct"/>
            <w:tcBorders>
              <w:top w:val="single" w:sz="4" w:space="0" w:color="auto"/>
              <w:bottom w:val="nil"/>
            </w:tcBorders>
            <w:shd w:val="clear" w:color="auto" w:fill="auto"/>
            <w:vAlign w:val="center"/>
          </w:tcPr>
          <w:p w14:paraId="618597E5" w14:textId="77777777" w:rsidR="00F60BCB" w:rsidRPr="00215B5A" w:rsidRDefault="00F60BCB" w:rsidP="00F60BCB">
            <w:pPr>
              <w:jc w:val="center"/>
              <w:rPr>
                <w:rFonts w:ascii="Times New Roman" w:hAnsi="Times New Roman" w:cs="Times New Roman"/>
                <w:b/>
                <w:bCs/>
                <w:sz w:val="18"/>
                <w:szCs w:val="18"/>
              </w:rPr>
            </w:pPr>
            <w:r w:rsidRPr="00215B5A">
              <w:rPr>
                <w:rFonts w:ascii="Times New Roman" w:hAnsi="Times New Roman" w:cs="Times New Roman"/>
                <w:b/>
                <w:bCs/>
                <w:color w:val="000000"/>
                <w:sz w:val="18"/>
                <w:szCs w:val="18"/>
              </w:rPr>
              <w:t>MCPP</w:t>
            </w:r>
          </w:p>
        </w:tc>
        <w:tc>
          <w:tcPr>
            <w:tcW w:w="714" w:type="pct"/>
            <w:tcBorders>
              <w:top w:val="single" w:sz="4" w:space="0" w:color="auto"/>
              <w:bottom w:val="nil"/>
            </w:tcBorders>
          </w:tcPr>
          <w:p w14:paraId="5D21146A" w14:textId="17EAC762" w:rsidR="00F60BCB" w:rsidRPr="00215B5A" w:rsidRDefault="00F60BCB" w:rsidP="00F60BCB">
            <w:pPr>
              <w:jc w:val="center"/>
              <w:rPr>
                <w:rFonts w:ascii="Times New Roman" w:hAnsi="Times New Roman" w:cs="Times New Roman"/>
                <w:b/>
                <w:bCs/>
                <w:color w:val="000000"/>
                <w:sz w:val="18"/>
                <w:szCs w:val="18"/>
              </w:rPr>
            </w:pPr>
            <w:bookmarkStart w:id="47" w:name="_Hlk119247107"/>
            <w:r w:rsidRPr="00215B5A">
              <w:rPr>
                <w:rFonts w:ascii="Times New Roman" w:hAnsi="Times New Roman" w:cs="Times New Roman"/>
                <w:b/>
                <w:bCs/>
                <w:color w:val="000000"/>
                <w:sz w:val="18"/>
                <w:szCs w:val="18"/>
              </w:rPr>
              <w:t>∑</w:t>
            </w:r>
            <w:del w:id="48" w:author="Peng, Mia Qing" w:date="2022-11-13T15:57:00Z">
              <w:r w:rsidRPr="00215B5A" w:rsidDel="0028032D">
                <w:rPr>
                  <w:rFonts w:ascii="Times New Roman" w:hAnsi="Times New Roman" w:cs="Times New Roman"/>
                  <w:b/>
                  <w:bCs/>
                  <w:color w:val="000000"/>
                  <w:sz w:val="18"/>
                  <w:szCs w:val="18"/>
                </w:rPr>
                <w:delText xml:space="preserve"> </w:delText>
              </w:r>
            </w:del>
            <w:r w:rsidRPr="00215B5A">
              <w:rPr>
                <w:rFonts w:ascii="Times New Roman" w:hAnsi="Times New Roman" w:cs="Times New Roman"/>
                <w:b/>
                <w:bCs/>
                <w:color w:val="000000"/>
                <w:sz w:val="18"/>
                <w:szCs w:val="18"/>
              </w:rPr>
              <w:t>HMW phthalate metabolites</w:t>
            </w:r>
            <w:bookmarkEnd w:id="47"/>
            <w:ins w:id="49" w:author="Peng, Mia Qing" w:date="2022-11-13T15:57:00Z">
              <w:r w:rsidR="0028032D" w:rsidRPr="00215B5A">
                <w:rPr>
                  <w:rFonts w:ascii="Times New Roman" w:hAnsi="Times New Roman" w:cs="Times New Roman"/>
                  <w:color w:val="000000"/>
                  <w:sz w:val="18"/>
                  <w:szCs w:val="18"/>
                  <w:vertAlign w:val="superscript"/>
                  <w:rPrChange w:id="50" w:author="Peng, Mia Qing" w:date="2022-11-13T16:27:00Z">
                    <w:rPr>
                      <w:rFonts w:ascii="Times New Roman" w:hAnsi="Times New Roman" w:cs="Times New Roman"/>
                      <w:b/>
                      <w:bCs/>
                      <w:color w:val="000000"/>
                      <w:sz w:val="18"/>
                      <w:szCs w:val="18"/>
                    </w:rPr>
                  </w:rPrChange>
                </w:rPr>
                <w:t>3</w:t>
              </w:r>
            </w:ins>
          </w:p>
        </w:tc>
      </w:tr>
      <w:tr w:rsidR="00F60BCB" w:rsidRPr="00215B5A" w14:paraId="59EBB1F3" w14:textId="77777777" w:rsidTr="00A35266">
        <w:trPr>
          <w:tblHeader/>
        </w:trPr>
        <w:tc>
          <w:tcPr>
            <w:tcW w:w="954" w:type="pct"/>
          </w:tcPr>
          <w:p w14:paraId="32FD9C2A" w14:textId="77777777" w:rsidR="00F60BCB" w:rsidRPr="00215B5A" w:rsidRDefault="00F60BCB" w:rsidP="00F60BCB">
            <w:pPr>
              <w:rPr>
                <w:rFonts w:ascii="Times New Roman" w:hAnsi="Times New Roman" w:cs="Times New Roman"/>
                <w:sz w:val="18"/>
                <w:szCs w:val="18"/>
              </w:rPr>
            </w:pPr>
          </w:p>
        </w:tc>
        <w:tc>
          <w:tcPr>
            <w:tcW w:w="391" w:type="pct"/>
            <w:tcBorders>
              <w:top w:val="nil"/>
              <w:bottom w:val="single" w:sz="4" w:space="0" w:color="auto"/>
            </w:tcBorders>
            <w:vAlign w:val="center"/>
          </w:tcPr>
          <w:p w14:paraId="465CC0B0" w14:textId="77777777" w:rsidR="00F60BCB" w:rsidRPr="00215B5A" w:rsidRDefault="00F60BCB" w:rsidP="00F60BCB">
            <w:pPr>
              <w:jc w:val="center"/>
              <w:rPr>
                <w:rFonts w:ascii="Times New Roman" w:hAnsi="Times New Roman" w:cs="Times New Roman"/>
                <w:sz w:val="18"/>
                <w:szCs w:val="18"/>
              </w:rPr>
            </w:pPr>
          </w:p>
        </w:tc>
        <w:tc>
          <w:tcPr>
            <w:tcW w:w="755" w:type="pct"/>
            <w:tcBorders>
              <w:top w:val="nil"/>
              <w:bottom w:val="single" w:sz="4" w:space="0" w:color="auto"/>
            </w:tcBorders>
            <w:vAlign w:val="center"/>
          </w:tcPr>
          <w:p w14:paraId="6F58FA13"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sz w:val="18"/>
                <w:szCs w:val="18"/>
              </w:rPr>
              <w:t xml:space="preserve">Median </w:t>
            </w:r>
          </w:p>
          <w:p w14:paraId="437E9873"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sz w:val="18"/>
                <w:szCs w:val="18"/>
              </w:rPr>
              <w:t>(Q1, Q3) ng/mL</w:t>
            </w:r>
          </w:p>
        </w:tc>
        <w:tc>
          <w:tcPr>
            <w:tcW w:w="755" w:type="pct"/>
            <w:tcBorders>
              <w:top w:val="nil"/>
              <w:bottom w:val="single" w:sz="4" w:space="0" w:color="auto"/>
            </w:tcBorders>
            <w:vAlign w:val="center"/>
          </w:tcPr>
          <w:p w14:paraId="6AAB3CD5"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sz w:val="18"/>
                <w:szCs w:val="18"/>
              </w:rPr>
              <w:t xml:space="preserve">Median </w:t>
            </w:r>
          </w:p>
          <w:p w14:paraId="4649950A"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sz w:val="18"/>
                <w:szCs w:val="18"/>
              </w:rPr>
              <w:t>(Q1, Q3) ng/mL</w:t>
            </w:r>
          </w:p>
        </w:tc>
        <w:tc>
          <w:tcPr>
            <w:tcW w:w="715" w:type="pct"/>
            <w:tcBorders>
              <w:top w:val="nil"/>
              <w:bottom w:val="single" w:sz="4" w:space="0" w:color="auto"/>
            </w:tcBorders>
            <w:vAlign w:val="center"/>
          </w:tcPr>
          <w:p w14:paraId="0FE77C6C"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sz w:val="18"/>
                <w:szCs w:val="18"/>
              </w:rPr>
              <w:t xml:space="preserve">Median </w:t>
            </w:r>
          </w:p>
          <w:p w14:paraId="3E9D0244"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sz w:val="18"/>
                <w:szCs w:val="18"/>
              </w:rPr>
              <w:t>(Q1, Q3) ng/mL</w:t>
            </w:r>
          </w:p>
        </w:tc>
        <w:tc>
          <w:tcPr>
            <w:tcW w:w="715" w:type="pct"/>
            <w:tcBorders>
              <w:top w:val="nil"/>
              <w:bottom w:val="single" w:sz="4" w:space="0" w:color="auto"/>
            </w:tcBorders>
            <w:vAlign w:val="center"/>
          </w:tcPr>
          <w:p w14:paraId="286CCC09"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sz w:val="18"/>
                <w:szCs w:val="18"/>
              </w:rPr>
              <w:t xml:space="preserve">Median </w:t>
            </w:r>
          </w:p>
          <w:p w14:paraId="70DC4D3C"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sz w:val="18"/>
                <w:szCs w:val="18"/>
              </w:rPr>
              <w:t>(Q1, Q3) ng/mL</w:t>
            </w:r>
          </w:p>
        </w:tc>
        <w:tc>
          <w:tcPr>
            <w:tcW w:w="714" w:type="pct"/>
            <w:tcBorders>
              <w:top w:val="nil"/>
              <w:bottom w:val="single" w:sz="4" w:space="0" w:color="auto"/>
            </w:tcBorders>
          </w:tcPr>
          <w:p w14:paraId="4E8BDA14"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sz w:val="18"/>
                <w:szCs w:val="18"/>
              </w:rPr>
              <w:t xml:space="preserve">Median </w:t>
            </w:r>
          </w:p>
          <w:p w14:paraId="6639FEAA"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sz w:val="18"/>
                <w:szCs w:val="18"/>
              </w:rPr>
              <w:t>(Q1, Q3) nmol/mL</w:t>
            </w:r>
          </w:p>
        </w:tc>
      </w:tr>
      <w:tr w:rsidR="00F60BCB" w:rsidRPr="00215B5A" w14:paraId="26910950" w14:textId="77777777" w:rsidTr="00A35266">
        <w:tc>
          <w:tcPr>
            <w:tcW w:w="954" w:type="pct"/>
          </w:tcPr>
          <w:p w14:paraId="42168A39" w14:textId="77777777" w:rsidR="00F60BCB" w:rsidRPr="00215B5A" w:rsidRDefault="00F60BCB" w:rsidP="00F60BCB">
            <w:pPr>
              <w:rPr>
                <w:rFonts w:ascii="Times New Roman" w:hAnsi="Times New Roman" w:cs="Times New Roman"/>
                <w:b/>
                <w:bCs/>
                <w:sz w:val="18"/>
                <w:szCs w:val="18"/>
              </w:rPr>
            </w:pPr>
            <w:r w:rsidRPr="00215B5A">
              <w:rPr>
                <w:rFonts w:ascii="Times New Roman" w:hAnsi="Times New Roman" w:cs="Times New Roman"/>
                <w:b/>
                <w:bCs/>
                <w:sz w:val="18"/>
                <w:szCs w:val="18"/>
              </w:rPr>
              <w:t>Age</w:t>
            </w:r>
          </w:p>
        </w:tc>
        <w:tc>
          <w:tcPr>
            <w:tcW w:w="391" w:type="pct"/>
            <w:tcBorders>
              <w:top w:val="single" w:sz="4" w:space="0" w:color="auto"/>
            </w:tcBorders>
            <w:vAlign w:val="center"/>
          </w:tcPr>
          <w:p w14:paraId="75C18977" w14:textId="77777777" w:rsidR="00F60BCB" w:rsidRPr="00215B5A" w:rsidRDefault="00F60BCB" w:rsidP="00F60BCB">
            <w:pPr>
              <w:jc w:val="center"/>
              <w:rPr>
                <w:rFonts w:ascii="Times New Roman" w:hAnsi="Times New Roman" w:cs="Times New Roman"/>
                <w:sz w:val="18"/>
                <w:szCs w:val="18"/>
              </w:rPr>
            </w:pPr>
          </w:p>
        </w:tc>
        <w:tc>
          <w:tcPr>
            <w:tcW w:w="755" w:type="pct"/>
            <w:tcBorders>
              <w:top w:val="single" w:sz="4" w:space="0" w:color="auto"/>
            </w:tcBorders>
            <w:vAlign w:val="center"/>
          </w:tcPr>
          <w:p w14:paraId="1CC3957D" w14:textId="77777777" w:rsidR="00F60BCB" w:rsidRPr="00215B5A" w:rsidRDefault="00F60BCB" w:rsidP="00F60BCB">
            <w:pPr>
              <w:jc w:val="center"/>
              <w:rPr>
                <w:rFonts w:ascii="Times New Roman" w:hAnsi="Times New Roman" w:cs="Times New Roman"/>
                <w:sz w:val="18"/>
                <w:szCs w:val="18"/>
              </w:rPr>
            </w:pPr>
          </w:p>
        </w:tc>
        <w:tc>
          <w:tcPr>
            <w:tcW w:w="755" w:type="pct"/>
            <w:tcBorders>
              <w:top w:val="single" w:sz="4" w:space="0" w:color="auto"/>
            </w:tcBorders>
            <w:vAlign w:val="center"/>
          </w:tcPr>
          <w:p w14:paraId="164AAE9C" w14:textId="77777777" w:rsidR="00F60BCB" w:rsidRPr="00215B5A" w:rsidRDefault="00F60BCB" w:rsidP="00F60BCB">
            <w:pPr>
              <w:jc w:val="center"/>
              <w:rPr>
                <w:rFonts w:ascii="Times New Roman" w:hAnsi="Times New Roman" w:cs="Times New Roman"/>
                <w:sz w:val="18"/>
                <w:szCs w:val="18"/>
              </w:rPr>
            </w:pPr>
          </w:p>
        </w:tc>
        <w:tc>
          <w:tcPr>
            <w:tcW w:w="715" w:type="pct"/>
            <w:tcBorders>
              <w:top w:val="single" w:sz="4" w:space="0" w:color="auto"/>
            </w:tcBorders>
            <w:vAlign w:val="center"/>
          </w:tcPr>
          <w:p w14:paraId="4A19541D" w14:textId="77777777" w:rsidR="00F60BCB" w:rsidRPr="00215B5A" w:rsidRDefault="00F60BCB" w:rsidP="00F60BCB">
            <w:pPr>
              <w:jc w:val="center"/>
              <w:rPr>
                <w:rFonts w:ascii="Times New Roman" w:hAnsi="Times New Roman" w:cs="Times New Roman"/>
                <w:sz w:val="18"/>
                <w:szCs w:val="18"/>
              </w:rPr>
            </w:pPr>
          </w:p>
        </w:tc>
        <w:tc>
          <w:tcPr>
            <w:tcW w:w="715" w:type="pct"/>
            <w:tcBorders>
              <w:top w:val="single" w:sz="4" w:space="0" w:color="auto"/>
            </w:tcBorders>
            <w:vAlign w:val="center"/>
          </w:tcPr>
          <w:p w14:paraId="48BCB447" w14:textId="77777777" w:rsidR="00F60BCB" w:rsidRPr="00215B5A" w:rsidRDefault="00F60BCB" w:rsidP="00F60BCB">
            <w:pPr>
              <w:jc w:val="center"/>
              <w:rPr>
                <w:rFonts w:ascii="Times New Roman" w:hAnsi="Times New Roman" w:cs="Times New Roman"/>
                <w:sz w:val="18"/>
                <w:szCs w:val="18"/>
              </w:rPr>
            </w:pPr>
          </w:p>
        </w:tc>
        <w:tc>
          <w:tcPr>
            <w:tcW w:w="714" w:type="pct"/>
            <w:tcBorders>
              <w:top w:val="single" w:sz="4" w:space="0" w:color="auto"/>
            </w:tcBorders>
          </w:tcPr>
          <w:p w14:paraId="0A5CD62C" w14:textId="77777777" w:rsidR="00F60BCB" w:rsidRPr="00215B5A" w:rsidRDefault="00F60BCB" w:rsidP="00F60BCB">
            <w:pPr>
              <w:jc w:val="center"/>
              <w:rPr>
                <w:rFonts w:ascii="Times New Roman" w:hAnsi="Times New Roman" w:cs="Times New Roman"/>
                <w:sz w:val="18"/>
                <w:szCs w:val="18"/>
              </w:rPr>
            </w:pPr>
          </w:p>
        </w:tc>
      </w:tr>
      <w:tr w:rsidR="00215B5A" w:rsidRPr="00215B5A" w14:paraId="72897C09" w14:textId="77777777" w:rsidTr="00215B5A">
        <w:tblPrEx>
          <w:tblW w:w="4808" w:type="pct"/>
          <w:tblBorders>
            <w:insideH w:val="none" w:sz="0" w:space="0" w:color="auto"/>
            <w:insideV w:val="none" w:sz="0" w:space="0" w:color="auto"/>
          </w:tblBorders>
          <w:tblPrExChange w:id="51"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52" w:author="Peng, Mia Qing" w:date="2022-11-13T16:27:00Z">
              <w:tcPr>
                <w:tcW w:w="954" w:type="pct"/>
                <w:vAlign w:val="center"/>
              </w:tcPr>
            </w:tcPrChange>
          </w:tcPr>
          <w:p w14:paraId="251F05CD" w14:textId="77777777" w:rsidR="00215B5A" w:rsidRPr="00215B5A" w:rsidRDefault="00215B5A" w:rsidP="00215B5A">
            <w:pPr>
              <w:rPr>
                <w:rFonts w:ascii="Times New Roman" w:hAnsi="Times New Roman" w:cs="Times New Roman"/>
                <w:sz w:val="18"/>
                <w:szCs w:val="18"/>
              </w:rPr>
            </w:pPr>
            <m:oMath>
              <m:r>
                <w:rPr>
                  <w:rFonts w:ascii="Cambria Math" w:hAnsi="Cambria Math" w:cs="Times New Roman"/>
                  <w:sz w:val="18"/>
                  <w:szCs w:val="18"/>
                </w:rPr>
                <m:t xml:space="preserve">≤ </m:t>
              </m:r>
            </m:oMath>
            <w:r w:rsidRPr="00215B5A">
              <w:rPr>
                <w:rFonts w:ascii="Times New Roman" w:hAnsi="Times New Roman" w:cs="Times New Roman"/>
                <w:sz w:val="18"/>
                <w:szCs w:val="18"/>
              </w:rPr>
              <w:t>49</w:t>
            </w:r>
          </w:p>
        </w:tc>
        <w:tc>
          <w:tcPr>
            <w:tcW w:w="391" w:type="pct"/>
            <w:tcBorders>
              <w:top w:val="nil"/>
              <w:left w:val="nil"/>
              <w:bottom w:val="nil"/>
              <w:right w:val="nil"/>
            </w:tcBorders>
            <w:shd w:val="clear" w:color="auto" w:fill="auto"/>
            <w:vAlign w:val="center"/>
            <w:tcPrChange w:id="53" w:author="Peng, Mia Qing" w:date="2022-11-13T16:27:00Z">
              <w:tcPr>
                <w:tcW w:w="391" w:type="pct"/>
                <w:tcBorders>
                  <w:top w:val="nil"/>
                  <w:left w:val="nil"/>
                  <w:bottom w:val="nil"/>
                  <w:right w:val="nil"/>
                </w:tcBorders>
                <w:shd w:val="clear" w:color="auto" w:fill="auto"/>
                <w:vAlign w:val="center"/>
              </w:tcPr>
            </w:tcPrChange>
          </w:tcPr>
          <w:p w14:paraId="322E44BE"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580</w:t>
            </w:r>
          </w:p>
        </w:tc>
        <w:tc>
          <w:tcPr>
            <w:tcW w:w="755" w:type="pct"/>
            <w:tcBorders>
              <w:top w:val="nil"/>
              <w:left w:val="nil"/>
              <w:bottom w:val="nil"/>
              <w:right w:val="nil"/>
            </w:tcBorders>
            <w:shd w:val="clear" w:color="auto" w:fill="auto"/>
            <w:vAlign w:val="bottom"/>
            <w:tcPrChange w:id="54" w:author="Peng, Mia Qing" w:date="2022-11-13T16:27:00Z">
              <w:tcPr>
                <w:tcW w:w="755" w:type="pct"/>
                <w:tcBorders>
                  <w:top w:val="nil"/>
                  <w:left w:val="nil"/>
                  <w:bottom w:val="nil"/>
                  <w:right w:val="nil"/>
                </w:tcBorders>
                <w:shd w:val="clear" w:color="auto" w:fill="auto"/>
                <w:vAlign w:val="bottom"/>
              </w:tcPr>
            </w:tcPrChange>
          </w:tcPr>
          <w:p w14:paraId="340FFA80"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11.53</w:t>
            </w:r>
            <w:r w:rsidRPr="00215B5A">
              <w:rPr>
                <w:rFonts w:ascii="Times New Roman" w:hAnsi="Times New Roman" w:cs="Times New Roman"/>
                <w:color w:val="000000"/>
                <w:sz w:val="18"/>
                <w:szCs w:val="18"/>
              </w:rPr>
              <w:br/>
              <w:t>(7.01, 20.53)</w:t>
            </w:r>
          </w:p>
        </w:tc>
        <w:tc>
          <w:tcPr>
            <w:tcW w:w="755" w:type="pct"/>
            <w:tcBorders>
              <w:top w:val="nil"/>
              <w:left w:val="nil"/>
              <w:bottom w:val="nil"/>
              <w:right w:val="nil"/>
            </w:tcBorders>
            <w:shd w:val="clear" w:color="auto" w:fill="auto"/>
            <w:vAlign w:val="bottom"/>
            <w:tcPrChange w:id="55" w:author="Peng, Mia Qing" w:date="2022-11-13T16:27:00Z">
              <w:tcPr>
                <w:tcW w:w="755" w:type="pct"/>
                <w:tcBorders>
                  <w:top w:val="nil"/>
                  <w:left w:val="nil"/>
                  <w:bottom w:val="nil"/>
                  <w:right w:val="nil"/>
                </w:tcBorders>
                <w:shd w:val="clear" w:color="auto" w:fill="auto"/>
                <w:vAlign w:val="bottom"/>
              </w:tcPr>
            </w:tcPrChange>
          </w:tcPr>
          <w:p w14:paraId="6409D34B"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5.08</w:t>
            </w:r>
            <w:r w:rsidRPr="00215B5A">
              <w:rPr>
                <w:rFonts w:ascii="Times New Roman" w:hAnsi="Times New Roman" w:cs="Times New Roman"/>
                <w:color w:val="000000"/>
                <w:sz w:val="18"/>
                <w:szCs w:val="18"/>
              </w:rPr>
              <w:br/>
              <w:t>(3.06, 8.87)</w:t>
            </w:r>
          </w:p>
        </w:tc>
        <w:tc>
          <w:tcPr>
            <w:tcW w:w="715" w:type="pct"/>
            <w:tcBorders>
              <w:top w:val="nil"/>
              <w:left w:val="nil"/>
              <w:bottom w:val="nil"/>
              <w:right w:val="nil"/>
            </w:tcBorders>
            <w:shd w:val="clear" w:color="auto" w:fill="auto"/>
            <w:vAlign w:val="bottom"/>
            <w:tcPrChange w:id="56" w:author="Peng, Mia Qing" w:date="2022-11-13T16:27:00Z">
              <w:tcPr>
                <w:tcW w:w="715" w:type="pct"/>
                <w:tcBorders>
                  <w:top w:val="nil"/>
                  <w:left w:val="nil"/>
                  <w:bottom w:val="nil"/>
                  <w:right w:val="nil"/>
                </w:tcBorders>
                <w:shd w:val="clear" w:color="auto" w:fill="auto"/>
                <w:vAlign w:val="bottom"/>
              </w:tcPr>
            </w:tcPrChange>
          </w:tcPr>
          <w:p w14:paraId="67FBD96F"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2.99</w:t>
            </w:r>
            <w:r w:rsidRPr="00215B5A">
              <w:rPr>
                <w:rFonts w:ascii="Times New Roman" w:hAnsi="Times New Roman" w:cs="Times New Roman"/>
                <w:color w:val="000000"/>
                <w:sz w:val="18"/>
                <w:szCs w:val="18"/>
              </w:rPr>
              <w:br/>
              <w:t>(1.74, 5.82)</w:t>
            </w:r>
          </w:p>
        </w:tc>
        <w:tc>
          <w:tcPr>
            <w:tcW w:w="715" w:type="pct"/>
            <w:tcBorders>
              <w:top w:val="nil"/>
              <w:left w:val="nil"/>
              <w:bottom w:val="nil"/>
              <w:right w:val="nil"/>
            </w:tcBorders>
            <w:shd w:val="clear" w:color="auto" w:fill="auto"/>
            <w:vAlign w:val="bottom"/>
            <w:tcPrChange w:id="57" w:author="Peng, Mia Qing" w:date="2022-11-13T16:27:00Z">
              <w:tcPr>
                <w:tcW w:w="715" w:type="pct"/>
                <w:tcBorders>
                  <w:top w:val="nil"/>
                  <w:left w:val="nil"/>
                  <w:bottom w:val="nil"/>
                  <w:right w:val="nil"/>
                </w:tcBorders>
                <w:shd w:val="clear" w:color="auto" w:fill="auto"/>
                <w:vAlign w:val="bottom"/>
              </w:tcPr>
            </w:tcPrChange>
          </w:tcPr>
          <w:p w14:paraId="43D15476"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3.02</w:t>
            </w:r>
            <w:r w:rsidRPr="00215B5A">
              <w:rPr>
                <w:rFonts w:ascii="Times New Roman" w:hAnsi="Times New Roman" w:cs="Times New Roman"/>
                <w:color w:val="000000"/>
                <w:sz w:val="18"/>
                <w:szCs w:val="18"/>
              </w:rPr>
              <w:br/>
              <w:t>(1.97, 4.70)</w:t>
            </w:r>
          </w:p>
        </w:tc>
        <w:tc>
          <w:tcPr>
            <w:tcW w:w="714" w:type="pct"/>
            <w:tcBorders>
              <w:top w:val="nil"/>
              <w:left w:val="nil"/>
              <w:bottom w:val="nil"/>
              <w:right w:val="single" w:sz="4" w:space="0" w:color="auto"/>
            </w:tcBorders>
            <w:shd w:val="clear" w:color="auto" w:fill="auto"/>
            <w:vAlign w:val="bottom"/>
            <w:tcPrChange w:id="58" w:author="Peng, Mia Qing" w:date="2022-11-13T16:27:00Z">
              <w:tcPr>
                <w:tcW w:w="714" w:type="pct"/>
                <w:tcBorders>
                  <w:top w:val="nil"/>
                  <w:left w:val="nil"/>
                  <w:bottom w:val="nil"/>
                  <w:right w:val="single" w:sz="4" w:space="0" w:color="auto"/>
                </w:tcBorders>
                <w:shd w:val="clear" w:color="auto" w:fill="auto"/>
                <w:vAlign w:val="bottom"/>
              </w:tcPr>
            </w:tcPrChange>
          </w:tcPr>
          <w:p w14:paraId="50A2043D" w14:textId="7142D5FC" w:rsidR="00215B5A" w:rsidRPr="00215B5A" w:rsidRDefault="00215B5A" w:rsidP="00215B5A">
            <w:pPr>
              <w:jc w:val="center"/>
              <w:rPr>
                <w:rFonts w:ascii="Times New Roman" w:hAnsi="Times New Roman" w:cs="Times New Roman"/>
                <w:color w:val="000000"/>
                <w:sz w:val="18"/>
                <w:szCs w:val="18"/>
              </w:rPr>
            </w:pPr>
            <w:ins w:id="59" w:author="Peng, Mia Qing" w:date="2022-11-13T16:24:00Z">
              <w:r w:rsidRPr="00215B5A">
                <w:rPr>
                  <w:rFonts w:ascii="Times New Roman" w:hAnsi="Times New Roman" w:cs="Times New Roman"/>
                  <w:color w:val="000000"/>
                  <w:sz w:val="18"/>
                  <w:szCs w:val="18"/>
                  <w:rPrChange w:id="60" w:author="Peng, Mia Qing" w:date="2022-11-13T16:27:00Z">
                    <w:rPr>
                      <w:rFonts w:ascii="Calibri" w:hAnsi="Calibri" w:cs="Calibri"/>
                      <w:color w:val="000000"/>
                    </w:rPr>
                  </w:rPrChange>
                </w:rPr>
                <w:t>0.31</w:t>
              </w:r>
              <w:r w:rsidRPr="00215B5A">
                <w:rPr>
                  <w:rFonts w:ascii="Times New Roman" w:hAnsi="Times New Roman" w:cs="Times New Roman"/>
                  <w:color w:val="000000"/>
                  <w:sz w:val="18"/>
                  <w:szCs w:val="18"/>
                  <w:rPrChange w:id="61" w:author="Peng, Mia Qing" w:date="2022-11-13T16:27:00Z">
                    <w:rPr>
                      <w:rFonts w:ascii="Calibri" w:hAnsi="Calibri" w:cs="Calibri"/>
                      <w:color w:val="000000"/>
                    </w:rPr>
                  </w:rPrChange>
                </w:rPr>
                <w:br/>
                <w:t>(0.17, 0.51)</w:t>
              </w:r>
            </w:ins>
            <w:del w:id="62" w:author="Peng, Mia Qing" w:date="2022-11-13T16:24:00Z">
              <w:r w:rsidRPr="00215B5A" w:rsidDel="00EF1AF8">
                <w:rPr>
                  <w:rFonts w:ascii="Times New Roman" w:hAnsi="Times New Roman" w:cs="Times New Roman"/>
                  <w:color w:val="000000"/>
                  <w:sz w:val="18"/>
                  <w:szCs w:val="18"/>
                </w:rPr>
                <w:delText>0.09</w:delText>
              </w:r>
              <w:r w:rsidRPr="00215B5A" w:rsidDel="00EF1AF8">
                <w:rPr>
                  <w:rFonts w:ascii="Times New Roman" w:hAnsi="Times New Roman" w:cs="Times New Roman"/>
                  <w:color w:val="000000"/>
                  <w:sz w:val="18"/>
                  <w:szCs w:val="18"/>
                </w:rPr>
                <w:br/>
                <w:delText>(0.06, 0.15)</w:delText>
              </w:r>
            </w:del>
          </w:p>
        </w:tc>
      </w:tr>
      <w:tr w:rsidR="00215B5A" w:rsidRPr="00215B5A" w14:paraId="514BBF55" w14:textId="77777777" w:rsidTr="00215B5A">
        <w:tblPrEx>
          <w:tblW w:w="4808" w:type="pct"/>
          <w:tblBorders>
            <w:insideH w:val="none" w:sz="0" w:space="0" w:color="auto"/>
            <w:insideV w:val="none" w:sz="0" w:space="0" w:color="auto"/>
          </w:tblBorders>
          <w:tblPrExChange w:id="63"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64" w:author="Peng, Mia Qing" w:date="2022-11-13T16:27:00Z">
              <w:tcPr>
                <w:tcW w:w="954" w:type="pct"/>
                <w:vAlign w:val="center"/>
              </w:tcPr>
            </w:tcPrChange>
          </w:tcPr>
          <w:p w14:paraId="1F686A58"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&gt; 49</w:t>
            </w:r>
          </w:p>
        </w:tc>
        <w:tc>
          <w:tcPr>
            <w:tcW w:w="391" w:type="pct"/>
            <w:tcBorders>
              <w:top w:val="nil"/>
              <w:left w:val="nil"/>
              <w:bottom w:val="nil"/>
              <w:right w:val="nil"/>
            </w:tcBorders>
            <w:shd w:val="clear" w:color="auto" w:fill="auto"/>
            <w:vAlign w:val="center"/>
            <w:tcPrChange w:id="65" w:author="Peng, Mia Qing" w:date="2022-11-13T16:27:00Z">
              <w:tcPr>
                <w:tcW w:w="391" w:type="pct"/>
                <w:tcBorders>
                  <w:top w:val="nil"/>
                  <w:left w:val="nil"/>
                  <w:bottom w:val="nil"/>
                  <w:right w:val="nil"/>
                </w:tcBorders>
                <w:shd w:val="clear" w:color="auto" w:fill="auto"/>
                <w:vAlign w:val="center"/>
              </w:tcPr>
            </w:tcPrChange>
          </w:tcPr>
          <w:p w14:paraId="03C47C3A"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713</w:t>
            </w:r>
          </w:p>
        </w:tc>
        <w:tc>
          <w:tcPr>
            <w:tcW w:w="755" w:type="pct"/>
            <w:tcBorders>
              <w:top w:val="nil"/>
              <w:left w:val="nil"/>
              <w:bottom w:val="nil"/>
              <w:right w:val="nil"/>
            </w:tcBorders>
            <w:shd w:val="clear" w:color="auto" w:fill="auto"/>
            <w:vAlign w:val="bottom"/>
            <w:tcPrChange w:id="66" w:author="Peng, Mia Qing" w:date="2022-11-13T16:27:00Z">
              <w:tcPr>
                <w:tcW w:w="755" w:type="pct"/>
                <w:tcBorders>
                  <w:top w:val="nil"/>
                  <w:left w:val="nil"/>
                  <w:bottom w:val="nil"/>
                  <w:right w:val="nil"/>
                </w:tcBorders>
                <w:shd w:val="clear" w:color="auto" w:fill="auto"/>
                <w:vAlign w:val="bottom"/>
              </w:tcPr>
            </w:tcPrChange>
          </w:tcPr>
          <w:p w14:paraId="23DE70C6"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9.30</w:t>
            </w:r>
            <w:r w:rsidRPr="00215B5A">
              <w:rPr>
                <w:rFonts w:ascii="Times New Roman" w:hAnsi="Times New Roman" w:cs="Times New Roman"/>
                <w:color w:val="000000"/>
                <w:sz w:val="18"/>
                <w:szCs w:val="18"/>
              </w:rPr>
              <w:br/>
              <w:t>(5.09, 16.71)</w:t>
            </w:r>
          </w:p>
        </w:tc>
        <w:tc>
          <w:tcPr>
            <w:tcW w:w="755" w:type="pct"/>
            <w:tcBorders>
              <w:top w:val="nil"/>
              <w:left w:val="nil"/>
              <w:bottom w:val="nil"/>
              <w:right w:val="nil"/>
            </w:tcBorders>
            <w:shd w:val="clear" w:color="auto" w:fill="auto"/>
            <w:vAlign w:val="bottom"/>
            <w:tcPrChange w:id="67" w:author="Peng, Mia Qing" w:date="2022-11-13T16:27:00Z">
              <w:tcPr>
                <w:tcW w:w="755" w:type="pct"/>
                <w:tcBorders>
                  <w:top w:val="nil"/>
                  <w:left w:val="nil"/>
                  <w:bottom w:val="nil"/>
                  <w:right w:val="nil"/>
                </w:tcBorders>
                <w:shd w:val="clear" w:color="auto" w:fill="auto"/>
                <w:vAlign w:val="bottom"/>
              </w:tcPr>
            </w:tcPrChange>
          </w:tcPr>
          <w:p w14:paraId="27991C25"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3.94</w:t>
            </w:r>
            <w:r w:rsidRPr="00215B5A">
              <w:rPr>
                <w:rFonts w:ascii="Times New Roman" w:hAnsi="Times New Roman" w:cs="Times New Roman"/>
                <w:color w:val="000000"/>
                <w:sz w:val="18"/>
                <w:szCs w:val="18"/>
              </w:rPr>
              <w:br/>
              <w:t>(2.35, 6.72)</w:t>
            </w:r>
          </w:p>
        </w:tc>
        <w:tc>
          <w:tcPr>
            <w:tcW w:w="715" w:type="pct"/>
            <w:tcBorders>
              <w:top w:val="nil"/>
              <w:left w:val="nil"/>
              <w:bottom w:val="nil"/>
              <w:right w:val="nil"/>
            </w:tcBorders>
            <w:shd w:val="clear" w:color="auto" w:fill="auto"/>
            <w:vAlign w:val="bottom"/>
            <w:tcPrChange w:id="68" w:author="Peng, Mia Qing" w:date="2022-11-13T16:27:00Z">
              <w:tcPr>
                <w:tcW w:w="715" w:type="pct"/>
                <w:tcBorders>
                  <w:top w:val="nil"/>
                  <w:left w:val="nil"/>
                  <w:bottom w:val="nil"/>
                  <w:right w:val="nil"/>
                </w:tcBorders>
                <w:shd w:val="clear" w:color="auto" w:fill="auto"/>
                <w:vAlign w:val="bottom"/>
              </w:tcPr>
            </w:tcPrChange>
          </w:tcPr>
          <w:p w14:paraId="37D98478"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2.30</w:t>
            </w:r>
            <w:r w:rsidRPr="00215B5A">
              <w:rPr>
                <w:rFonts w:ascii="Times New Roman" w:hAnsi="Times New Roman" w:cs="Times New Roman"/>
                <w:color w:val="000000"/>
                <w:sz w:val="18"/>
                <w:szCs w:val="18"/>
              </w:rPr>
              <w:br/>
              <w:t>(1.39, 4.27)</w:t>
            </w:r>
          </w:p>
        </w:tc>
        <w:tc>
          <w:tcPr>
            <w:tcW w:w="715" w:type="pct"/>
            <w:tcBorders>
              <w:top w:val="nil"/>
              <w:left w:val="nil"/>
              <w:bottom w:val="nil"/>
              <w:right w:val="nil"/>
            </w:tcBorders>
            <w:shd w:val="clear" w:color="auto" w:fill="auto"/>
            <w:vAlign w:val="bottom"/>
            <w:tcPrChange w:id="69" w:author="Peng, Mia Qing" w:date="2022-11-13T16:27:00Z">
              <w:tcPr>
                <w:tcW w:w="715" w:type="pct"/>
                <w:tcBorders>
                  <w:top w:val="nil"/>
                  <w:left w:val="nil"/>
                  <w:bottom w:val="nil"/>
                  <w:right w:val="nil"/>
                </w:tcBorders>
                <w:shd w:val="clear" w:color="auto" w:fill="auto"/>
                <w:vAlign w:val="bottom"/>
              </w:tcPr>
            </w:tcPrChange>
          </w:tcPr>
          <w:p w14:paraId="2EBBBEF2"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2.44</w:t>
            </w:r>
            <w:r w:rsidRPr="00215B5A">
              <w:rPr>
                <w:rFonts w:ascii="Times New Roman" w:hAnsi="Times New Roman" w:cs="Times New Roman"/>
                <w:color w:val="000000"/>
                <w:sz w:val="18"/>
                <w:szCs w:val="18"/>
              </w:rPr>
              <w:br/>
              <w:t>(1.57, 3.85)</w:t>
            </w:r>
          </w:p>
        </w:tc>
        <w:tc>
          <w:tcPr>
            <w:tcW w:w="714" w:type="pct"/>
            <w:tcBorders>
              <w:top w:val="nil"/>
              <w:left w:val="nil"/>
              <w:bottom w:val="nil"/>
              <w:right w:val="single" w:sz="4" w:space="0" w:color="auto"/>
            </w:tcBorders>
            <w:shd w:val="clear" w:color="auto" w:fill="auto"/>
            <w:vAlign w:val="bottom"/>
            <w:tcPrChange w:id="70" w:author="Peng, Mia Qing" w:date="2022-11-13T16:27:00Z">
              <w:tcPr>
                <w:tcW w:w="714" w:type="pct"/>
                <w:tcBorders>
                  <w:top w:val="nil"/>
                  <w:left w:val="nil"/>
                  <w:bottom w:val="nil"/>
                  <w:right w:val="single" w:sz="4" w:space="0" w:color="auto"/>
                </w:tcBorders>
                <w:shd w:val="clear" w:color="auto" w:fill="auto"/>
                <w:vAlign w:val="bottom"/>
              </w:tcPr>
            </w:tcPrChange>
          </w:tcPr>
          <w:p w14:paraId="73990B19" w14:textId="343E3765" w:rsidR="00215B5A" w:rsidRPr="00215B5A" w:rsidRDefault="00215B5A" w:rsidP="00215B5A">
            <w:pPr>
              <w:jc w:val="center"/>
              <w:rPr>
                <w:rFonts w:ascii="Times New Roman" w:hAnsi="Times New Roman" w:cs="Times New Roman"/>
                <w:color w:val="000000"/>
                <w:sz w:val="18"/>
                <w:szCs w:val="18"/>
              </w:rPr>
            </w:pPr>
            <w:ins w:id="71" w:author="Peng, Mia Qing" w:date="2022-11-13T16:24:00Z">
              <w:r w:rsidRPr="00215B5A">
                <w:rPr>
                  <w:rFonts w:ascii="Times New Roman" w:hAnsi="Times New Roman" w:cs="Times New Roman"/>
                  <w:color w:val="000000"/>
                  <w:sz w:val="18"/>
                  <w:szCs w:val="18"/>
                  <w:rPrChange w:id="72" w:author="Peng, Mia Qing" w:date="2022-11-13T16:27:00Z">
                    <w:rPr>
                      <w:rFonts w:ascii="Calibri" w:hAnsi="Calibri" w:cs="Calibri"/>
                      <w:color w:val="000000"/>
                    </w:rPr>
                  </w:rPrChange>
                </w:rPr>
                <w:t>0.24</w:t>
              </w:r>
              <w:r w:rsidRPr="00215B5A">
                <w:rPr>
                  <w:rFonts w:ascii="Times New Roman" w:hAnsi="Times New Roman" w:cs="Times New Roman"/>
                  <w:color w:val="000000"/>
                  <w:sz w:val="18"/>
                  <w:szCs w:val="18"/>
                  <w:rPrChange w:id="73" w:author="Peng, Mia Qing" w:date="2022-11-13T16:27:00Z">
                    <w:rPr>
                      <w:rFonts w:ascii="Calibri" w:hAnsi="Calibri" w:cs="Calibri"/>
                      <w:color w:val="000000"/>
                    </w:rPr>
                  </w:rPrChange>
                </w:rPr>
                <w:br/>
                <w:t>(0.14, 0.41)</w:t>
              </w:r>
            </w:ins>
            <w:del w:id="74" w:author="Peng, Mia Qing" w:date="2022-11-13T16:24:00Z">
              <w:r w:rsidRPr="00215B5A" w:rsidDel="00EF1AF8">
                <w:rPr>
                  <w:rFonts w:ascii="Times New Roman" w:hAnsi="Times New Roman" w:cs="Times New Roman"/>
                  <w:color w:val="000000"/>
                  <w:sz w:val="18"/>
                  <w:szCs w:val="18"/>
                </w:rPr>
                <w:delText>0.08</w:delText>
              </w:r>
              <w:r w:rsidRPr="00215B5A" w:rsidDel="00EF1AF8">
                <w:rPr>
                  <w:rFonts w:ascii="Times New Roman" w:hAnsi="Times New Roman" w:cs="Times New Roman"/>
                  <w:color w:val="000000"/>
                  <w:sz w:val="18"/>
                  <w:szCs w:val="18"/>
                </w:rPr>
                <w:br/>
                <w:delText>(0.05, 0.12)</w:delText>
              </w:r>
            </w:del>
          </w:p>
        </w:tc>
      </w:tr>
      <w:tr w:rsidR="00F60BCB" w:rsidRPr="00215B5A" w14:paraId="0D90C4E2" w14:textId="77777777" w:rsidTr="00A35266">
        <w:tc>
          <w:tcPr>
            <w:tcW w:w="954" w:type="pct"/>
            <w:vAlign w:val="center"/>
          </w:tcPr>
          <w:p w14:paraId="61F80674" w14:textId="2374D57E" w:rsidR="00F60BCB" w:rsidRPr="00215B5A" w:rsidRDefault="00F60BCB" w:rsidP="00F60BCB">
            <w:pPr>
              <w:rPr>
                <w:rFonts w:ascii="Times New Roman" w:hAnsi="Times New Roman" w:cs="Times New Roman"/>
                <w:sz w:val="18"/>
                <w:szCs w:val="18"/>
                <w:vertAlign w:val="superscript"/>
              </w:rPr>
            </w:pPr>
            <w:r w:rsidRPr="00215B5A">
              <w:rPr>
                <w:rFonts w:ascii="Times New Roman" w:hAnsi="Times New Roman" w:cs="Times New Roman"/>
                <w:sz w:val="18"/>
                <w:szCs w:val="18"/>
              </w:rPr>
              <w:t>p-value</w:t>
            </w:r>
            <w:ins w:id="75" w:author="Peng, Mia Qing" w:date="2022-11-13T15:57:00Z">
              <w:r w:rsidR="0028032D" w:rsidRPr="00215B5A">
                <w:rPr>
                  <w:rFonts w:ascii="Times New Roman" w:hAnsi="Times New Roman" w:cs="Times New Roman"/>
                  <w:sz w:val="18"/>
                  <w:szCs w:val="18"/>
                  <w:vertAlign w:val="superscript"/>
                </w:rPr>
                <w:t>4</w:t>
              </w:r>
            </w:ins>
            <w:del w:id="76" w:author="Peng, Mia Qing" w:date="2022-11-13T15:57:00Z">
              <w:r w:rsidRPr="00215B5A" w:rsidDel="0028032D">
                <w:rPr>
                  <w:rFonts w:ascii="Times New Roman" w:hAnsi="Times New Roman" w:cs="Times New Roman"/>
                  <w:sz w:val="18"/>
                  <w:szCs w:val="18"/>
                  <w:vertAlign w:val="superscript"/>
                </w:rPr>
                <w:delText>3</w:delText>
              </w:r>
            </w:del>
          </w:p>
        </w:tc>
        <w:tc>
          <w:tcPr>
            <w:tcW w:w="391" w:type="pct"/>
            <w:vAlign w:val="center"/>
          </w:tcPr>
          <w:p w14:paraId="031C8389" w14:textId="77777777" w:rsidR="00F60BCB" w:rsidRPr="00215B5A" w:rsidRDefault="00F60BCB" w:rsidP="00F60BCB">
            <w:pPr>
              <w:jc w:val="center"/>
              <w:rPr>
                <w:rFonts w:ascii="Times New Roman" w:hAnsi="Times New Roman" w:cs="Times New Roman"/>
                <w:sz w:val="18"/>
                <w:szCs w:val="18"/>
              </w:rPr>
            </w:pPr>
          </w:p>
        </w:tc>
        <w:tc>
          <w:tcPr>
            <w:tcW w:w="755" w:type="pct"/>
            <w:tcBorders>
              <w:top w:val="nil"/>
              <w:left w:val="nil"/>
              <w:bottom w:val="nil"/>
              <w:right w:val="nil"/>
            </w:tcBorders>
            <w:shd w:val="clear" w:color="auto" w:fill="auto"/>
            <w:vAlign w:val="bottom"/>
          </w:tcPr>
          <w:p w14:paraId="77EEC7C1"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color w:val="000000"/>
                <w:sz w:val="18"/>
                <w:szCs w:val="18"/>
              </w:rPr>
              <w:t>&lt;0.0001</w:t>
            </w:r>
          </w:p>
        </w:tc>
        <w:tc>
          <w:tcPr>
            <w:tcW w:w="755" w:type="pct"/>
            <w:tcBorders>
              <w:top w:val="nil"/>
              <w:left w:val="nil"/>
              <w:bottom w:val="nil"/>
              <w:right w:val="nil"/>
            </w:tcBorders>
            <w:shd w:val="clear" w:color="auto" w:fill="auto"/>
            <w:vAlign w:val="bottom"/>
          </w:tcPr>
          <w:p w14:paraId="1E721EAB"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color w:val="000000"/>
                <w:sz w:val="18"/>
                <w:szCs w:val="18"/>
              </w:rPr>
              <w:t>&lt;0.0001</w:t>
            </w:r>
          </w:p>
        </w:tc>
        <w:tc>
          <w:tcPr>
            <w:tcW w:w="715" w:type="pct"/>
            <w:tcBorders>
              <w:top w:val="nil"/>
              <w:left w:val="nil"/>
              <w:bottom w:val="nil"/>
              <w:right w:val="nil"/>
            </w:tcBorders>
            <w:shd w:val="clear" w:color="auto" w:fill="auto"/>
            <w:vAlign w:val="bottom"/>
          </w:tcPr>
          <w:p w14:paraId="1B0F51BA"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color w:val="000000"/>
                <w:sz w:val="18"/>
                <w:szCs w:val="18"/>
              </w:rPr>
              <w:t>&lt;0.0001</w:t>
            </w:r>
          </w:p>
        </w:tc>
        <w:tc>
          <w:tcPr>
            <w:tcW w:w="715" w:type="pct"/>
            <w:tcBorders>
              <w:top w:val="nil"/>
              <w:left w:val="nil"/>
              <w:bottom w:val="nil"/>
              <w:right w:val="nil"/>
            </w:tcBorders>
            <w:shd w:val="clear" w:color="auto" w:fill="auto"/>
            <w:vAlign w:val="bottom"/>
          </w:tcPr>
          <w:p w14:paraId="35BF0A9D"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color w:val="000000"/>
                <w:sz w:val="18"/>
                <w:szCs w:val="18"/>
              </w:rPr>
              <w:t>&lt;0.0001</w:t>
            </w:r>
          </w:p>
        </w:tc>
        <w:tc>
          <w:tcPr>
            <w:tcW w:w="714" w:type="pct"/>
            <w:tcBorders>
              <w:top w:val="nil"/>
              <w:left w:val="nil"/>
              <w:bottom w:val="nil"/>
              <w:right w:val="single" w:sz="4" w:space="0" w:color="auto"/>
            </w:tcBorders>
            <w:shd w:val="clear" w:color="auto" w:fill="auto"/>
            <w:vAlign w:val="bottom"/>
          </w:tcPr>
          <w:p w14:paraId="7D06EBCB" w14:textId="77777777" w:rsidR="00F60BCB" w:rsidRPr="00215B5A" w:rsidRDefault="00F60BCB" w:rsidP="00F60BCB">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&lt;0.0001</w:t>
            </w:r>
          </w:p>
        </w:tc>
      </w:tr>
      <w:tr w:rsidR="00F60BCB" w:rsidRPr="00215B5A" w14:paraId="00FF2FC3" w14:textId="77777777" w:rsidTr="00A35266">
        <w:tc>
          <w:tcPr>
            <w:tcW w:w="954" w:type="pct"/>
          </w:tcPr>
          <w:p w14:paraId="05DDC894" w14:textId="77777777" w:rsidR="00F60BCB" w:rsidRPr="00215B5A" w:rsidRDefault="00F60BCB" w:rsidP="00F60BCB">
            <w:pPr>
              <w:rPr>
                <w:rFonts w:ascii="Times New Roman" w:hAnsi="Times New Roman" w:cs="Times New Roman"/>
                <w:sz w:val="18"/>
                <w:szCs w:val="18"/>
              </w:rPr>
            </w:pPr>
          </w:p>
        </w:tc>
        <w:tc>
          <w:tcPr>
            <w:tcW w:w="391" w:type="pct"/>
            <w:vAlign w:val="center"/>
          </w:tcPr>
          <w:p w14:paraId="28648B44"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343F7DB4"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02C63F9B"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0A82CF4A"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57570347" w14:textId="77777777" w:rsidR="00F60BCB" w:rsidRPr="00215B5A" w:rsidRDefault="00F60BCB" w:rsidP="00F60BCB">
            <w:pPr>
              <w:jc w:val="center"/>
              <w:rPr>
                <w:rFonts w:ascii="Times New Roman" w:hAnsi="Times New Roman" w:cs="Times New Roman"/>
                <w:sz w:val="18"/>
                <w:szCs w:val="18"/>
              </w:rPr>
            </w:pPr>
          </w:p>
        </w:tc>
        <w:tc>
          <w:tcPr>
            <w:tcW w:w="714" w:type="pct"/>
          </w:tcPr>
          <w:p w14:paraId="4025B0DF" w14:textId="77777777" w:rsidR="00F60BCB" w:rsidRPr="00215B5A" w:rsidRDefault="00F60BCB" w:rsidP="00F60BCB">
            <w:pPr>
              <w:jc w:val="center"/>
              <w:rPr>
                <w:rFonts w:ascii="Times New Roman" w:hAnsi="Times New Roman" w:cs="Times New Roman"/>
                <w:sz w:val="18"/>
                <w:szCs w:val="18"/>
              </w:rPr>
            </w:pPr>
          </w:p>
        </w:tc>
      </w:tr>
      <w:tr w:rsidR="00F60BCB" w:rsidRPr="00215B5A" w14:paraId="7BFEBB54" w14:textId="77777777" w:rsidTr="00A35266">
        <w:tc>
          <w:tcPr>
            <w:tcW w:w="954" w:type="pct"/>
          </w:tcPr>
          <w:p w14:paraId="58D7E9A9" w14:textId="77777777" w:rsidR="00F60BCB" w:rsidRPr="00215B5A" w:rsidRDefault="00F60BCB" w:rsidP="00F60BCB">
            <w:pPr>
              <w:rPr>
                <w:rFonts w:ascii="Times New Roman" w:hAnsi="Times New Roman" w:cs="Times New Roman"/>
                <w:b/>
                <w:bCs/>
                <w:sz w:val="18"/>
                <w:szCs w:val="18"/>
              </w:rPr>
            </w:pPr>
            <w:r w:rsidRPr="00215B5A">
              <w:rPr>
                <w:rFonts w:ascii="Times New Roman" w:hAnsi="Times New Roman" w:cs="Times New Roman"/>
                <w:b/>
                <w:bCs/>
                <w:sz w:val="18"/>
                <w:szCs w:val="18"/>
              </w:rPr>
              <w:t>Site</w:t>
            </w:r>
          </w:p>
        </w:tc>
        <w:tc>
          <w:tcPr>
            <w:tcW w:w="391" w:type="pct"/>
            <w:vAlign w:val="center"/>
          </w:tcPr>
          <w:p w14:paraId="6E2BDD79"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23DC5189"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5630C1DF"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278A5E55"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02519FF3" w14:textId="77777777" w:rsidR="00F60BCB" w:rsidRPr="00215B5A" w:rsidRDefault="00F60BCB" w:rsidP="00F60BCB">
            <w:pPr>
              <w:jc w:val="center"/>
              <w:rPr>
                <w:rFonts w:ascii="Times New Roman" w:hAnsi="Times New Roman" w:cs="Times New Roman"/>
                <w:sz w:val="18"/>
                <w:szCs w:val="18"/>
              </w:rPr>
            </w:pPr>
          </w:p>
        </w:tc>
        <w:tc>
          <w:tcPr>
            <w:tcW w:w="714" w:type="pct"/>
          </w:tcPr>
          <w:p w14:paraId="1071E22E" w14:textId="77777777" w:rsidR="00F60BCB" w:rsidRPr="00215B5A" w:rsidRDefault="00F60BCB" w:rsidP="00F60BCB">
            <w:pPr>
              <w:jc w:val="center"/>
              <w:rPr>
                <w:rFonts w:ascii="Times New Roman" w:hAnsi="Times New Roman" w:cs="Times New Roman"/>
                <w:sz w:val="18"/>
                <w:szCs w:val="18"/>
              </w:rPr>
            </w:pPr>
          </w:p>
        </w:tc>
      </w:tr>
      <w:tr w:rsidR="00215B5A" w:rsidRPr="00215B5A" w14:paraId="75CE3A66" w14:textId="77777777" w:rsidTr="00215B5A">
        <w:tblPrEx>
          <w:tblW w:w="4808" w:type="pct"/>
          <w:tblBorders>
            <w:insideH w:val="none" w:sz="0" w:space="0" w:color="auto"/>
            <w:insideV w:val="none" w:sz="0" w:space="0" w:color="auto"/>
          </w:tblBorders>
          <w:tblPrExChange w:id="77"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78" w:author="Peng, Mia Qing" w:date="2022-11-13T16:27:00Z">
              <w:tcPr>
                <w:tcW w:w="954" w:type="pct"/>
                <w:vAlign w:val="center"/>
              </w:tcPr>
            </w:tcPrChange>
          </w:tcPr>
          <w:p w14:paraId="76657455"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Detroit area, MI</w:t>
            </w:r>
          </w:p>
        </w:tc>
        <w:tc>
          <w:tcPr>
            <w:tcW w:w="391" w:type="pct"/>
            <w:tcBorders>
              <w:top w:val="nil"/>
              <w:left w:val="nil"/>
              <w:bottom w:val="nil"/>
              <w:right w:val="nil"/>
            </w:tcBorders>
            <w:shd w:val="clear" w:color="auto" w:fill="auto"/>
            <w:vAlign w:val="center"/>
            <w:tcPrChange w:id="79" w:author="Peng, Mia Qing" w:date="2022-11-13T16:27:00Z">
              <w:tcPr>
                <w:tcW w:w="391" w:type="pct"/>
                <w:tcBorders>
                  <w:top w:val="nil"/>
                  <w:left w:val="nil"/>
                  <w:bottom w:val="nil"/>
                  <w:right w:val="nil"/>
                </w:tcBorders>
                <w:shd w:val="clear" w:color="auto" w:fill="auto"/>
                <w:vAlign w:val="center"/>
              </w:tcPr>
            </w:tcPrChange>
          </w:tcPr>
          <w:p w14:paraId="2D2CD398"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225</w:t>
            </w:r>
          </w:p>
        </w:tc>
        <w:tc>
          <w:tcPr>
            <w:tcW w:w="755" w:type="pct"/>
            <w:tcBorders>
              <w:top w:val="nil"/>
              <w:left w:val="nil"/>
              <w:bottom w:val="nil"/>
              <w:right w:val="nil"/>
            </w:tcBorders>
            <w:shd w:val="clear" w:color="auto" w:fill="auto"/>
            <w:vAlign w:val="bottom"/>
            <w:tcPrChange w:id="80" w:author="Peng, Mia Qing" w:date="2022-11-13T16:27:00Z">
              <w:tcPr>
                <w:tcW w:w="755" w:type="pct"/>
                <w:tcBorders>
                  <w:top w:val="nil"/>
                  <w:left w:val="nil"/>
                  <w:bottom w:val="nil"/>
                  <w:right w:val="nil"/>
                </w:tcBorders>
                <w:shd w:val="clear" w:color="auto" w:fill="auto"/>
                <w:vAlign w:val="bottom"/>
              </w:tcPr>
            </w:tcPrChange>
          </w:tcPr>
          <w:p w14:paraId="2BBE4BA8"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14.40</w:t>
            </w:r>
            <w:r w:rsidRPr="00215B5A">
              <w:rPr>
                <w:rFonts w:ascii="Times New Roman" w:hAnsi="Times New Roman" w:cs="Times New Roman"/>
                <w:color w:val="000000"/>
                <w:sz w:val="18"/>
                <w:szCs w:val="18"/>
              </w:rPr>
              <w:br/>
              <w:t>(9.05, 23.75)</w:t>
            </w:r>
          </w:p>
        </w:tc>
        <w:tc>
          <w:tcPr>
            <w:tcW w:w="755" w:type="pct"/>
            <w:tcBorders>
              <w:top w:val="nil"/>
              <w:left w:val="nil"/>
              <w:bottom w:val="nil"/>
              <w:right w:val="nil"/>
            </w:tcBorders>
            <w:shd w:val="clear" w:color="auto" w:fill="auto"/>
            <w:vAlign w:val="bottom"/>
            <w:tcPrChange w:id="81" w:author="Peng, Mia Qing" w:date="2022-11-13T16:27:00Z">
              <w:tcPr>
                <w:tcW w:w="755" w:type="pct"/>
                <w:tcBorders>
                  <w:top w:val="nil"/>
                  <w:left w:val="nil"/>
                  <w:bottom w:val="nil"/>
                  <w:right w:val="nil"/>
                </w:tcBorders>
                <w:shd w:val="clear" w:color="auto" w:fill="auto"/>
                <w:vAlign w:val="bottom"/>
              </w:tcPr>
            </w:tcPrChange>
          </w:tcPr>
          <w:p w14:paraId="3E6932EA"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5.90</w:t>
            </w:r>
            <w:r w:rsidRPr="00215B5A">
              <w:rPr>
                <w:rFonts w:ascii="Times New Roman" w:hAnsi="Times New Roman" w:cs="Times New Roman"/>
                <w:color w:val="000000"/>
                <w:sz w:val="18"/>
                <w:szCs w:val="18"/>
              </w:rPr>
              <w:br/>
              <w:t>(3.80, 10.72)</w:t>
            </w:r>
          </w:p>
        </w:tc>
        <w:tc>
          <w:tcPr>
            <w:tcW w:w="715" w:type="pct"/>
            <w:tcBorders>
              <w:top w:val="nil"/>
              <w:left w:val="nil"/>
              <w:bottom w:val="nil"/>
              <w:right w:val="nil"/>
            </w:tcBorders>
            <w:shd w:val="clear" w:color="auto" w:fill="auto"/>
            <w:vAlign w:val="bottom"/>
            <w:tcPrChange w:id="82" w:author="Peng, Mia Qing" w:date="2022-11-13T16:27:00Z">
              <w:tcPr>
                <w:tcW w:w="715" w:type="pct"/>
                <w:tcBorders>
                  <w:top w:val="nil"/>
                  <w:left w:val="nil"/>
                  <w:bottom w:val="nil"/>
                  <w:right w:val="nil"/>
                </w:tcBorders>
                <w:shd w:val="clear" w:color="auto" w:fill="auto"/>
                <w:vAlign w:val="bottom"/>
              </w:tcPr>
            </w:tcPrChange>
          </w:tcPr>
          <w:p w14:paraId="64D30E67"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3.71</w:t>
            </w:r>
            <w:r w:rsidRPr="00215B5A">
              <w:rPr>
                <w:rFonts w:ascii="Times New Roman" w:hAnsi="Times New Roman" w:cs="Times New Roman"/>
                <w:color w:val="000000"/>
                <w:sz w:val="18"/>
                <w:szCs w:val="18"/>
              </w:rPr>
              <w:br/>
              <w:t>(2.14, 6.55)</w:t>
            </w:r>
          </w:p>
        </w:tc>
        <w:tc>
          <w:tcPr>
            <w:tcW w:w="715" w:type="pct"/>
            <w:tcBorders>
              <w:top w:val="nil"/>
              <w:left w:val="nil"/>
              <w:bottom w:val="nil"/>
              <w:right w:val="nil"/>
            </w:tcBorders>
            <w:shd w:val="clear" w:color="auto" w:fill="auto"/>
            <w:vAlign w:val="bottom"/>
            <w:tcPrChange w:id="83" w:author="Peng, Mia Qing" w:date="2022-11-13T16:27:00Z">
              <w:tcPr>
                <w:tcW w:w="715" w:type="pct"/>
                <w:tcBorders>
                  <w:top w:val="nil"/>
                  <w:left w:val="nil"/>
                  <w:bottom w:val="nil"/>
                  <w:right w:val="nil"/>
                </w:tcBorders>
                <w:shd w:val="clear" w:color="auto" w:fill="auto"/>
                <w:vAlign w:val="bottom"/>
              </w:tcPr>
            </w:tcPrChange>
          </w:tcPr>
          <w:p w14:paraId="0FDC65A1"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3.27</w:t>
            </w:r>
            <w:r w:rsidRPr="00215B5A">
              <w:rPr>
                <w:rFonts w:ascii="Times New Roman" w:hAnsi="Times New Roman" w:cs="Times New Roman"/>
                <w:color w:val="000000"/>
                <w:sz w:val="18"/>
                <w:szCs w:val="18"/>
              </w:rPr>
              <w:br/>
              <w:t>(2.49, 4.92)</w:t>
            </w:r>
          </w:p>
        </w:tc>
        <w:tc>
          <w:tcPr>
            <w:tcW w:w="714" w:type="pct"/>
            <w:tcBorders>
              <w:top w:val="nil"/>
              <w:left w:val="nil"/>
              <w:bottom w:val="nil"/>
              <w:right w:val="single" w:sz="4" w:space="0" w:color="auto"/>
            </w:tcBorders>
            <w:shd w:val="clear" w:color="auto" w:fill="auto"/>
            <w:vAlign w:val="bottom"/>
            <w:tcPrChange w:id="84" w:author="Peng, Mia Qing" w:date="2022-11-13T16:27:00Z">
              <w:tcPr>
                <w:tcW w:w="714" w:type="pct"/>
                <w:tcBorders>
                  <w:top w:val="nil"/>
                  <w:left w:val="nil"/>
                  <w:bottom w:val="nil"/>
                  <w:right w:val="single" w:sz="4" w:space="0" w:color="auto"/>
                </w:tcBorders>
                <w:shd w:val="clear" w:color="auto" w:fill="auto"/>
                <w:vAlign w:val="bottom"/>
              </w:tcPr>
            </w:tcPrChange>
          </w:tcPr>
          <w:p w14:paraId="15338DA9" w14:textId="58856CC7" w:rsidR="00215B5A" w:rsidRPr="00215B5A" w:rsidRDefault="00215B5A" w:rsidP="00215B5A">
            <w:pPr>
              <w:jc w:val="center"/>
              <w:rPr>
                <w:rFonts w:ascii="Times New Roman" w:hAnsi="Times New Roman" w:cs="Times New Roman"/>
                <w:color w:val="000000"/>
                <w:sz w:val="18"/>
                <w:szCs w:val="18"/>
              </w:rPr>
            </w:pPr>
            <w:ins w:id="85" w:author="Peng, Mia Qing" w:date="2022-11-13T16:24:00Z">
              <w:r w:rsidRPr="00215B5A">
                <w:rPr>
                  <w:rFonts w:ascii="Times New Roman" w:hAnsi="Times New Roman" w:cs="Times New Roman"/>
                  <w:color w:val="000000"/>
                  <w:sz w:val="18"/>
                  <w:szCs w:val="18"/>
                  <w:rPrChange w:id="86" w:author="Peng, Mia Qing" w:date="2022-11-13T16:27:00Z">
                    <w:rPr>
                      <w:rFonts w:ascii="Calibri" w:hAnsi="Calibri" w:cs="Calibri"/>
                      <w:color w:val="000000"/>
                    </w:rPr>
                  </w:rPrChange>
                </w:rPr>
                <w:t>0.34</w:t>
              </w:r>
              <w:r w:rsidRPr="00215B5A">
                <w:rPr>
                  <w:rFonts w:ascii="Times New Roman" w:hAnsi="Times New Roman" w:cs="Times New Roman"/>
                  <w:color w:val="000000"/>
                  <w:sz w:val="18"/>
                  <w:szCs w:val="18"/>
                  <w:rPrChange w:id="87" w:author="Peng, Mia Qing" w:date="2022-11-13T16:27:00Z">
                    <w:rPr>
                      <w:rFonts w:ascii="Calibri" w:hAnsi="Calibri" w:cs="Calibri"/>
                      <w:color w:val="000000"/>
                    </w:rPr>
                  </w:rPrChange>
                </w:rPr>
                <w:br/>
                <w:t>(0.22, 0.53)</w:t>
              </w:r>
            </w:ins>
            <w:del w:id="88" w:author="Peng, Mia Qing" w:date="2022-11-13T16:24:00Z">
              <w:r w:rsidRPr="00215B5A" w:rsidDel="008C7530">
                <w:rPr>
                  <w:rFonts w:ascii="Times New Roman" w:hAnsi="Times New Roman" w:cs="Times New Roman"/>
                  <w:color w:val="000000"/>
                  <w:sz w:val="18"/>
                  <w:szCs w:val="18"/>
                </w:rPr>
                <w:delText>0.11</w:delText>
              </w:r>
              <w:r w:rsidRPr="00215B5A" w:rsidDel="008C7530">
                <w:rPr>
                  <w:rFonts w:ascii="Times New Roman" w:hAnsi="Times New Roman" w:cs="Times New Roman"/>
                  <w:color w:val="000000"/>
                  <w:sz w:val="18"/>
                  <w:szCs w:val="18"/>
                </w:rPr>
                <w:br/>
                <w:delText>(0.08, 0.18)</w:delText>
              </w:r>
            </w:del>
          </w:p>
        </w:tc>
      </w:tr>
      <w:tr w:rsidR="00215B5A" w:rsidRPr="00215B5A" w14:paraId="4C0FA0C9" w14:textId="77777777" w:rsidTr="00215B5A">
        <w:tblPrEx>
          <w:tblW w:w="4808" w:type="pct"/>
          <w:tblBorders>
            <w:insideH w:val="none" w:sz="0" w:space="0" w:color="auto"/>
            <w:insideV w:val="none" w:sz="0" w:space="0" w:color="auto"/>
          </w:tblBorders>
          <w:tblPrExChange w:id="89"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90" w:author="Peng, Mia Qing" w:date="2022-11-13T16:27:00Z">
              <w:tcPr>
                <w:tcW w:w="954" w:type="pct"/>
                <w:vAlign w:val="center"/>
              </w:tcPr>
            </w:tcPrChange>
          </w:tcPr>
          <w:p w14:paraId="03A34921"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Boston, MA</w:t>
            </w:r>
          </w:p>
        </w:tc>
        <w:tc>
          <w:tcPr>
            <w:tcW w:w="391" w:type="pct"/>
            <w:tcBorders>
              <w:top w:val="nil"/>
              <w:left w:val="nil"/>
              <w:bottom w:val="nil"/>
              <w:right w:val="nil"/>
            </w:tcBorders>
            <w:shd w:val="clear" w:color="auto" w:fill="auto"/>
            <w:vAlign w:val="center"/>
            <w:tcPrChange w:id="91" w:author="Peng, Mia Qing" w:date="2022-11-13T16:27:00Z">
              <w:tcPr>
                <w:tcW w:w="391" w:type="pct"/>
                <w:tcBorders>
                  <w:top w:val="nil"/>
                  <w:left w:val="nil"/>
                  <w:bottom w:val="nil"/>
                  <w:right w:val="nil"/>
                </w:tcBorders>
                <w:shd w:val="clear" w:color="auto" w:fill="auto"/>
                <w:vAlign w:val="center"/>
              </w:tcPr>
            </w:tcPrChange>
          </w:tcPr>
          <w:p w14:paraId="2A392406"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211</w:t>
            </w:r>
          </w:p>
        </w:tc>
        <w:tc>
          <w:tcPr>
            <w:tcW w:w="755" w:type="pct"/>
            <w:tcBorders>
              <w:top w:val="nil"/>
              <w:left w:val="nil"/>
              <w:bottom w:val="nil"/>
              <w:right w:val="nil"/>
            </w:tcBorders>
            <w:shd w:val="clear" w:color="auto" w:fill="auto"/>
            <w:vAlign w:val="bottom"/>
            <w:tcPrChange w:id="92" w:author="Peng, Mia Qing" w:date="2022-11-13T16:27:00Z">
              <w:tcPr>
                <w:tcW w:w="755" w:type="pct"/>
                <w:tcBorders>
                  <w:top w:val="nil"/>
                  <w:left w:val="nil"/>
                  <w:bottom w:val="nil"/>
                  <w:right w:val="nil"/>
                </w:tcBorders>
                <w:shd w:val="clear" w:color="auto" w:fill="auto"/>
                <w:vAlign w:val="bottom"/>
              </w:tcPr>
            </w:tcPrChange>
          </w:tcPr>
          <w:p w14:paraId="6D27B406"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10.54</w:t>
            </w:r>
            <w:r w:rsidRPr="00215B5A">
              <w:rPr>
                <w:rFonts w:ascii="Times New Roman" w:hAnsi="Times New Roman" w:cs="Times New Roman"/>
                <w:color w:val="000000"/>
                <w:sz w:val="18"/>
                <w:szCs w:val="18"/>
              </w:rPr>
              <w:br/>
              <w:t>(5.86, 18.15)</w:t>
            </w:r>
          </w:p>
        </w:tc>
        <w:tc>
          <w:tcPr>
            <w:tcW w:w="755" w:type="pct"/>
            <w:tcBorders>
              <w:top w:val="nil"/>
              <w:left w:val="nil"/>
              <w:bottom w:val="nil"/>
              <w:right w:val="nil"/>
            </w:tcBorders>
            <w:shd w:val="clear" w:color="auto" w:fill="auto"/>
            <w:vAlign w:val="bottom"/>
            <w:tcPrChange w:id="93" w:author="Peng, Mia Qing" w:date="2022-11-13T16:27:00Z">
              <w:tcPr>
                <w:tcW w:w="755" w:type="pct"/>
                <w:tcBorders>
                  <w:top w:val="nil"/>
                  <w:left w:val="nil"/>
                  <w:bottom w:val="nil"/>
                  <w:right w:val="nil"/>
                </w:tcBorders>
                <w:shd w:val="clear" w:color="auto" w:fill="auto"/>
                <w:vAlign w:val="bottom"/>
              </w:tcPr>
            </w:tcPrChange>
          </w:tcPr>
          <w:p w14:paraId="27322CB6"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4.55</w:t>
            </w:r>
            <w:r w:rsidRPr="00215B5A">
              <w:rPr>
                <w:rFonts w:ascii="Times New Roman" w:hAnsi="Times New Roman" w:cs="Times New Roman"/>
                <w:color w:val="000000"/>
                <w:sz w:val="18"/>
                <w:szCs w:val="18"/>
              </w:rPr>
              <w:br/>
              <w:t>(2.86, 8.29)</w:t>
            </w:r>
          </w:p>
        </w:tc>
        <w:tc>
          <w:tcPr>
            <w:tcW w:w="715" w:type="pct"/>
            <w:tcBorders>
              <w:top w:val="nil"/>
              <w:left w:val="nil"/>
              <w:bottom w:val="nil"/>
              <w:right w:val="nil"/>
            </w:tcBorders>
            <w:shd w:val="clear" w:color="auto" w:fill="auto"/>
            <w:vAlign w:val="bottom"/>
            <w:tcPrChange w:id="94" w:author="Peng, Mia Qing" w:date="2022-11-13T16:27:00Z">
              <w:tcPr>
                <w:tcW w:w="715" w:type="pct"/>
                <w:tcBorders>
                  <w:top w:val="nil"/>
                  <w:left w:val="nil"/>
                  <w:bottom w:val="nil"/>
                  <w:right w:val="nil"/>
                </w:tcBorders>
                <w:shd w:val="clear" w:color="auto" w:fill="auto"/>
                <w:vAlign w:val="bottom"/>
              </w:tcPr>
            </w:tcPrChange>
          </w:tcPr>
          <w:p w14:paraId="4AEA1690"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3.40</w:t>
            </w:r>
            <w:r w:rsidRPr="00215B5A">
              <w:rPr>
                <w:rFonts w:ascii="Times New Roman" w:hAnsi="Times New Roman" w:cs="Times New Roman"/>
                <w:color w:val="000000"/>
                <w:sz w:val="18"/>
                <w:szCs w:val="18"/>
              </w:rPr>
              <w:br/>
              <w:t>(2.03, 6.73)</w:t>
            </w:r>
          </w:p>
        </w:tc>
        <w:tc>
          <w:tcPr>
            <w:tcW w:w="715" w:type="pct"/>
            <w:tcBorders>
              <w:top w:val="nil"/>
              <w:left w:val="nil"/>
              <w:bottom w:val="nil"/>
              <w:right w:val="nil"/>
            </w:tcBorders>
            <w:shd w:val="clear" w:color="auto" w:fill="auto"/>
            <w:vAlign w:val="bottom"/>
            <w:tcPrChange w:id="95" w:author="Peng, Mia Qing" w:date="2022-11-13T16:27:00Z">
              <w:tcPr>
                <w:tcW w:w="715" w:type="pct"/>
                <w:tcBorders>
                  <w:top w:val="nil"/>
                  <w:left w:val="nil"/>
                  <w:bottom w:val="nil"/>
                  <w:right w:val="nil"/>
                </w:tcBorders>
                <w:shd w:val="clear" w:color="auto" w:fill="auto"/>
                <w:vAlign w:val="bottom"/>
              </w:tcPr>
            </w:tcPrChange>
          </w:tcPr>
          <w:p w14:paraId="117060FE"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2.69</w:t>
            </w:r>
            <w:r w:rsidRPr="00215B5A">
              <w:rPr>
                <w:rFonts w:ascii="Times New Roman" w:hAnsi="Times New Roman" w:cs="Times New Roman"/>
                <w:color w:val="000000"/>
                <w:sz w:val="18"/>
                <w:szCs w:val="18"/>
              </w:rPr>
              <w:br/>
              <w:t>(1.82, 4.08)</w:t>
            </w:r>
          </w:p>
        </w:tc>
        <w:tc>
          <w:tcPr>
            <w:tcW w:w="714" w:type="pct"/>
            <w:tcBorders>
              <w:top w:val="nil"/>
              <w:left w:val="nil"/>
              <w:bottom w:val="nil"/>
              <w:right w:val="single" w:sz="4" w:space="0" w:color="auto"/>
            </w:tcBorders>
            <w:shd w:val="clear" w:color="auto" w:fill="auto"/>
            <w:vAlign w:val="bottom"/>
            <w:tcPrChange w:id="96" w:author="Peng, Mia Qing" w:date="2022-11-13T16:27:00Z">
              <w:tcPr>
                <w:tcW w:w="714" w:type="pct"/>
                <w:tcBorders>
                  <w:top w:val="nil"/>
                  <w:left w:val="nil"/>
                  <w:bottom w:val="nil"/>
                  <w:right w:val="single" w:sz="4" w:space="0" w:color="auto"/>
                </w:tcBorders>
                <w:shd w:val="clear" w:color="auto" w:fill="auto"/>
                <w:vAlign w:val="bottom"/>
              </w:tcPr>
            </w:tcPrChange>
          </w:tcPr>
          <w:p w14:paraId="1F45991D" w14:textId="65CBC42F" w:rsidR="00215B5A" w:rsidRPr="00215B5A" w:rsidRDefault="00215B5A" w:rsidP="00215B5A">
            <w:pPr>
              <w:jc w:val="center"/>
              <w:rPr>
                <w:rFonts w:ascii="Times New Roman" w:hAnsi="Times New Roman" w:cs="Times New Roman"/>
                <w:color w:val="000000"/>
                <w:sz w:val="18"/>
                <w:szCs w:val="18"/>
              </w:rPr>
            </w:pPr>
            <w:ins w:id="97" w:author="Peng, Mia Qing" w:date="2022-11-13T16:24:00Z">
              <w:r w:rsidRPr="00215B5A">
                <w:rPr>
                  <w:rFonts w:ascii="Times New Roman" w:hAnsi="Times New Roman" w:cs="Times New Roman"/>
                  <w:color w:val="000000"/>
                  <w:sz w:val="18"/>
                  <w:szCs w:val="18"/>
                  <w:rPrChange w:id="98" w:author="Peng, Mia Qing" w:date="2022-11-13T16:27:00Z">
                    <w:rPr>
                      <w:rFonts w:ascii="Calibri" w:hAnsi="Calibri" w:cs="Calibri"/>
                      <w:color w:val="000000"/>
                    </w:rPr>
                  </w:rPrChange>
                </w:rPr>
                <w:t>0.30</w:t>
              </w:r>
              <w:r w:rsidRPr="00215B5A">
                <w:rPr>
                  <w:rFonts w:ascii="Times New Roman" w:hAnsi="Times New Roman" w:cs="Times New Roman"/>
                  <w:color w:val="000000"/>
                  <w:sz w:val="18"/>
                  <w:szCs w:val="18"/>
                  <w:rPrChange w:id="99" w:author="Peng, Mia Qing" w:date="2022-11-13T16:27:00Z">
                    <w:rPr>
                      <w:rFonts w:ascii="Calibri" w:hAnsi="Calibri" w:cs="Calibri"/>
                      <w:color w:val="000000"/>
                    </w:rPr>
                  </w:rPrChange>
                </w:rPr>
                <w:br/>
                <w:t>(0.19, 0.53)</w:t>
              </w:r>
            </w:ins>
            <w:del w:id="100" w:author="Peng, Mia Qing" w:date="2022-11-13T16:24:00Z">
              <w:r w:rsidRPr="00215B5A" w:rsidDel="008C7530">
                <w:rPr>
                  <w:rFonts w:ascii="Times New Roman" w:hAnsi="Times New Roman" w:cs="Times New Roman"/>
                  <w:color w:val="000000"/>
                  <w:sz w:val="18"/>
                  <w:szCs w:val="18"/>
                </w:rPr>
                <w:delText>0.09</w:delText>
              </w:r>
              <w:r w:rsidRPr="00215B5A" w:rsidDel="008C7530">
                <w:rPr>
                  <w:rFonts w:ascii="Times New Roman" w:hAnsi="Times New Roman" w:cs="Times New Roman"/>
                  <w:color w:val="000000"/>
                  <w:sz w:val="18"/>
                  <w:szCs w:val="18"/>
                </w:rPr>
                <w:br/>
                <w:delText>(0.06, 0.13)</w:delText>
              </w:r>
            </w:del>
          </w:p>
        </w:tc>
      </w:tr>
      <w:tr w:rsidR="00215B5A" w:rsidRPr="00215B5A" w14:paraId="084EB54A" w14:textId="77777777" w:rsidTr="00215B5A">
        <w:tblPrEx>
          <w:tblW w:w="4808" w:type="pct"/>
          <w:tblBorders>
            <w:insideH w:val="none" w:sz="0" w:space="0" w:color="auto"/>
            <w:insideV w:val="none" w:sz="0" w:space="0" w:color="auto"/>
          </w:tblBorders>
          <w:tblPrExChange w:id="101"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102" w:author="Peng, Mia Qing" w:date="2022-11-13T16:27:00Z">
              <w:tcPr>
                <w:tcW w:w="954" w:type="pct"/>
                <w:vAlign w:val="center"/>
              </w:tcPr>
            </w:tcPrChange>
          </w:tcPr>
          <w:p w14:paraId="0E982227"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Oakland, CA</w:t>
            </w:r>
          </w:p>
        </w:tc>
        <w:tc>
          <w:tcPr>
            <w:tcW w:w="391" w:type="pct"/>
            <w:tcBorders>
              <w:top w:val="nil"/>
              <w:left w:val="nil"/>
              <w:bottom w:val="nil"/>
              <w:right w:val="nil"/>
            </w:tcBorders>
            <w:shd w:val="clear" w:color="auto" w:fill="auto"/>
            <w:vAlign w:val="center"/>
            <w:tcPrChange w:id="103" w:author="Peng, Mia Qing" w:date="2022-11-13T16:27:00Z">
              <w:tcPr>
                <w:tcW w:w="391" w:type="pct"/>
                <w:tcBorders>
                  <w:top w:val="nil"/>
                  <w:left w:val="nil"/>
                  <w:bottom w:val="nil"/>
                  <w:right w:val="nil"/>
                </w:tcBorders>
                <w:shd w:val="clear" w:color="auto" w:fill="auto"/>
                <w:vAlign w:val="center"/>
              </w:tcPr>
            </w:tcPrChange>
          </w:tcPr>
          <w:p w14:paraId="7D62F18E"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293</w:t>
            </w:r>
          </w:p>
        </w:tc>
        <w:tc>
          <w:tcPr>
            <w:tcW w:w="755" w:type="pct"/>
            <w:tcBorders>
              <w:top w:val="nil"/>
              <w:left w:val="nil"/>
              <w:bottom w:val="nil"/>
              <w:right w:val="nil"/>
            </w:tcBorders>
            <w:shd w:val="clear" w:color="auto" w:fill="auto"/>
            <w:vAlign w:val="bottom"/>
            <w:tcPrChange w:id="104" w:author="Peng, Mia Qing" w:date="2022-11-13T16:27:00Z">
              <w:tcPr>
                <w:tcW w:w="755" w:type="pct"/>
                <w:tcBorders>
                  <w:top w:val="nil"/>
                  <w:left w:val="nil"/>
                  <w:bottom w:val="nil"/>
                  <w:right w:val="nil"/>
                </w:tcBorders>
                <w:shd w:val="clear" w:color="auto" w:fill="auto"/>
                <w:vAlign w:val="bottom"/>
              </w:tcPr>
            </w:tcPrChange>
          </w:tcPr>
          <w:p w14:paraId="57D9C80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7.12</w:t>
            </w:r>
            <w:r w:rsidRPr="00215B5A">
              <w:rPr>
                <w:rFonts w:ascii="Times New Roman" w:hAnsi="Times New Roman" w:cs="Times New Roman"/>
                <w:color w:val="000000"/>
                <w:sz w:val="18"/>
                <w:szCs w:val="18"/>
              </w:rPr>
              <w:br/>
              <w:t>(4.02, 13.74)</w:t>
            </w:r>
          </w:p>
        </w:tc>
        <w:tc>
          <w:tcPr>
            <w:tcW w:w="755" w:type="pct"/>
            <w:tcBorders>
              <w:top w:val="nil"/>
              <w:left w:val="nil"/>
              <w:bottom w:val="nil"/>
              <w:right w:val="nil"/>
            </w:tcBorders>
            <w:shd w:val="clear" w:color="auto" w:fill="auto"/>
            <w:vAlign w:val="bottom"/>
            <w:tcPrChange w:id="105" w:author="Peng, Mia Qing" w:date="2022-11-13T16:27:00Z">
              <w:tcPr>
                <w:tcW w:w="755" w:type="pct"/>
                <w:tcBorders>
                  <w:top w:val="nil"/>
                  <w:left w:val="nil"/>
                  <w:bottom w:val="nil"/>
                  <w:right w:val="nil"/>
                </w:tcBorders>
                <w:shd w:val="clear" w:color="auto" w:fill="auto"/>
                <w:vAlign w:val="bottom"/>
              </w:tcPr>
            </w:tcPrChange>
          </w:tcPr>
          <w:p w14:paraId="58DC711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2.99</w:t>
            </w:r>
            <w:r w:rsidRPr="00215B5A">
              <w:rPr>
                <w:rFonts w:ascii="Times New Roman" w:hAnsi="Times New Roman" w:cs="Times New Roman"/>
                <w:color w:val="000000"/>
                <w:sz w:val="18"/>
                <w:szCs w:val="18"/>
              </w:rPr>
              <w:br/>
              <w:t>(1.85, 5.07)</w:t>
            </w:r>
          </w:p>
        </w:tc>
        <w:tc>
          <w:tcPr>
            <w:tcW w:w="715" w:type="pct"/>
            <w:tcBorders>
              <w:top w:val="nil"/>
              <w:left w:val="nil"/>
              <w:bottom w:val="nil"/>
              <w:right w:val="nil"/>
            </w:tcBorders>
            <w:shd w:val="clear" w:color="auto" w:fill="auto"/>
            <w:vAlign w:val="bottom"/>
            <w:tcPrChange w:id="106" w:author="Peng, Mia Qing" w:date="2022-11-13T16:27:00Z">
              <w:tcPr>
                <w:tcW w:w="715" w:type="pct"/>
                <w:tcBorders>
                  <w:top w:val="nil"/>
                  <w:left w:val="nil"/>
                  <w:bottom w:val="nil"/>
                  <w:right w:val="nil"/>
                </w:tcBorders>
                <w:shd w:val="clear" w:color="auto" w:fill="auto"/>
                <w:vAlign w:val="bottom"/>
              </w:tcPr>
            </w:tcPrChange>
          </w:tcPr>
          <w:p w14:paraId="1BEC4FF0"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1.75</w:t>
            </w:r>
            <w:r w:rsidRPr="00215B5A">
              <w:rPr>
                <w:rFonts w:ascii="Times New Roman" w:hAnsi="Times New Roman" w:cs="Times New Roman"/>
                <w:color w:val="000000"/>
                <w:sz w:val="18"/>
                <w:szCs w:val="18"/>
              </w:rPr>
              <w:br/>
              <w:t>(1.06, 2.99)</w:t>
            </w:r>
          </w:p>
        </w:tc>
        <w:tc>
          <w:tcPr>
            <w:tcW w:w="715" w:type="pct"/>
            <w:tcBorders>
              <w:top w:val="nil"/>
              <w:left w:val="nil"/>
              <w:bottom w:val="nil"/>
              <w:right w:val="nil"/>
            </w:tcBorders>
            <w:shd w:val="clear" w:color="auto" w:fill="auto"/>
            <w:vAlign w:val="bottom"/>
            <w:tcPrChange w:id="107" w:author="Peng, Mia Qing" w:date="2022-11-13T16:27:00Z">
              <w:tcPr>
                <w:tcW w:w="715" w:type="pct"/>
                <w:tcBorders>
                  <w:top w:val="nil"/>
                  <w:left w:val="nil"/>
                  <w:bottom w:val="nil"/>
                  <w:right w:val="nil"/>
                </w:tcBorders>
                <w:shd w:val="clear" w:color="auto" w:fill="auto"/>
                <w:vAlign w:val="bottom"/>
              </w:tcPr>
            </w:tcPrChange>
          </w:tcPr>
          <w:p w14:paraId="53C35AF7"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2.12</w:t>
            </w:r>
            <w:r w:rsidRPr="00215B5A">
              <w:rPr>
                <w:rFonts w:ascii="Times New Roman" w:hAnsi="Times New Roman" w:cs="Times New Roman"/>
                <w:color w:val="000000"/>
                <w:sz w:val="18"/>
                <w:szCs w:val="18"/>
              </w:rPr>
              <w:br/>
              <w:t>(1.34, 3.33)</w:t>
            </w:r>
          </w:p>
        </w:tc>
        <w:tc>
          <w:tcPr>
            <w:tcW w:w="714" w:type="pct"/>
            <w:tcBorders>
              <w:top w:val="nil"/>
              <w:left w:val="nil"/>
              <w:bottom w:val="nil"/>
              <w:right w:val="single" w:sz="4" w:space="0" w:color="auto"/>
            </w:tcBorders>
            <w:shd w:val="clear" w:color="auto" w:fill="auto"/>
            <w:vAlign w:val="bottom"/>
            <w:tcPrChange w:id="108" w:author="Peng, Mia Qing" w:date="2022-11-13T16:27:00Z">
              <w:tcPr>
                <w:tcW w:w="714" w:type="pct"/>
                <w:tcBorders>
                  <w:top w:val="nil"/>
                  <w:left w:val="nil"/>
                  <w:bottom w:val="nil"/>
                  <w:right w:val="single" w:sz="4" w:space="0" w:color="auto"/>
                </w:tcBorders>
                <w:shd w:val="clear" w:color="auto" w:fill="auto"/>
                <w:vAlign w:val="bottom"/>
              </w:tcPr>
            </w:tcPrChange>
          </w:tcPr>
          <w:p w14:paraId="08859917" w14:textId="00C9D9F7" w:rsidR="00215B5A" w:rsidRPr="00215B5A" w:rsidRDefault="00215B5A" w:rsidP="00215B5A">
            <w:pPr>
              <w:jc w:val="center"/>
              <w:rPr>
                <w:rFonts w:ascii="Times New Roman" w:hAnsi="Times New Roman" w:cs="Times New Roman"/>
                <w:color w:val="000000"/>
                <w:sz w:val="18"/>
                <w:szCs w:val="18"/>
              </w:rPr>
            </w:pPr>
            <w:ins w:id="109" w:author="Peng, Mia Qing" w:date="2022-11-13T16:24:00Z">
              <w:r w:rsidRPr="00215B5A">
                <w:rPr>
                  <w:rFonts w:ascii="Times New Roman" w:hAnsi="Times New Roman" w:cs="Times New Roman"/>
                  <w:color w:val="000000"/>
                  <w:sz w:val="18"/>
                  <w:szCs w:val="18"/>
                  <w:rPrChange w:id="110" w:author="Peng, Mia Qing" w:date="2022-11-13T16:27:00Z">
                    <w:rPr>
                      <w:rFonts w:ascii="Calibri" w:hAnsi="Calibri" w:cs="Calibri"/>
                      <w:color w:val="000000"/>
                    </w:rPr>
                  </w:rPrChange>
                </w:rPr>
                <w:t>0.18</w:t>
              </w:r>
              <w:r w:rsidRPr="00215B5A">
                <w:rPr>
                  <w:rFonts w:ascii="Times New Roman" w:hAnsi="Times New Roman" w:cs="Times New Roman"/>
                  <w:color w:val="000000"/>
                  <w:sz w:val="18"/>
                  <w:szCs w:val="18"/>
                  <w:rPrChange w:id="111" w:author="Peng, Mia Qing" w:date="2022-11-13T16:27:00Z">
                    <w:rPr>
                      <w:rFonts w:ascii="Calibri" w:hAnsi="Calibri" w:cs="Calibri"/>
                      <w:color w:val="000000"/>
                    </w:rPr>
                  </w:rPrChange>
                </w:rPr>
                <w:br/>
                <w:t>(0.11, 0.30)</w:t>
              </w:r>
            </w:ins>
            <w:del w:id="112" w:author="Peng, Mia Qing" w:date="2022-11-13T16:24:00Z">
              <w:r w:rsidRPr="00215B5A" w:rsidDel="008C7530">
                <w:rPr>
                  <w:rFonts w:ascii="Times New Roman" w:hAnsi="Times New Roman" w:cs="Times New Roman"/>
                  <w:color w:val="000000"/>
                  <w:sz w:val="18"/>
                  <w:szCs w:val="18"/>
                </w:rPr>
                <w:delText>0.06</w:delText>
              </w:r>
              <w:r w:rsidRPr="00215B5A" w:rsidDel="008C7530">
                <w:rPr>
                  <w:rFonts w:ascii="Times New Roman" w:hAnsi="Times New Roman" w:cs="Times New Roman"/>
                  <w:color w:val="000000"/>
                  <w:sz w:val="18"/>
                  <w:szCs w:val="18"/>
                </w:rPr>
                <w:br/>
                <w:delText>(0.04, 0.10)</w:delText>
              </w:r>
            </w:del>
          </w:p>
        </w:tc>
      </w:tr>
      <w:tr w:rsidR="00215B5A" w:rsidRPr="00215B5A" w14:paraId="49648F57" w14:textId="77777777" w:rsidTr="00215B5A">
        <w:tblPrEx>
          <w:tblW w:w="4808" w:type="pct"/>
          <w:tblBorders>
            <w:insideH w:val="none" w:sz="0" w:space="0" w:color="auto"/>
            <w:insideV w:val="none" w:sz="0" w:space="0" w:color="auto"/>
          </w:tblBorders>
          <w:tblPrExChange w:id="113"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114" w:author="Peng, Mia Qing" w:date="2022-11-13T16:27:00Z">
              <w:tcPr>
                <w:tcW w:w="954" w:type="pct"/>
                <w:vAlign w:val="center"/>
              </w:tcPr>
            </w:tcPrChange>
          </w:tcPr>
          <w:p w14:paraId="4E8D989F"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Los Angeles, CA</w:t>
            </w:r>
          </w:p>
        </w:tc>
        <w:tc>
          <w:tcPr>
            <w:tcW w:w="391" w:type="pct"/>
            <w:tcBorders>
              <w:top w:val="nil"/>
              <w:left w:val="nil"/>
              <w:bottom w:val="nil"/>
              <w:right w:val="nil"/>
            </w:tcBorders>
            <w:shd w:val="clear" w:color="auto" w:fill="auto"/>
            <w:vAlign w:val="center"/>
            <w:tcPrChange w:id="115" w:author="Peng, Mia Qing" w:date="2022-11-13T16:27:00Z">
              <w:tcPr>
                <w:tcW w:w="391" w:type="pct"/>
                <w:tcBorders>
                  <w:top w:val="nil"/>
                  <w:left w:val="nil"/>
                  <w:bottom w:val="nil"/>
                  <w:right w:val="nil"/>
                </w:tcBorders>
                <w:shd w:val="clear" w:color="auto" w:fill="auto"/>
                <w:vAlign w:val="center"/>
              </w:tcPr>
            </w:tcPrChange>
          </w:tcPr>
          <w:p w14:paraId="2924E334"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346</w:t>
            </w:r>
          </w:p>
        </w:tc>
        <w:tc>
          <w:tcPr>
            <w:tcW w:w="755" w:type="pct"/>
            <w:tcBorders>
              <w:top w:val="nil"/>
              <w:left w:val="nil"/>
              <w:bottom w:val="nil"/>
              <w:right w:val="nil"/>
            </w:tcBorders>
            <w:shd w:val="clear" w:color="auto" w:fill="auto"/>
            <w:vAlign w:val="bottom"/>
            <w:tcPrChange w:id="116" w:author="Peng, Mia Qing" w:date="2022-11-13T16:27:00Z">
              <w:tcPr>
                <w:tcW w:w="755" w:type="pct"/>
                <w:tcBorders>
                  <w:top w:val="nil"/>
                  <w:left w:val="nil"/>
                  <w:bottom w:val="nil"/>
                  <w:right w:val="nil"/>
                </w:tcBorders>
                <w:shd w:val="clear" w:color="auto" w:fill="auto"/>
                <w:vAlign w:val="bottom"/>
              </w:tcPr>
            </w:tcPrChange>
          </w:tcPr>
          <w:p w14:paraId="072D1AC2"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8.83</w:t>
            </w:r>
            <w:r w:rsidRPr="00215B5A">
              <w:rPr>
                <w:rFonts w:ascii="Times New Roman" w:hAnsi="Times New Roman" w:cs="Times New Roman"/>
                <w:color w:val="000000"/>
                <w:sz w:val="18"/>
                <w:szCs w:val="18"/>
              </w:rPr>
              <w:br/>
              <w:t>(5.20, 14.87)</w:t>
            </w:r>
          </w:p>
        </w:tc>
        <w:tc>
          <w:tcPr>
            <w:tcW w:w="755" w:type="pct"/>
            <w:tcBorders>
              <w:top w:val="nil"/>
              <w:left w:val="nil"/>
              <w:bottom w:val="nil"/>
              <w:right w:val="nil"/>
            </w:tcBorders>
            <w:shd w:val="clear" w:color="auto" w:fill="auto"/>
            <w:vAlign w:val="bottom"/>
            <w:tcPrChange w:id="117" w:author="Peng, Mia Qing" w:date="2022-11-13T16:27:00Z">
              <w:tcPr>
                <w:tcW w:w="755" w:type="pct"/>
                <w:tcBorders>
                  <w:top w:val="nil"/>
                  <w:left w:val="nil"/>
                  <w:bottom w:val="nil"/>
                  <w:right w:val="nil"/>
                </w:tcBorders>
                <w:shd w:val="clear" w:color="auto" w:fill="auto"/>
                <w:vAlign w:val="bottom"/>
              </w:tcPr>
            </w:tcPrChange>
          </w:tcPr>
          <w:p w14:paraId="68684849"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3.73</w:t>
            </w:r>
            <w:r w:rsidRPr="00215B5A">
              <w:rPr>
                <w:rFonts w:ascii="Times New Roman" w:hAnsi="Times New Roman" w:cs="Times New Roman"/>
                <w:color w:val="000000"/>
                <w:sz w:val="18"/>
                <w:szCs w:val="18"/>
              </w:rPr>
              <w:br/>
              <w:t>(2.35, 6.41)</w:t>
            </w:r>
          </w:p>
        </w:tc>
        <w:tc>
          <w:tcPr>
            <w:tcW w:w="715" w:type="pct"/>
            <w:tcBorders>
              <w:top w:val="nil"/>
              <w:left w:val="nil"/>
              <w:bottom w:val="nil"/>
              <w:right w:val="nil"/>
            </w:tcBorders>
            <w:shd w:val="clear" w:color="auto" w:fill="auto"/>
            <w:vAlign w:val="bottom"/>
            <w:tcPrChange w:id="118" w:author="Peng, Mia Qing" w:date="2022-11-13T16:27:00Z">
              <w:tcPr>
                <w:tcW w:w="715" w:type="pct"/>
                <w:tcBorders>
                  <w:top w:val="nil"/>
                  <w:left w:val="nil"/>
                  <w:bottom w:val="nil"/>
                  <w:right w:val="nil"/>
                </w:tcBorders>
                <w:shd w:val="clear" w:color="auto" w:fill="auto"/>
                <w:vAlign w:val="bottom"/>
              </w:tcPr>
            </w:tcPrChange>
          </w:tcPr>
          <w:p w14:paraId="03AA0120"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1.98</w:t>
            </w:r>
            <w:r w:rsidRPr="00215B5A">
              <w:rPr>
                <w:rFonts w:ascii="Times New Roman" w:hAnsi="Times New Roman" w:cs="Times New Roman"/>
                <w:color w:val="000000"/>
                <w:sz w:val="18"/>
                <w:szCs w:val="18"/>
              </w:rPr>
              <w:br/>
              <w:t>(1.25, 3.62)</w:t>
            </w:r>
          </w:p>
        </w:tc>
        <w:tc>
          <w:tcPr>
            <w:tcW w:w="715" w:type="pct"/>
            <w:tcBorders>
              <w:top w:val="nil"/>
              <w:left w:val="nil"/>
              <w:bottom w:val="nil"/>
              <w:right w:val="nil"/>
            </w:tcBorders>
            <w:shd w:val="clear" w:color="auto" w:fill="auto"/>
            <w:vAlign w:val="bottom"/>
            <w:tcPrChange w:id="119" w:author="Peng, Mia Qing" w:date="2022-11-13T16:27:00Z">
              <w:tcPr>
                <w:tcW w:w="715" w:type="pct"/>
                <w:tcBorders>
                  <w:top w:val="nil"/>
                  <w:left w:val="nil"/>
                  <w:bottom w:val="nil"/>
                  <w:right w:val="nil"/>
                </w:tcBorders>
                <w:shd w:val="clear" w:color="auto" w:fill="auto"/>
                <w:vAlign w:val="bottom"/>
              </w:tcPr>
            </w:tcPrChange>
          </w:tcPr>
          <w:p w14:paraId="2BF9CB9E"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2.26</w:t>
            </w:r>
            <w:r w:rsidRPr="00215B5A">
              <w:rPr>
                <w:rFonts w:ascii="Times New Roman" w:hAnsi="Times New Roman" w:cs="Times New Roman"/>
                <w:color w:val="000000"/>
                <w:sz w:val="18"/>
                <w:szCs w:val="18"/>
              </w:rPr>
              <w:br/>
              <w:t>(1.46, 3.56)</w:t>
            </w:r>
          </w:p>
        </w:tc>
        <w:tc>
          <w:tcPr>
            <w:tcW w:w="714" w:type="pct"/>
            <w:tcBorders>
              <w:top w:val="nil"/>
              <w:left w:val="nil"/>
              <w:bottom w:val="nil"/>
              <w:right w:val="single" w:sz="4" w:space="0" w:color="auto"/>
            </w:tcBorders>
            <w:shd w:val="clear" w:color="auto" w:fill="auto"/>
            <w:vAlign w:val="bottom"/>
            <w:tcPrChange w:id="120" w:author="Peng, Mia Qing" w:date="2022-11-13T16:27:00Z">
              <w:tcPr>
                <w:tcW w:w="714" w:type="pct"/>
                <w:tcBorders>
                  <w:top w:val="nil"/>
                  <w:left w:val="nil"/>
                  <w:bottom w:val="nil"/>
                  <w:right w:val="single" w:sz="4" w:space="0" w:color="auto"/>
                </w:tcBorders>
                <w:shd w:val="clear" w:color="auto" w:fill="auto"/>
                <w:vAlign w:val="bottom"/>
              </w:tcPr>
            </w:tcPrChange>
          </w:tcPr>
          <w:p w14:paraId="29053F92" w14:textId="66E7CB78" w:rsidR="00215B5A" w:rsidRPr="00215B5A" w:rsidRDefault="00215B5A" w:rsidP="00215B5A">
            <w:pPr>
              <w:jc w:val="center"/>
              <w:rPr>
                <w:rFonts w:ascii="Times New Roman" w:hAnsi="Times New Roman" w:cs="Times New Roman"/>
                <w:color w:val="000000"/>
                <w:sz w:val="18"/>
                <w:szCs w:val="18"/>
              </w:rPr>
            </w:pPr>
            <w:ins w:id="121" w:author="Peng, Mia Qing" w:date="2022-11-13T16:24:00Z">
              <w:r w:rsidRPr="00215B5A">
                <w:rPr>
                  <w:rFonts w:ascii="Times New Roman" w:hAnsi="Times New Roman" w:cs="Times New Roman"/>
                  <w:color w:val="000000"/>
                  <w:sz w:val="18"/>
                  <w:szCs w:val="18"/>
                  <w:rPrChange w:id="122" w:author="Peng, Mia Qing" w:date="2022-11-13T16:27:00Z">
                    <w:rPr>
                      <w:rFonts w:ascii="Calibri" w:hAnsi="Calibri" w:cs="Calibri"/>
                      <w:color w:val="000000"/>
                    </w:rPr>
                  </w:rPrChange>
                </w:rPr>
                <w:t>0.23</w:t>
              </w:r>
              <w:r w:rsidRPr="00215B5A">
                <w:rPr>
                  <w:rFonts w:ascii="Times New Roman" w:hAnsi="Times New Roman" w:cs="Times New Roman"/>
                  <w:color w:val="000000"/>
                  <w:sz w:val="18"/>
                  <w:szCs w:val="18"/>
                  <w:rPrChange w:id="123" w:author="Peng, Mia Qing" w:date="2022-11-13T16:27:00Z">
                    <w:rPr>
                      <w:rFonts w:ascii="Calibri" w:hAnsi="Calibri" w:cs="Calibri"/>
                      <w:color w:val="000000"/>
                    </w:rPr>
                  </w:rPrChange>
                </w:rPr>
                <w:br/>
                <w:t>(0.13, 0.37)</w:t>
              </w:r>
            </w:ins>
            <w:del w:id="124" w:author="Peng, Mia Qing" w:date="2022-11-13T16:24:00Z">
              <w:r w:rsidRPr="00215B5A" w:rsidDel="008C7530">
                <w:rPr>
                  <w:rFonts w:ascii="Times New Roman" w:hAnsi="Times New Roman" w:cs="Times New Roman"/>
                  <w:color w:val="000000"/>
                  <w:sz w:val="18"/>
                  <w:szCs w:val="18"/>
                </w:rPr>
                <w:delText>0.07</w:delText>
              </w:r>
              <w:r w:rsidRPr="00215B5A" w:rsidDel="008C7530">
                <w:rPr>
                  <w:rFonts w:ascii="Times New Roman" w:hAnsi="Times New Roman" w:cs="Times New Roman"/>
                  <w:color w:val="000000"/>
                  <w:sz w:val="18"/>
                  <w:szCs w:val="18"/>
                </w:rPr>
                <w:br/>
                <w:delText>(0.05, 0.11)</w:delText>
              </w:r>
            </w:del>
          </w:p>
        </w:tc>
      </w:tr>
      <w:tr w:rsidR="00215B5A" w:rsidRPr="00215B5A" w14:paraId="275AC227" w14:textId="77777777" w:rsidTr="00215B5A">
        <w:tblPrEx>
          <w:tblW w:w="4808" w:type="pct"/>
          <w:tblBorders>
            <w:insideH w:val="none" w:sz="0" w:space="0" w:color="auto"/>
            <w:insideV w:val="none" w:sz="0" w:space="0" w:color="auto"/>
          </w:tblBorders>
          <w:tblPrExChange w:id="125"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126" w:author="Peng, Mia Qing" w:date="2022-11-13T16:27:00Z">
              <w:tcPr>
                <w:tcW w:w="954" w:type="pct"/>
                <w:vAlign w:val="center"/>
              </w:tcPr>
            </w:tcPrChange>
          </w:tcPr>
          <w:p w14:paraId="31DBEB80"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Pittsburgh, PA</w:t>
            </w:r>
          </w:p>
        </w:tc>
        <w:tc>
          <w:tcPr>
            <w:tcW w:w="391" w:type="pct"/>
            <w:tcBorders>
              <w:top w:val="nil"/>
              <w:left w:val="nil"/>
              <w:bottom w:val="nil"/>
              <w:right w:val="nil"/>
            </w:tcBorders>
            <w:shd w:val="clear" w:color="auto" w:fill="auto"/>
            <w:vAlign w:val="center"/>
            <w:tcPrChange w:id="127" w:author="Peng, Mia Qing" w:date="2022-11-13T16:27:00Z">
              <w:tcPr>
                <w:tcW w:w="391" w:type="pct"/>
                <w:tcBorders>
                  <w:top w:val="nil"/>
                  <w:left w:val="nil"/>
                  <w:bottom w:val="nil"/>
                  <w:right w:val="nil"/>
                </w:tcBorders>
                <w:shd w:val="clear" w:color="auto" w:fill="auto"/>
                <w:vAlign w:val="center"/>
              </w:tcPr>
            </w:tcPrChange>
          </w:tcPr>
          <w:p w14:paraId="5CE660BE"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218</w:t>
            </w:r>
          </w:p>
        </w:tc>
        <w:tc>
          <w:tcPr>
            <w:tcW w:w="755" w:type="pct"/>
            <w:tcBorders>
              <w:top w:val="nil"/>
              <w:left w:val="nil"/>
              <w:bottom w:val="nil"/>
              <w:right w:val="nil"/>
            </w:tcBorders>
            <w:shd w:val="clear" w:color="auto" w:fill="auto"/>
            <w:vAlign w:val="bottom"/>
            <w:tcPrChange w:id="128" w:author="Peng, Mia Qing" w:date="2022-11-13T16:27:00Z">
              <w:tcPr>
                <w:tcW w:w="755" w:type="pct"/>
                <w:tcBorders>
                  <w:top w:val="nil"/>
                  <w:left w:val="nil"/>
                  <w:bottom w:val="nil"/>
                  <w:right w:val="nil"/>
                </w:tcBorders>
                <w:shd w:val="clear" w:color="auto" w:fill="auto"/>
                <w:vAlign w:val="bottom"/>
              </w:tcPr>
            </w:tcPrChange>
          </w:tcPr>
          <w:p w14:paraId="0D1A51A9"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13.43</w:t>
            </w:r>
            <w:r w:rsidRPr="00215B5A">
              <w:rPr>
                <w:rFonts w:ascii="Times New Roman" w:hAnsi="Times New Roman" w:cs="Times New Roman"/>
                <w:color w:val="000000"/>
                <w:sz w:val="18"/>
                <w:szCs w:val="18"/>
              </w:rPr>
              <w:br/>
              <w:t>(8.47, 23.17)</w:t>
            </w:r>
          </w:p>
        </w:tc>
        <w:tc>
          <w:tcPr>
            <w:tcW w:w="755" w:type="pct"/>
            <w:tcBorders>
              <w:top w:val="nil"/>
              <w:left w:val="nil"/>
              <w:bottom w:val="nil"/>
              <w:right w:val="nil"/>
            </w:tcBorders>
            <w:shd w:val="clear" w:color="auto" w:fill="auto"/>
            <w:vAlign w:val="bottom"/>
            <w:tcPrChange w:id="129" w:author="Peng, Mia Qing" w:date="2022-11-13T16:27:00Z">
              <w:tcPr>
                <w:tcW w:w="755" w:type="pct"/>
                <w:tcBorders>
                  <w:top w:val="nil"/>
                  <w:left w:val="nil"/>
                  <w:bottom w:val="nil"/>
                  <w:right w:val="nil"/>
                </w:tcBorders>
                <w:shd w:val="clear" w:color="auto" w:fill="auto"/>
                <w:vAlign w:val="bottom"/>
              </w:tcPr>
            </w:tcPrChange>
          </w:tcPr>
          <w:p w14:paraId="45BB84CE"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6.31</w:t>
            </w:r>
            <w:r w:rsidRPr="00215B5A">
              <w:rPr>
                <w:rFonts w:ascii="Times New Roman" w:hAnsi="Times New Roman" w:cs="Times New Roman"/>
                <w:color w:val="000000"/>
                <w:sz w:val="18"/>
                <w:szCs w:val="18"/>
              </w:rPr>
              <w:br/>
              <w:t>(3.86, 9.80)</w:t>
            </w:r>
          </w:p>
        </w:tc>
        <w:tc>
          <w:tcPr>
            <w:tcW w:w="715" w:type="pct"/>
            <w:tcBorders>
              <w:top w:val="nil"/>
              <w:left w:val="nil"/>
              <w:bottom w:val="nil"/>
              <w:right w:val="nil"/>
            </w:tcBorders>
            <w:shd w:val="clear" w:color="auto" w:fill="auto"/>
            <w:vAlign w:val="bottom"/>
            <w:tcPrChange w:id="130" w:author="Peng, Mia Qing" w:date="2022-11-13T16:27:00Z">
              <w:tcPr>
                <w:tcW w:w="715" w:type="pct"/>
                <w:tcBorders>
                  <w:top w:val="nil"/>
                  <w:left w:val="nil"/>
                  <w:bottom w:val="nil"/>
                  <w:right w:val="nil"/>
                </w:tcBorders>
                <w:shd w:val="clear" w:color="auto" w:fill="auto"/>
                <w:vAlign w:val="bottom"/>
              </w:tcPr>
            </w:tcPrChange>
          </w:tcPr>
          <w:p w14:paraId="45E2A675"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3.58</w:t>
            </w:r>
            <w:r w:rsidRPr="00215B5A">
              <w:rPr>
                <w:rFonts w:ascii="Times New Roman" w:hAnsi="Times New Roman" w:cs="Times New Roman"/>
                <w:color w:val="000000"/>
                <w:sz w:val="18"/>
                <w:szCs w:val="18"/>
              </w:rPr>
              <w:br/>
              <w:t>(2.27, 5.70)</w:t>
            </w:r>
          </w:p>
        </w:tc>
        <w:tc>
          <w:tcPr>
            <w:tcW w:w="715" w:type="pct"/>
            <w:tcBorders>
              <w:top w:val="nil"/>
              <w:left w:val="nil"/>
              <w:bottom w:val="nil"/>
              <w:right w:val="nil"/>
            </w:tcBorders>
            <w:shd w:val="clear" w:color="auto" w:fill="auto"/>
            <w:vAlign w:val="bottom"/>
            <w:tcPrChange w:id="131" w:author="Peng, Mia Qing" w:date="2022-11-13T16:27:00Z">
              <w:tcPr>
                <w:tcW w:w="715" w:type="pct"/>
                <w:tcBorders>
                  <w:top w:val="nil"/>
                  <w:left w:val="nil"/>
                  <w:bottom w:val="nil"/>
                  <w:right w:val="nil"/>
                </w:tcBorders>
                <w:shd w:val="clear" w:color="auto" w:fill="auto"/>
                <w:vAlign w:val="bottom"/>
              </w:tcPr>
            </w:tcPrChange>
          </w:tcPr>
          <w:p w14:paraId="2318A541"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3.87</w:t>
            </w:r>
            <w:r w:rsidRPr="00215B5A">
              <w:rPr>
                <w:rFonts w:ascii="Times New Roman" w:hAnsi="Times New Roman" w:cs="Times New Roman"/>
                <w:color w:val="000000"/>
                <w:sz w:val="18"/>
                <w:szCs w:val="18"/>
              </w:rPr>
              <w:br/>
              <w:t>(2.50, 5.54)</w:t>
            </w:r>
          </w:p>
        </w:tc>
        <w:tc>
          <w:tcPr>
            <w:tcW w:w="714" w:type="pct"/>
            <w:tcBorders>
              <w:top w:val="nil"/>
              <w:left w:val="nil"/>
              <w:bottom w:val="nil"/>
              <w:right w:val="single" w:sz="4" w:space="0" w:color="auto"/>
            </w:tcBorders>
            <w:shd w:val="clear" w:color="auto" w:fill="auto"/>
            <w:vAlign w:val="bottom"/>
            <w:tcPrChange w:id="132" w:author="Peng, Mia Qing" w:date="2022-11-13T16:27:00Z">
              <w:tcPr>
                <w:tcW w:w="714" w:type="pct"/>
                <w:tcBorders>
                  <w:top w:val="nil"/>
                  <w:left w:val="nil"/>
                  <w:bottom w:val="nil"/>
                  <w:right w:val="single" w:sz="4" w:space="0" w:color="auto"/>
                </w:tcBorders>
                <w:shd w:val="clear" w:color="auto" w:fill="auto"/>
                <w:vAlign w:val="bottom"/>
              </w:tcPr>
            </w:tcPrChange>
          </w:tcPr>
          <w:p w14:paraId="038884C9" w14:textId="6EDCC92D" w:rsidR="00215B5A" w:rsidRPr="00215B5A" w:rsidRDefault="00215B5A" w:rsidP="00215B5A">
            <w:pPr>
              <w:jc w:val="center"/>
              <w:rPr>
                <w:rFonts w:ascii="Times New Roman" w:hAnsi="Times New Roman" w:cs="Times New Roman"/>
                <w:color w:val="000000"/>
                <w:sz w:val="18"/>
                <w:szCs w:val="18"/>
              </w:rPr>
            </w:pPr>
            <w:ins w:id="133" w:author="Peng, Mia Qing" w:date="2022-11-13T16:24:00Z">
              <w:r w:rsidRPr="00215B5A">
                <w:rPr>
                  <w:rFonts w:ascii="Times New Roman" w:hAnsi="Times New Roman" w:cs="Times New Roman"/>
                  <w:color w:val="000000"/>
                  <w:sz w:val="18"/>
                  <w:szCs w:val="18"/>
                  <w:rPrChange w:id="134" w:author="Peng, Mia Qing" w:date="2022-11-13T16:27:00Z">
                    <w:rPr>
                      <w:rFonts w:ascii="Calibri" w:hAnsi="Calibri" w:cs="Calibri"/>
                      <w:color w:val="000000"/>
                    </w:rPr>
                  </w:rPrChange>
                </w:rPr>
                <w:t>0.38</w:t>
              </w:r>
              <w:r w:rsidRPr="00215B5A">
                <w:rPr>
                  <w:rFonts w:ascii="Times New Roman" w:hAnsi="Times New Roman" w:cs="Times New Roman"/>
                  <w:color w:val="000000"/>
                  <w:sz w:val="18"/>
                  <w:szCs w:val="18"/>
                  <w:rPrChange w:id="135" w:author="Peng, Mia Qing" w:date="2022-11-13T16:27:00Z">
                    <w:rPr>
                      <w:rFonts w:ascii="Calibri" w:hAnsi="Calibri" w:cs="Calibri"/>
                      <w:color w:val="000000"/>
                    </w:rPr>
                  </w:rPrChange>
                </w:rPr>
                <w:br/>
                <w:t>(0.24, 0.65)</w:t>
              </w:r>
            </w:ins>
            <w:del w:id="136" w:author="Peng, Mia Qing" w:date="2022-11-13T16:24:00Z">
              <w:r w:rsidRPr="00215B5A" w:rsidDel="008C7530">
                <w:rPr>
                  <w:rFonts w:ascii="Times New Roman" w:hAnsi="Times New Roman" w:cs="Times New Roman"/>
                  <w:color w:val="000000"/>
                  <w:sz w:val="18"/>
                  <w:szCs w:val="18"/>
                </w:rPr>
                <w:delText>0.12</w:delText>
              </w:r>
              <w:r w:rsidRPr="00215B5A" w:rsidDel="008C7530">
                <w:rPr>
                  <w:rFonts w:ascii="Times New Roman" w:hAnsi="Times New Roman" w:cs="Times New Roman"/>
                  <w:color w:val="000000"/>
                  <w:sz w:val="18"/>
                  <w:szCs w:val="18"/>
                </w:rPr>
                <w:br/>
                <w:delText>(0.08, 0.17)</w:delText>
              </w:r>
            </w:del>
          </w:p>
        </w:tc>
      </w:tr>
      <w:tr w:rsidR="00F60BCB" w:rsidRPr="00215B5A" w14:paraId="23B7B206" w14:textId="77777777" w:rsidTr="00A35266">
        <w:tc>
          <w:tcPr>
            <w:tcW w:w="954" w:type="pct"/>
            <w:vAlign w:val="center"/>
          </w:tcPr>
          <w:p w14:paraId="5FD70F4F" w14:textId="77777777" w:rsidR="00F60BCB" w:rsidRPr="00215B5A" w:rsidRDefault="00F60BCB" w:rsidP="00F60BCB">
            <w:pPr>
              <w:rPr>
                <w:rFonts w:ascii="Times New Roman" w:hAnsi="Times New Roman" w:cs="Times New Roman"/>
                <w:sz w:val="18"/>
                <w:szCs w:val="18"/>
              </w:rPr>
            </w:pPr>
            <w:r w:rsidRPr="00215B5A">
              <w:rPr>
                <w:rFonts w:ascii="Times New Roman" w:hAnsi="Times New Roman" w:cs="Times New Roman"/>
                <w:sz w:val="18"/>
                <w:szCs w:val="18"/>
              </w:rPr>
              <w:t>p-value</w:t>
            </w:r>
          </w:p>
        </w:tc>
        <w:tc>
          <w:tcPr>
            <w:tcW w:w="391" w:type="pct"/>
            <w:vAlign w:val="center"/>
          </w:tcPr>
          <w:p w14:paraId="58732BEE" w14:textId="77777777" w:rsidR="00F60BCB" w:rsidRPr="00215B5A" w:rsidRDefault="00F60BCB" w:rsidP="00F60BCB">
            <w:pPr>
              <w:jc w:val="center"/>
              <w:rPr>
                <w:rFonts w:ascii="Times New Roman" w:hAnsi="Times New Roman" w:cs="Times New Roman"/>
                <w:sz w:val="18"/>
                <w:szCs w:val="18"/>
              </w:rPr>
            </w:pPr>
          </w:p>
        </w:tc>
        <w:tc>
          <w:tcPr>
            <w:tcW w:w="755" w:type="pct"/>
            <w:tcBorders>
              <w:top w:val="nil"/>
              <w:left w:val="nil"/>
              <w:bottom w:val="nil"/>
              <w:right w:val="nil"/>
            </w:tcBorders>
            <w:shd w:val="clear" w:color="auto" w:fill="auto"/>
            <w:vAlign w:val="bottom"/>
          </w:tcPr>
          <w:p w14:paraId="55692852"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color w:val="000000"/>
                <w:sz w:val="18"/>
                <w:szCs w:val="18"/>
              </w:rPr>
              <w:t>&lt;0.0001</w:t>
            </w:r>
          </w:p>
        </w:tc>
        <w:tc>
          <w:tcPr>
            <w:tcW w:w="755" w:type="pct"/>
            <w:tcBorders>
              <w:top w:val="nil"/>
              <w:left w:val="nil"/>
              <w:bottom w:val="nil"/>
              <w:right w:val="nil"/>
            </w:tcBorders>
            <w:shd w:val="clear" w:color="auto" w:fill="auto"/>
            <w:vAlign w:val="bottom"/>
          </w:tcPr>
          <w:p w14:paraId="3E3CA9FB"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color w:val="000000"/>
                <w:sz w:val="18"/>
                <w:szCs w:val="18"/>
              </w:rPr>
              <w:t>&lt;0.0001</w:t>
            </w:r>
          </w:p>
        </w:tc>
        <w:tc>
          <w:tcPr>
            <w:tcW w:w="715" w:type="pct"/>
            <w:tcBorders>
              <w:top w:val="nil"/>
              <w:left w:val="nil"/>
              <w:bottom w:val="nil"/>
              <w:right w:val="nil"/>
            </w:tcBorders>
            <w:shd w:val="clear" w:color="auto" w:fill="auto"/>
            <w:vAlign w:val="bottom"/>
          </w:tcPr>
          <w:p w14:paraId="3851D402"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color w:val="000000"/>
                <w:sz w:val="18"/>
                <w:szCs w:val="18"/>
              </w:rPr>
              <w:t>&lt;0.0001</w:t>
            </w:r>
          </w:p>
        </w:tc>
        <w:tc>
          <w:tcPr>
            <w:tcW w:w="715" w:type="pct"/>
            <w:tcBorders>
              <w:top w:val="nil"/>
              <w:left w:val="nil"/>
              <w:bottom w:val="nil"/>
              <w:right w:val="nil"/>
            </w:tcBorders>
            <w:shd w:val="clear" w:color="auto" w:fill="auto"/>
            <w:vAlign w:val="bottom"/>
          </w:tcPr>
          <w:p w14:paraId="363F11B1"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color w:val="000000"/>
                <w:sz w:val="18"/>
                <w:szCs w:val="18"/>
              </w:rPr>
              <w:t>&lt;0.0001</w:t>
            </w:r>
          </w:p>
        </w:tc>
        <w:tc>
          <w:tcPr>
            <w:tcW w:w="714" w:type="pct"/>
            <w:tcBorders>
              <w:top w:val="nil"/>
              <w:left w:val="nil"/>
              <w:bottom w:val="nil"/>
              <w:right w:val="single" w:sz="4" w:space="0" w:color="auto"/>
            </w:tcBorders>
            <w:shd w:val="clear" w:color="auto" w:fill="auto"/>
            <w:vAlign w:val="bottom"/>
          </w:tcPr>
          <w:p w14:paraId="2C967949" w14:textId="77777777" w:rsidR="00F60BCB" w:rsidRPr="00215B5A" w:rsidRDefault="00F60BCB" w:rsidP="00F60BCB">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&lt;0.0001</w:t>
            </w:r>
          </w:p>
        </w:tc>
      </w:tr>
      <w:tr w:rsidR="00F60BCB" w:rsidRPr="00215B5A" w14:paraId="35B883F4" w14:textId="77777777" w:rsidTr="00A35266">
        <w:tc>
          <w:tcPr>
            <w:tcW w:w="954" w:type="pct"/>
          </w:tcPr>
          <w:p w14:paraId="5935551D" w14:textId="77777777" w:rsidR="00F60BCB" w:rsidRPr="00215B5A" w:rsidRDefault="00F60BCB" w:rsidP="00F60BCB">
            <w:pPr>
              <w:rPr>
                <w:rFonts w:ascii="Times New Roman" w:hAnsi="Times New Roman" w:cs="Times New Roman"/>
                <w:sz w:val="18"/>
                <w:szCs w:val="18"/>
              </w:rPr>
            </w:pPr>
          </w:p>
        </w:tc>
        <w:tc>
          <w:tcPr>
            <w:tcW w:w="391" w:type="pct"/>
            <w:vAlign w:val="center"/>
          </w:tcPr>
          <w:p w14:paraId="6E0F1791"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5408144E"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54FFCD46"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7472E792"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772AB084" w14:textId="77777777" w:rsidR="00F60BCB" w:rsidRPr="00215B5A" w:rsidRDefault="00F60BCB" w:rsidP="00F60BCB">
            <w:pPr>
              <w:jc w:val="center"/>
              <w:rPr>
                <w:rFonts w:ascii="Times New Roman" w:hAnsi="Times New Roman" w:cs="Times New Roman"/>
                <w:sz w:val="18"/>
                <w:szCs w:val="18"/>
              </w:rPr>
            </w:pPr>
          </w:p>
        </w:tc>
        <w:tc>
          <w:tcPr>
            <w:tcW w:w="714" w:type="pct"/>
          </w:tcPr>
          <w:p w14:paraId="3BC2A81F" w14:textId="77777777" w:rsidR="00F60BCB" w:rsidRPr="00215B5A" w:rsidRDefault="00F60BCB" w:rsidP="00F60BCB">
            <w:pPr>
              <w:jc w:val="center"/>
              <w:rPr>
                <w:rFonts w:ascii="Times New Roman" w:hAnsi="Times New Roman" w:cs="Times New Roman"/>
                <w:sz w:val="18"/>
                <w:szCs w:val="18"/>
              </w:rPr>
            </w:pPr>
          </w:p>
        </w:tc>
      </w:tr>
      <w:tr w:rsidR="00F60BCB" w:rsidRPr="00215B5A" w14:paraId="016515EC" w14:textId="77777777" w:rsidTr="00A35266">
        <w:tc>
          <w:tcPr>
            <w:tcW w:w="954" w:type="pct"/>
          </w:tcPr>
          <w:p w14:paraId="02AB078E" w14:textId="77777777" w:rsidR="00F60BCB" w:rsidRPr="00215B5A" w:rsidRDefault="00F60BCB" w:rsidP="00F60BCB">
            <w:pPr>
              <w:rPr>
                <w:rFonts w:ascii="Times New Roman" w:hAnsi="Times New Roman" w:cs="Times New Roman"/>
                <w:b/>
                <w:bCs/>
                <w:sz w:val="18"/>
                <w:szCs w:val="18"/>
              </w:rPr>
            </w:pPr>
            <w:r w:rsidRPr="00215B5A">
              <w:rPr>
                <w:rFonts w:ascii="Times New Roman" w:hAnsi="Times New Roman" w:cs="Times New Roman"/>
                <w:b/>
                <w:bCs/>
                <w:sz w:val="18"/>
                <w:szCs w:val="18"/>
              </w:rPr>
              <w:t>Race/ethnicity</w:t>
            </w:r>
          </w:p>
        </w:tc>
        <w:tc>
          <w:tcPr>
            <w:tcW w:w="391" w:type="pct"/>
            <w:vAlign w:val="center"/>
          </w:tcPr>
          <w:p w14:paraId="764D72E1"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143D0699"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0432D282"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2CC27E2C"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3C6F399F" w14:textId="77777777" w:rsidR="00F60BCB" w:rsidRPr="00215B5A" w:rsidRDefault="00F60BCB" w:rsidP="00F60BCB">
            <w:pPr>
              <w:jc w:val="center"/>
              <w:rPr>
                <w:rFonts w:ascii="Times New Roman" w:hAnsi="Times New Roman" w:cs="Times New Roman"/>
                <w:sz w:val="18"/>
                <w:szCs w:val="18"/>
              </w:rPr>
            </w:pPr>
          </w:p>
        </w:tc>
        <w:tc>
          <w:tcPr>
            <w:tcW w:w="714" w:type="pct"/>
          </w:tcPr>
          <w:p w14:paraId="12026839" w14:textId="77777777" w:rsidR="00F60BCB" w:rsidRPr="00215B5A" w:rsidRDefault="00F60BCB" w:rsidP="00F60BCB">
            <w:pPr>
              <w:jc w:val="center"/>
              <w:rPr>
                <w:rFonts w:ascii="Times New Roman" w:hAnsi="Times New Roman" w:cs="Times New Roman"/>
                <w:sz w:val="18"/>
                <w:szCs w:val="18"/>
              </w:rPr>
            </w:pPr>
          </w:p>
        </w:tc>
      </w:tr>
      <w:tr w:rsidR="00215B5A" w:rsidRPr="00215B5A" w14:paraId="02EFC689" w14:textId="77777777" w:rsidTr="00215B5A">
        <w:tblPrEx>
          <w:tblW w:w="4808" w:type="pct"/>
          <w:tblBorders>
            <w:insideH w:val="none" w:sz="0" w:space="0" w:color="auto"/>
            <w:insideV w:val="none" w:sz="0" w:space="0" w:color="auto"/>
          </w:tblBorders>
          <w:tblPrExChange w:id="137"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138" w:author="Peng, Mia Qing" w:date="2022-11-13T16:27:00Z">
              <w:tcPr>
                <w:tcW w:w="954" w:type="pct"/>
                <w:vAlign w:val="center"/>
              </w:tcPr>
            </w:tcPrChange>
          </w:tcPr>
          <w:p w14:paraId="1E06AF97"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White</w:t>
            </w:r>
          </w:p>
        </w:tc>
        <w:tc>
          <w:tcPr>
            <w:tcW w:w="391" w:type="pct"/>
            <w:tcBorders>
              <w:top w:val="nil"/>
              <w:left w:val="nil"/>
              <w:bottom w:val="nil"/>
              <w:right w:val="nil"/>
            </w:tcBorders>
            <w:shd w:val="clear" w:color="auto" w:fill="auto"/>
            <w:vAlign w:val="center"/>
            <w:tcPrChange w:id="139" w:author="Peng, Mia Qing" w:date="2022-11-13T16:27:00Z">
              <w:tcPr>
                <w:tcW w:w="391" w:type="pct"/>
                <w:tcBorders>
                  <w:top w:val="nil"/>
                  <w:left w:val="nil"/>
                  <w:bottom w:val="nil"/>
                  <w:right w:val="nil"/>
                </w:tcBorders>
                <w:shd w:val="clear" w:color="auto" w:fill="auto"/>
                <w:vAlign w:val="center"/>
              </w:tcPr>
            </w:tcPrChange>
          </w:tcPr>
          <w:p w14:paraId="018AF7D2"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667</w:t>
            </w:r>
          </w:p>
        </w:tc>
        <w:tc>
          <w:tcPr>
            <w:tcW w:w="755" w:type="pct"/>
            <w:tcBorders>
              <w:top w:val="nil"/>
              <w:left w:val="nil"/>
              <w:bottom w:val="nil"/>
              <w:right w:val="nil"/>
            </w:tcBorders>
            <w:shd w:val="clear" w:color="auto" w:fill="auto"/>
            <w:vAlign w:val="bottom"/>
            <w:tcPrChange w:id="140" w:author="Peng, Mia Qing" w:date="2022-11-13T16:27:00Z">
              <w:tcPr>
                <w:tcW w:w="755" w:type="pct"/>
                <w:tcBorders>
                  <w:top w:val="nil"/>
                  <w:left w:val="nil"/>
                  <w:bottom w:val="nil"/>
                  <w:right w:val="nil"/>
                </w:tcBorders>
                <w:shd w:val="clear" w:color="auto" w:fill="auto"/>
                <w:vAlign w:val="bottom"/>
              </w:tcPr>
            </w:tcPrChange>
          </w:tcPr>
          <w:p w14:paraId="4B51E89A"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11.18</w:t>
            </w:r>
            <w:r w:rsidRPr="00215B5A">
              <w:rPr>
                <w:rFonts w:ascii="Times New Roman" w:hAnsi="Times New Roman" w:cs="Times New Roman"/>
                <w:color w:val="000000"/>
                <w:sz w:val="18"/>
                <w:szCs w:val="18"/>
              </w:rPr>
              <w:br/>
              <w:t>(6.45, 19.34)</w:t>
            </w:r>
          </w:p>
        </w:tc>
        <w:tc>
          <w:tcPr>
            <w:tcW w:w="755" w:type="pct"/>
            <w:tcBorders>
              <w:top w:val="nil"/>
              <w:left w:val="nil"/>
              <w:bottom w:val="nil"/>
              <w:right w:val="nil"/>
            </w:tcBorders>
            <w:shd w:val="clear" w:color="auto" w:fill="auto"/>
            <w:vAlign w:val="bottom"/>
            <w:tcPrChange w:id="141" w:author="Peng, Mia Qing" w:date="2022-11-13T16:27:00Z">
              <w:tcPr>
                <w:tcW w:w="755" w:type="pct"/>
                <w:tcBorders>
                  <w:top w:val="nil"/>
                  <w:left w:val="nil"/>
                  <w:bottom w:val="nil"/>
                  <w:right w:val="nil"/>
                </w:tcBorders>
                <w:shd w:val="clear" w:color="auto" w:fill="auto"/>
                <w:vAlign w:val="bottom"/>
              </w:tcPr>
            </w:tcPrChange>
          </w:tcPr>
          <w:p w14:paraId="20552BB6"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4.81</w:t>
            </w:r>
            <w:r w:rsidRPr="00215B5A">
              <w:rPr>
                <w:rFonts w:ascii="Times New Roman" w:hAnsi="Times New Roman" w:cs="Times New Roman"/>
                <w:color w:val="000000"/>
                <w:sz w:val="18"/>
                <w:szCs w:val="18"/>
              </w:rPr>
              <w:br/>
              <w:t>(3.00, 7.91)</w:t>
            </w:r>
          </w:p>
        </w:tc>
        <w:tc>
          <w:tcPr>
            <w:tcW w:w="715" w:type="pct"/>
            <w:tcBorders>
              <w:top w:val="nil"/>
              <w:left w:val="nil"/>
              <w:bottom w:val="nil"/>
              <w:right w:val="nil"/>
            </w:tcBorders>
            <w:shd w:val="clear" w:color="auto" w:fill="auto"/>
            <w:vAlign w:val="bottom"/>
            <w:tcPrChange w:id="142" w:author="Peng, Mia Qing" w:date="2022-11-13T16:27:00Z">
              <w:tcPr>
                <w:tcW w:w="715" w:type="pct"/>
                <w:tcBorders>
                  <w:top w:val="nil"/>
                  <w:left w:val="nil"/>
                  <w:bottom w:val="nil"/>
                  <w:right w:val="nil"/>
                </w:tcBorders>
                <w:shd w:val="clear" w:color="auto" w:fill="auto"/>
                <w:vAlign w:val="bottom"/>
              </w:tcPr>
            </w:tcPrChange>
          </w:tcPr>
          <w:p w14:paraId="7E7A9E95"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2.99</w:t>
            </w:r>
            <w:r w:rsidRPr="00215B5A">
              <w:rPr>
                <w:rFonts w:ascii="Times New Roman" w:hAnsi="Times New Roman" w:cs="Times New Roman"/>
                <w:color w:val="000000"/>
                <w:sz w:val="18"/>
                <w:szCs w:val="18"/>
              </w:rPr>
              <w:br/>
              <w:t>(1.98, 5.28)</w:t>
            </w:r>
          </w:p>
        </w:tc>
        <w:tc>
          <w:tcPr>
            <w:tcW w:w="715" w:type="pct"/>
            <w:tcBorders>
              <w:top w:val="nil"/>
              <w:left w:val="nil"/>
              <w:bottom w:val="nil"/>
              <w:right w:val="nil"/>
            </w:tcBorders>
            <w:shd w:val="clear" w:color="auto" w:fill="auto"/>
            <w:vAlign w:val="bottom"/>
            <w:tcPrChange w:id="143" w:author="Peng, Mia Qing" w:date="2022-11-13T16:27:00Z">
              <w:tcPr>
                <w:tcW w:w="715" w:type="pct"/>
                <w:tcBorders>
                  <w:top w:val="nil"/>
                  <w:left w:val="nil"/>
                  <w:bottom w:val="nil"/>
                  <w:right w:val="nil"/>
                </w:tcBorders>
                <w:shd w:val="clear" w:color="auto" w:fill="auto"/>
                <w:vAlign w:val="bottom"/>
              </w:tcPr>
            </w:tcPrChange>
          </w:tcPr>
          <w:p w14:paraId="4122C68B"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3.19</w:t>
            </w:r>
            <w:r w:rsidRPr="00215B5A">
              <w:rPr>
                <w:rFonts w:ascii="Times New Roman" w:hAnsi="Times New Roman" w:cs="Times New Roman"/>
                <w:color w:val="000000"/>
                <w:sz w:val="18"/>
                <w:szCs w:val="18"/>
              </w:rPr>
              <w:br/>
              <w:t>(2.11, 4.88)</w:t>
            </w:r>
          </w:p>
        </w:tc>
        <w:tc>
          <w:tcPr>
            <w:tcW w:w="714" w:type="pct"/>
            <w:tcBorders>
              <w:top w:val="nil"/>
              <w:left w:val="nil"/>
              <w:bottom w:val="nil"/>
              <w:right w:val="single" w:sz="4" w:space="0" w:color="auto"/>
            </w:tcBorders>
            <w:shd w:val="clear" w:color="auto" w:fill="auto"/>
            <w:vAlign w:val="bottom"/>
            <w:tcPrChange w:id="144" w:author="Peng, Mia Qing" w:date="2022-11-13T16:27:00Z">
              <w:tcPr>
                <w:tcW w:w="714" w:type="pct"/>
                <w:tcBorders>
                  <w:top w:val="nil"/>
                  <w:left w:val="nil"/>
                  <w:bottom w:val="nil"/>
                  <w:right w:val="single" w:sz="4" w:space="0" w:color="auto"/>
                </w:tcBorders>
                <w:shd w:val="clear" w:color="auto" w:fill="auto"/>
                <w:vAlign w:val="bottom"/>
              </w:tcPr>
            </w:tcPrChange>
          </w:tcPr>
          <w:p w14:paraId="6E27AB9E" w14:textId="27C0F1B5" w:rsidR="00215B5A" w:rsidRPr="00215B5A" w:rsidRDefault="00215B5A" w:rsidP="00215B5A">
            <w:pPr>
              <w:jc w:val="center"/>
              <w:rPr>
                <w:rFonts w:ascii="Times New Roman" w:hAnsi="Times New Roman" w:cs="Times New Roman"/>
                <w:color w:val="000000"/>
                <w:sz w:val="18"/>
                <w:szCs w:val="18"/>
              </w:rPr>
            </w:pPr>
            <w:ins w:id="145" w:author="Peng, Mia Qing" w:date="2022-11-13T16:24:00Z">
              <w:r w:rsidRPr="00215B5A">
                <w:rPr>
                  <w:rFonts w:ascii="Times New Roman" w:hAnsi="Times New Roman" w:cs="Times New Roman"/>
                  <w:color w:val="000000"/>
                  <w:sz w:val="18"/>
                  <w:szCs w:val="18"/>
                  <w:rPrChange w:id="146" w:author="Peng, Mia Qing" w:date="2022-11-13T16:27:00Z">
                    <w:rPr>
                      <w:rFonts w:ascii="Calibri" w:hAnsi="Calibri" w:cs="Calibri"/>
                      <w:color w:val="000000"/>
                    </w:rPr>
                  </w:rPrChange>
                </w:rPr>
                <w:t>0.29</w:t>
              </w:r>
              <w:r w:rsidRPr="00215B5A">
                <w:rPr>
                  <w:rFonts w:ascii="Times New Roman" w:hAnsi="Times New Roman" w:cs="Times New Roman"/>
                  <w:color w:val="000000"/>
                  <w:sz w:val="18"/>
                  <w:szCs w:val="18"/>
                  <w:rPrChange w:id="147" w:author="Peng, Mia Qing" w:date="2022-11-13T16:27:00Z">
                    <w:rPr>
                      <w:rFonts w:ascii="Calibri" w:hAnsi="Calibri" w:cs="Calibri"/>
                      <w:color w:val="000000"/>
                    </w:rPr>
                  </w:rPrChange>
                </w:rPr>
                <w:br/>
                <w:t>(0.18, 0.48)</w:t>
              </w:r>
            </w:ins>
            <w:del w:id="148" w:author="Peng, Mia Qing" w:date="2022-11-13T16:24:00Z">
              <w:r w:rsidRPr="00215B5A" w:rsidDel="005864D0">
                <w:rPr>
                  <w:rFonts w:ascii="Times New Roman" w:hAnsi="Times New Roman" w:cs="Times New Roman"/>
                  <w:color w:val="000000"/>
                  <w:sz w:val="18"/>
                  <w:szCs w:val="18"/>
                </w:rPr>
                <w:delText>0.09</w:delText>
              </w:r>
              <w:r w:rsidRPr="00215B5A" w:rsidDel="005864D0">
                <w:rPr>
                  <w:rFonts w:ascii="Times New Roman" w:hAnsi="Times New Roman" w:cs="Times New Roman"/>
                  <w:color w:val="000000"/>
                  <w:sz w:val="18"/>
                  <w:szCs w:val="18"/>
                </w:rPr>
                <w:br/>
                <w:delText>(0.06, 0.14)</w:delText>
              </w:r>
            </w:del>
          </w:p>
        </w:tc>
      </w:tr>
      <w:tr w:rsidR="00215B5A" w:rsidRPr="00215B5A" w14:paraId="166341C7" w14:textId="77777777" w:rsidTr="00215B5A">
        <w:tblPrEx>
          <w:tblW w:w="4808" w:type="pct"/>
          <w:tblBorders>
            <w:insideH w:val="none" w:sz="0" w:space="0" w:color="auto"/>
            <w:insideV w:val="none" w:sz="0" w:space="0" w:color="auto"/>
          </w:tblBorders>
          <w:tblPrExChange w:id="149"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150" w:author="Peng, Mia Qing" w:date="2022-11-13T16:27:00Z">
              <w:tcPr>
                <w:tcW w:w="954" w:type="pct"/>
                <w:vAlign w:val="center"/>
              </w:tcPr>
            </w:tcPrChange>
          </w:tcPr>
          <w:p w14:paraId="43A02C3E"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Black</w:t>
            </w:r>
          </w:p>
        </w:tc>
        <w:tc>
          <w:tcPr>
            <w:tcW w:w="391" w:type="pct"/>
            <w:tcBorders>
              <w:top w:val="nil"/>
              <w:left w:val="nil"/>
              <w:bottom w:val="nil"/>
              <w:right w:val="nil"/>
            </w:tcBorders>
            <w:shd w:val="clear" w:color="auto" w:fill="auto"/>
            <w:vAlign w:val="center"/>
            <w:tcPrChange w:id="151" w:author="Peng, Mia Qing" w:date="2022-11-13T16:27:00Z">
              <w:tcPr>
                <w:tcW w:w="391" w:type="pct"/>
                <w:tcBorders>
                  <w:top w:val="nil"/>
                  <w:left w:val="nil"/>
                  <w:bottom w:val="nil"/>
                  <w:right w:val="nil"/>
                </w:tcBorders>
                <w:shd w:val="clear" w:color="auto" w:fill="auto"/>
                <w:vAlign w:val="center"/>
              </w:tcPr>
            </w:tcPrChange>
          </w:tcPr>
          <w:p w14:paraId="72CE2263"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262</w:t>
            </w:r>
          </w:p>
        </w:tc>
        <w:tc>
          <w:tcPr>
            <w:tcW w:w="755" w:type="pct"/>
            <w:tcBorders>
              <w:top w:val="nil"/>
              <w:left w:val="nil"/>
              <w:bottom w:val="nil"/>
              <w:right w:val="nil"/>
            </w:tcBorders>
            <w:shd w:val="clear" w:color="auto" w:fill="auto"/>
            <w:vAlign w:val="bottom"/>
            <w:tcPrChange w:id="152" w:author="Peng, Mia Qing" w:date="2022-11-13T16:27:00Z">
              <w:tcPr>
                <w:tcW w:w="755" w:type="pct"/>
                <w:tcBorders>
                  <w:top w:val="nil"/>
                  <w:left w:val="nil"/>
                  <w:bottom w:val="nil"/>
                  <w:right w:val="nil"/>
                </w:tcBorders>
                <w:shd w:val="clear" w:color="auto" w:fill="auto"/>
                <w:vAlign w:val="bottom"/>
              </w:tcPr>
            </w:tcPrChange>
          </w:tcPr>
          <w:p w14:paraId="690A14F7"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13.88</w:t>
            </w:r>
            <w:r w:rsidRPr="00215B5A">
              <w:rPr>
                <w:rFonts w:ascii="Times New Roman" w:hAnsi="Times New Roman" w:cs="Times New Roman"/>
                <w:color w:val="000000"/>
                <w:sz w:val="18"/>
                <w:szCs w:val="18"/>
              </w:rPr>
              <w:br/>
              <w:t>(8.63, 22.74)</w:t>
            </w:r>
          </w:p>
        </w:tc>
        <w:tc>
          <w:tcPr>
            <w:tcW w:w="755" w:type="pct"/>
            <w:tcBorders>
              <w:top w:val="nil"/>
              <w:left w:val="nil"/>
              <w:bottom w:val="nil"/>
              <w:right w:val="nil"/>
            </w:tcBorders>
            <w:shd w:val="clear" w:color="auto" w:fill="auto"/>
            <w:vAlign w:val="bottom"/>
            <w:tcPrChange w:id="153" w:author="Peng, Mia Qing" w:date="2022-11-13T16:27:00Z">
              <w:tcPr>
                <w:tcW w:w="755" w:type="pct"/>
                <w:tcBorders>
                  <w:top w:val="nil"/>
                  <w:left w:val="nil"/>
                  <w:bottom w:val="nil"/>
                  <w:right w:val="nil"/>
                </w:tcBorders>
                <w:shd w:val="clear" w:color="auto" w:fill="auto"/>
                <w:vAlign w:val="bottom"/>
              </w:tcPr>
            </w:tcPrChange>
          </w:tcPr>
          <w:p w14:paraId="42D3423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5.86</w:t>
            </w:r>
            <w:r w:rsidRPr="00215B5A">
              <w:rPr>
                <w:rFonts w:ascii="Times New Roman" w:hAnsi="Times New Roman" w:cs="Times New Roman"/>
                <w:color w:val="000000"/>
                <w:sz w:val="18"/>
                <w:szCs w:val="18"/>
              </w:rPr>
              <w:br/>
              <w:t>(3.59, 11.01)</w:t>
            </w:r>
          </w:p>
        </w:tc>
        <w:tc>
          <w:tcPr>
            <w:tcW w:w="715" w:type="pct"/>
            <w:tcBorders>
              <w:top w:val="nil"/>
              <w:left w:val="nil"/>
              <w:bottom w:val="nil"/>
              <w:right w:val="nil"/>
            </w:tcBorders>
            <w:shd w:val="clear" w:color="auto" w:fill="auto"/>
            <w:vAlign w:val="bottom"/>
            <w:tcPrChange w:id="154" w:author="Peng, Mia Qing" w:date="2022-11-13T16:27:00Z">
              <w:tcPr>
                <w:tcW w:w="715" w:type="pct"/>
                <w:tcBorders>
                  <w:top w:val="nil"/>
                  <w:left w:val="nil"/>
                  <w:bottom w:val="nil"/>
                  <w:right w:val="nil"/>
                </w:tcBorders>
                <w:shd w:val="clear" w:color="auto" w:fill="auto"/>
                <w:vAlign w:val="bottom"/>
              </w:tcPr>
            </w:tcPrChange>
          </w:tcPr>
          <w:p w14:paraId="3DA0F753"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3.92</w:t>
            </w:r>
            <w:r w:rsidRPr="00215B5A">
              <w:rPr>
                <w:rFonts w:ascii="Times New Roman" w:hAnsi="Times New Roman" w:cs="Times New Roman"/>
                <w:color w:val="000000"/>
                <w:sz w:val="18"/>
                <w:szCs w:val="18"/>
              </w:rPr>
              <w:br/>
              <w:t>(2.12, 6.79)</w:t>
            </w:r>
          </w:p>
        </w:tc>
        <w:tc>
          <w:tcPr>
            <w:tcW w:w="715" w:type="pct"/>
            <w:tcBorders>
              <w:top w:val="nil"/>
              <w:left w:val="nil"/>
              <w:bottom w:val="nil"/>
              <w:right w:val="nil"/>
            </w:tcBorders>
            <w:shd w:val="clear" w:color="auto" w:fill="auto"/>
            <w:vAlign w:val="bottom"/>
            <w:tcPrChange w:id="155" w:author="Peng, Mia Qing" w:date="2022-11-13T16:27:00Z">
              <w:tcPr>
                <w:tcW w:w="715" w:type="pct"/>
                <w:tcBorders>
                  <w:top w:val="nil"/>
                  <w:left w:val="nil"/>
                  <w:bottom w:val="nil"/>
                  <w:right w:val="nil"/>
                </w:tcBorders>
                <w:shd w:val="clear" w:color="auto" w:fill="auto"/>
                <w:vAlign w:val="bottom"/>
              </w:tcPr>
            </w:tcPrChange>
          </w:tcPr>
          <w:p w14:paraId="633D0AD5"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3.11</w:t>
            </w:r>
            <w:r w:rsidRPr="00215B5A">
              <w:rPr>
                <w:rFonts w:ascii="Times New Roman" w:hAnsi="Times New Roman" w:cs="Times New Roman"/>
                <w:color w:val="000000"/>
                <w:sz w:val="18"/>
                <w:szCs w:val="18"/>
              </w:rPr>
              <w:br/>
              <w:t>(1.97, 4.72)</w:t>
            </w:r>
          </w:p>
        </w:tc>
        <w:tc>
          <w:tcPr>
            <w:tcW w:w="714" w:type="pct"/>
            <w:tcBorders>
              <w:top w:val="nil"/>
              <w:left w:val="nil"/>
              <w:bottom w:val="nil"/>
              <w:right w:val="single" w:sz="4" w:space="0" w:color="auto"/>
            </w:tcBorders>
            <w:shd w:val="clear" w:color="auto" w:fill="auto"/>
            <w:vAlign w:val="bottom"/>
            <w:tcPrChange w:id="156" w:author="Peng, Mia Qing" w:date="2022-11-13T16:27:00Z">
              <w:tcPr>
                <w:tcW w:w="714" w:type="pct"/>
                <w:tcBorders>
                  <w:top w:val="nil"/>
                  <w:left w:val="nil"/>
                  <w:bottom w:val="nil"/>
                  <w:right w:val="single" w:sz="4" w:space="0" w:color="auto"/>
                </w:tcBorders>
                <w:shd w:val="clear" w:color="auto" w:fill="auto"/>
                <w:vAlign w:val="bottom"/>
              </w:tcPr>
            </w:tcPrChange>
          </w:tcPr>
          <w:p w14:paraId="37D58BDC" w14:textId="5E684E22" w:rsidR="00215B5A" w:rsidRPr="00215B5A" w:rsidRDefault="00215B5A" w:rsidP="00215B5A">
            <w:pPr>
              <w:jc w:val="center"/>
              <w:rPr>
                <w:rFonts w:ascii="Times New Roman" w:hAnsi="Times New Roman" w:cs="Times New Roman"/>
                <w:color w:val="000000"/>
                <w:sz w:val="18"/>
                <w:szCs w:val="18"/>
              </w:rPr>
            </w:pPr>
            <w:ins w:id="157" w:author="Peng, Mia Qing" w:date="2022-11-13T16:24:00Z">
              <w:r w:rsidRPr="00215B5A">
                <w:rPr>
                  <w:rFonts w:ascii="Times New Roman" w:hAnsi="Times New Roman" w:cs="Times New Roman"/>
                  <w:color w:val="000000"/>
                  <w:sz w:val="18"/>
                  <w:szCs w:val="18"/>
                  <w:rPrChange w:id="158" w:author="Peng, Mia Qing" w:date="2022-11-13T16:27:00Z">
                    <w:rPr>
                      <w:rFonts w:ascii="Calibri" w:hAnsi="Calibri" w:cs="Calibri"/>
                      <w:color w:val="000000"/>
                    </w:rPr>
                  </w:rPrChange>
                </w:rPr>
                <w:t>0.35</w:t>
              </w:r>
              <w:r w:rsidRPr="00215B5A">
                <w:rPr>
                  <w:rFonts w:ascii="Times New Roman" w:hAnsi="Times New Roman" w:cs="Times New Roman"/>
                  <w:color w:val="000000"/>
                  <w:sz w:val="18"/>
                  <w:szCs w:val="18"/>
                  <w:rPrChange w:id="159" w:author="Peng, Mia Qing" w:date="2022-11-13T16:27:00Z">
                    <w:rPr>
                      <w:rFonts w:ascii="Calibri" w:hAnsi="Calibri" w:cs="Calibri"/>
                      <w:color w:val="000000"/>
                    </w:rPr>
                  </w:rPrChange>
                </w:rPr>
                <w:br/>
                <w:t>(0.25, 0.64)</w:t>
              </w:r>
            </w:ins>
            <w:del w:id="160" w:author="Peng, Mia Qing" w:date="2022-11-13T16:24:00Z">
              <w:r w:rsidRPr="00215B5A" w:rsidDel="005864D0">
                <w:rPr>
                  <w:rFonts w:ascii="Times New Roman" w:hAnsi="Times New Roman" w:cs="Times New Roman"/>
                  <w:color w:val="000000"/>
                  <w:sz w:val="18"/>
                  <w:szCs w:val="18"/>
                </w:rPr>
                <w:delText>0.11</w:delText>
              </w:r>
              <w:r w:rsidRPr="00215B5A" w:rsidDel="005864D0">
                <w:rPr>
                  <w:rFonts w:ascii="Times New Roman" w:hAnsi="Times New Roman" w:cs="Times New Roman"/>
                  <w:color w:val="000000"/>
                  <w:sz w:val="18"/>
                  <w:szCs w:val="18"/>
                </w:rPr>
                <w:br/>
                <w:delText>(0.07, 0.17)</w:delText>
              </w:r>
            </w:del>
          </w:p>
        </w:tc>
      </w:tr>
      <w:tr w:rsidR="00215B5A" w:rsidRPr="00215B5A" w14:paraId="2D893C4B" w14:textId="77777777" w:rsidTr="00215B5A">
        <w:tblPrEx>
          <w:tblW w:w="4808" w:type="pct"/>
          <w:tblBorders>
            <w:insideH w:val="none" w:sz="0" w:space="0" w:color="auto"/>
            <w:insideV w:val="none" w:sz="0" w:space="0" w:color="auto"/>
          </w:tblBorders>
          <w:tblPrExChange w:id="161"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162" w:author="Peng, Mia Qing" w:date="2022-11-13T16:27:00Z">
              <w:tcPr>
                <w:tcW w:w="954" w:type="pct"/>
                <w:vAlign w:val="center"/>
              </w:tcPr>
            </w:tcPrChange>
          </w:tcPr>
          <w:p w14:paraId="78DF3460"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Chinese</w:t>
            </w:r>
          </w:p>
        </w:tc>
        <w:tc>
          <w:tcPr>
            <w:tcW w:w="391" w:type="pct"/>
            <w:tcBorders>
              <w:top w:val="nil"/>
              <w:left w:val="nil"/>
              <w:bottom w:val="nil"/>
              <w:right w:val="nil"/>
            </w:tcBorders>
            <w:shd w:val="clear" w:color="auto" w:fill="auto"/>
            <w:vAlign w:val="center"/>
            <w:tcPrChange w:id="163" w:author="Peng, Mia Qing" w:date="2022-11-13T16:27:00Z">
              <w:tcPr>
                <w:tcW w:w="391" w:type="pct"/>
                <w:tcBorders>
                  <w:top w:val="nil"/>
                  <w:left w:val="nil"/>
                  <w:bottom w:val="nil"/>
                  <w:right w:val="nil"/>
                </w:tcBorders>
                <w:shd w:val="clear" w:color="auto" w:fill="auto"/>
                <w:vAlign w:val="center"/>
              </w:tcPr>
            </w:tcPrChange>
          </w:tcPr>
          <w:p w14:paraId="25E932D9"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168</w:t>
            </w:r>
          </w:p>
        </w:tc>
        <w:tc>
          <w:tcPr>
            <w:tcW w:w="755" w:type="pct"/>
            <w:tcBorders>
              <w:top w:val="nil"/>
              <w:left w:val="nil"/>
              <w:bottom w:val="nil"/>
              <w:right w:val="nil"/>
            </w:tcBorders>
            <w:shd w:val="clear" w:color="auto" w:fill="auto"/>
            <w:vAlign w:val="bottom"/>
            <w:tcPrChange w:id="164" w:author="Peng, Mia Qing" w:date="2022-11-13T16:27:00Z">
              <w:tcPr>
                <w:tcW w:w="755" w:type="pct"/>
                <w:tcBorders>
                  <w:top w:val="nil"/>
                  <w:left w:val="nil"/>
                  <w:bottom w:val="nil"/>
                  <w:right w:val="nil"/>
                </w:tcBorders>
                <w:shd w:val="clear" w:color="auto" w:fill="auto"/>
                <w:vAlign w:val="bottom"/>
              </w:tcPr>
            </w:tcPrChange>
          </w:tcPr>
          <w:p w14:paraId="7E507EE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5.90</w:t>
            </w:r>
            <w:r w:rsidRPr="00215B5A">
              <w:rPr>
                <w:rFonts w:ascii="Times New Roman" w:hAnsi="Times New Roman" w:cs="Times New Roman"/>
                <w:color w:val="000000"/>
                <w:sz w:val="18"/>
                <w:szCs w:val="18"/>
              </w:rPr>
              <w:br/>
              <w:t>(3.17, 10.34)</w:t>
            </w:r>
          </w:p>
        </w:tc>
        <w:tc>
          <w:tcPr>
            <w:tcW w:w="755" w:type="pct"/>
            <w:tcBorders>
              <w:top w:val="nil"/>
              <w:left w:val="nil"/>
              <w:bottom w:val="nil"/>
              <w:right w:val="nil"/>
            </w:tcBorders>
            <w:shd w:val="clear" w:color="auto" w:fill="auto"/>
            <w:vAlign w:val="bottom"/>
            <w:tcPrChange w:id="165" w:author="Peng, Mia Qing" w:date="2022-11-13T16:27:00Z">
              <w:tcPr>
                <w:tcW w:w="755" w:type="pct"/>
                <w:tcBorders>
                  <w:top w:val="nil"/>
                  <w:left w:val="nil"/>
                  <w:bottom w:val="nil"/>
                  <w:right w:val="nil"/>
                </w:tcBorders>
                <w:shd w:val="clear" w:color="auto" w:fill="auto"/>
                <w:vAlign w:val="bottom"/>
              </w:tcPr>
            </w:tcPrChange>
          </w:tcPr>
          <w:p w14:paraId="712250F7"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2.32</w:t>
            </w:r>
            <w:r w:rsidRPr="00215B5A">
              <w:rPr>
                <w:rFonts w:ascii="Times New Roman" w:hAnsi="Times New Roman" w:cs="Times New Roman"/>
                <w:color w:val="000000"/>
                <w:sz w:val="18"/>
                <w:szCs w:val="18"/>
              </w:rPr>
              <w:br/>
              <w:t>(1.50, 4.29)</w:t>
            </w:r>
          </w:p>
        </w:tc>
        <w:tc>
          <w:tcPr>
            <w:tcW w:w="715" w:type="pct"/>
            <w:tcBorders>
              <w:top w:val="nil"/>
              <w:left w:val="nil"/>
              <w:bottom w:val="nil"/>
              <w:right w:val="nil"/>
            </w:tcBorders>
            <w:shd w:val="clear" w:color="auto" w:fill="auto"/>
            <w:vAlign w:val="bottom"/>
            <w:tcPrChange w:id="166" w:author="Peng, Mia Qing" w:date="2022-11-13T16:27:00Z">
              <w:tcPr>
                <w:tcW w:w="715" w:type="pct"/>
                <w:tcBorders>
                  <w:top w:val="nil"/>
                  <w:left w:val="nil"/>
                  <w:bottom w:val="nil"/>
                  <w:right w:val="nil"/>
                </w:tcBorders>
                <w:shd w:val="clear" w:color="auto" w:fill="auto"/>
                <w:vAlign w:val="bottom"/>
              </w:tcPr>
            </w:tcPrChange>
          </w:tcPr>
          <w:p w14:paraId="4C891222"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1.24</w:t>
            </w:r>
            <w:r w:rsidRPr="00215B5A">
              <w:rPr>
                <w:rFonts w:ascii="Times New Roman" w:hAnsi="Times New Roman" w:cs="Times New Roman"/>
                <w:color w:val="000000"/>
                <w:sz w:val="18"/>
                <w:szCs w:val="18"/>
              </w:rPr>
              <w:br/>
              <w:t>(0.80, 1.92)</w:t>
            </w:r>
          </w:p>
        </w:tc>
        <w:tc>
          <w:tcPr>
            <w:tcW w:w="715" w:type="pct"/>
            <w:tcBorders>
              <w:top w:val="nil"/>
              <w:left w:val="nil"/>
              <w:bottom w:val="nil"/>
              <w:right w:val="nil"/>
            </w:tcBorders>
            <w:shd w:val="clear" w:color="auto" w:fill="auto"/>
            <w:vAlign w:val="bottom"/>
            <w:tcPrChange w:id="167" w:author="Peng, Mia Qing" w:date="2022-11-13T16:27:00Z">
              <w:tcPr>
                <w:tcW w:w="715" w:type="pct"/>
                <w:tcBorders>
                  <w:top w:val="nil"/>
                  <w:left w:val="nil"/>
                  <w:bottom w:val="nil"/>
                  <w:right w:val="nil"/>
                </w:tcBorders>
                <w:shd w:val="clear" w:color="auto" w:fill="auto"/>
                <w:vAlign w:val="bottom"/>
              </w:tcPr>
            </w:tcPrChange>
          </w:tcPr>
          <w:p w14:paraId="41898CA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1.64</w:t>
            </w:r>
            <w:r w:rsidRPr="00215B5A">
              <w:rPr>
                <w:rFonts w:ascii="Times New Roman" w:hAnsi="Times New Roman" w:cs="Times New Roman"/>
                <w:color w:val="000000"/>
                <w:sz w:val="18"/>
                <w:szCs w:val="18"/>
              </w:rPr>
              <w:br/>
              <w:t>(0.94, 2.41)</w:t>
            </w:r>
          </w:p>
        </w:tc>
        <w:tc>
          <w:tcPr>
            <w:tcW w:w="714" w:type="pct"/>
            <w:tcBorders>
              <w:top w:val="nil"/>
              <w:left w:val="nil"/>
              <w:bottom w:val="nil"/>
              <w:right w:val="single" w:sz="4" w:space="0" w:color="auto"/>
            </w:tcBorders>
            <w:shd w:val="clear" w:color="auto" w:fill="auto"/>
            <w:vAlign w:val="bottom"/>
            <w:tcPrChange w:id="168" w:author="Peng, Mia Qing" w:date="2022-11-13T16:27:00Z">
              <w:tcPr>
                <w:tcW w:w="714" w:type="pct"/>
                <w:tcBorders>
                  <w:top w:val="nil"/>
                  <w:left w:val="nil"/>
                  <w:bottom w:val="nil"/>
                  <w:right w:val="single" w:sz="4" w:space="0" w:color="auto"/>
                </w:tcBorders>
                <w:shd w:val="clear" w:color="auto" w:fill="auto"/>
                <w:vAlign w:val="bottom"/>
              </w:tcPr>
            </w:tcPrChange>
          </w:tcPr>
          <w:p w14:paraId="54E69905" w14:textId="79CF3C20" w:rsidR="00215B5A" w:rsidRPr="00215B5A" w:rsidRDefault="00215B5A" w:rsidP="00215B5A">
            <w:pPr>
              <w:jc w:val="center"/>
              <w:rPr>
                <w:rFonts w:ascii="Times New Roman" w:hAnsi="Times New Roman" w:cs="Times New Roman"/>
                <w:color w:val="000000"/>
                <w:sz w:val="18"/>
                <w:szCs w:val="18"/>
              </w:rPr>
            </w:pPr>
            <w:ins w:id="169" w:author="Peng, Mia Qing" w:date="2022-11-13T16:24:00Z">
              <w:r w:rsidRPr="00215B5A">
                <w:rPr>
                  <w:rFonts w:ascii="Times New Roman" w:hAnsi="Times New Roman" w:cs="Times New Roman"/>
                  <w:color w:val="000000"/>
                  <w:sz w:val="18"/>
                  <w:szCs w:val="18"/>
                  <w:rPrChange w:id="170" w:author="Peng, Mia Qing" w:date="2022-11-13T16:27:00Z">
                    <w:rPr>
                      <w:rFonts w:ascii="Calibri" w:hAnsi="Calibri" w:cs="Calibri"/>
                      <w:color w:val="000000"/>
                    </w:rPr>
                  </w:rPrChange>
                </w:rPr>
                <w:t>0.14</w:t>
              </w:r>
              <w:r w:rsidRPr="00215B5A">
                <w:rPr>
                  <w:rFonts w:ascii="Times New Roman" w:hAnsi="Times New Roman" w:cs="Times New Roman"/>
                  <w:color w:val="000000"/>
                  <w:sz w:val="18"/>
                  <w:szCs w:val="18"/>
                  <w:rPrChange w:id="171" w:author="Peng, Mia Qing" w:date="2022-11-13T16:27:00Z">
                    <w:rPr>
                      <w:rFonts w:ascii="Calibri" w:hAnsi="Calibri" w:cs="Calibri"/>
                      <w:color w:val="000000"/>
                    </w:rPr>
                  </w:rPrChange>
                </w:rPr>
                <w:br/>
                <w:t>(0.09, 0.25)</w:t>
              </w:r>
            </w:ins>
            <w:del w:id="172" w:author="Peng, Mia Qing" w:date="2022-11-13T16:24:00Z">
              <w:r w:rsidRPr="00215B5A" w:rsidDel="005864D0">
                <w:rPr>
                  <w:rFonts w:ascii="Times New Roman" w:hAnsi="Times New Roman" w:cs="Times New Roman"/>
                  <w:color w:val="000000"/>
                  <w:sz w:val="18"/>
                  <w:szCs w:val="18"/>
                </w:rPr>
                <w:delText>0.04</w:delText>
              </w:r>
              <w:r w:rsidRPr="00215B5A" w:rsidDel="005864D0">
                <w:rPr>
                  <w:rFonts w:ascii="Times New Roman" w:hAnsi="Times New Roman" w:cs="Times New Roman"/>
                  <w:color w:val="000000"/>
                  <w:sz w:val="18"/>
                  <w:szCs w:val="18"/>
                </w:rPr>
                <w:br/>
                <w:delText>(0.03, 0.07)</w:delText>
              </w:r>
            </w:del>
          </w:p>
        </w:tc>
      </w:tr>
      <w:tr w:rsidR="00215B5A" w:rsidRPr="00215B5A" w14:paraId="33223B49" w14:textId="77777777" w:rsidTr="00215B5A">
        <w:tblPrEx>
          <w:tblW w:w="4808" w:type="pct"/>
          <w:tblBorders>
            <w:insideH w:val="none" w:sz="0" w:space="0" w:color="auto"/>
            <w:insideV w:val="none" w:sz="0" w:space="0" w:color="auto"/>
          </w:tblBorders>
          <w:tblPrExChange w:id="173"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174" w:author="Peng, Mia Qing" w:date="2022-11-13T16:27:00Z">
              <w:tcPr>
                <w:tcW w:w="954" w:type="pct"/>
                <w:vAlign w:val="center"/>
              </w:tcPr>
            </w:tcPrChange>
          </w:tcPr>
          <w:p w14:paraId="04DADD2B"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Japanese</w:t>
            </w:r>
          </w:p>
        </w:tc>
        <w:tc>
          <w:tcPr>
            <w:tcW w:w="391" w:type="pct"/>
            <w:tcBorders>
              <w:top w:val="nil"/>
              <w:left w:val="nil"/>
              <w:bottom w:val="nil"/>
              <w:right w:val="nil"/>
            </w:tcBorders>
            <w:shd w:val="clear" w:color="auto" w:fill="auto"/>
            <w:vAlign w:val="center"/>
            <w:tcPrChange w:id="175" w:author="Peng, Mia Qing" w:date="2022-11-13T16:27:00Z">
              <w:tcPr>
                <w:tcW w:w="391" w:type="pct"/>
                <w:tcBorders>
                  <w:top w:val="nil"/>
                  <w:left w:val="nil"/>
                  <w:bottom w:val="nil"/>
                  <w:right w:val="nil"/>
                </w:tcBorders>
                <w:shd w:val="clear" w:color="auto" w:fill="auto"/>
                <w:vAlign w:val="center"/>
              </w:tcPr>
            </w:tcPrChange>
          </w:tcPr>
          <w:p w14:paraId="5B637EE1"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196</w:t>
            </w:r>
          </w:p>
        </w:tc>
        <w:tc>
          <w:tcPr>
            <w:tcW w:w="755" w:type="pct"/>
            <w:tcBorders>
              <w:top w:val="nil"/>
              <w:left w:val="nil"/>
              <w:bottom w:val="nil"/>
              <w:right w:val="nil"/>
            </w:tcBorders>
            <w:shd w:val="clear" w:color="auto" w:fill="auto"/>
            <w:vAlign w:val="bottom"/>
            <w:tcPrChange w:id="176" w:author="Peng, Mia Qing" w:date="2022-11-13T16:27:00Z">
              <w:tcPr>
                <w:tcW w:w="755" w:type="pct"/>
                <w:tcBorders>
                  <w:top w:val="nil"/>
                  <w:left w:val="nil"/>
                  <w:bottom w:val="nil"/>
                  <w:right w:val="nil"/>
                </w:tcBorders>
                <w:shd w:val="clear" w:color="auto" w:fill="auto"/>
                <w:vAlign w:val="bottom"/>
              </w:tcPr>
            </w:tcPrChange>
          </w:tcPr>
          <w:p w14:paraId="130769CA"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8.09</w:t>
            </w:r>
            <w:r w:rsidRPr="00215B5A">
              <w:rPr>
                <w:rFonts w:ascii="Times New Roman" w:hAnsi="Times New Roman" w:cs="Times New Roman"/>
                <w:color w:val="000000"/>
                <w:sz w:val="18"/>
                <w:szCs w:val="18"/>
              </w:rPr>
              <w:br/>
              <w:t>(4.75, 14.00)</w:t>
            </w:r>
          </w:p>
        </w:tc>
        <w:tc>
          <w:tcPr>
            <w:tcW w:w="755" w:type="pct"/>
            <w:tcBorders>
              <w:top w:val="nil"/>
              <w:left w:val="nil"/>
              <w:bottom w:val="nil"/>
              <w:right w:val="nil"/>
            </w:tcBorders>
            <w:shd w:val="clear" w:color="auto" w:fill="auto"/>
            <w:vAlign w:val="bottom"/>
            <w:tcPrChange w:id="177" w:author="Peng, Mia Qing" w:date="2022-11-13T16:27:00Z">
              <w:tcPr>
                <w:tcW w:w="755" w:type="pct"/>
                <w:tcBorders>
                  <w:top w:val="nil"/>
                  <w:left w:val="nil"/>
                  <w:bottom w:val="nil"/>
                  <w:right w:val="nil"/>
                </w:tcBorders>
                <w:shd w:val="clear" w:color="auto" w:fill="auto"/>
                <w:vAlign w:val="bottom"/>
              </w:tcPr>
            </w:tcPrChange>
          </w:tcPr>
          <w:p w14:paraId="1E721B03"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3.49</w:t>
            </w:r>
            <w:r w:rsidRPr="00215B5A">
              <w:rPr>
                <w:rFonts w:ascii="Times New Roman" w:hAnsi="Times New Roman" w:cs="Times New Roman"/>
                <w:color w:val="000000"/>
                <w:sz w:val="18"/>
                <w:szCs w:val="18"/>
              </w:rPr>
              <w:br/>
              <w:t>(2.14, 6.01)</w:t>
            </w:r>
          </w:p>
        </w:tc>
        <w:tc>
          <w:tcPr>
            <w:tcW w:w="715" w:type="pct"/>
            <w:tcBorders>
              <w:top w:val="nil"/>
              <w:left w:val="nil"/>
              <w:bottom w:val="nil"/>
              <w:right w:val="nil"/>
            </w:tcBorders>
            <w:shd w:val="clear" w:color="auto" w:fill="auto"/>
            <w:vAlign w:val="bottom"/>
            <w:tcPrChange w:id="178" w:author="Peng, Mia Qing" w:date="2022-11-13T16:27:00Z">
              <w:tcPr>
                <w:tcW w:w="715" w:type="pct"/>
                <w:tcBorders>
                  <w:top w:val="nil"/>
                  <w:left w:val="nil"/>
                  <w:bottom w:val="nil"/>
                  <w:right w:val="nil"/>
                </w:tcBorders>
                <w:shd w:val="clear" w:color="auto" w:fill="auto"/>
                <w:vAlign w:val="bottom"/>
              </w:tcPr>
            </w:tcPrChange>
          </w:tcPr>
          <w:p w14:paraId="1A831783"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1.51</w:t>
            </w:r>
            <w:r w:rsidRPr="00215B5A">
              <w:rPr>
                <w:rFonts w:ascii="Times New Roman" w:hAnsi="Times New Roman" w:cs="Times New Roman"/>
                <w:color w:val="000000"/>
                <w:sz w:val="18"/>
                <w:szCs w:val="18"/>
              </w:rPr>
              <w:br/>
              <w:t>(0.99, 2.89)</w:t>
            </w:r>
          </w:p>
        </w:tc>
        <w:tc>
          <w:tcPr>
            <w:tcW w:w="715" w:type="pct"/>
            <w:tcBorders>
              <w:top w:val="nil"/>
              <w:left w:val="nil"/>
              <w:bottom w:val="nil"/>
              <w:right w:val="nil"/>
            </w:tcBorders>
            <w:shd w:val="clear" w:color="auto" w:fill="auto"/>
            <w:vAlign w:val="bottom"/>
            <w:tcPrChange w:id="179" w:author="Peng, Mia Qing" w:date="2022-11-13T16:27:00Z">
              <w:tcPr>
                <w:tcW w:w="715" w:type="pct"/>
                <w:tcBorders>
                  <w:top w:val="nil"/>
                  <w:left w:val="nil"/>
                  <w:bottom w:val="nil"/>
                  <w:right w:val="nil"/>
                </w:tcBorders>
                <w:shd w:val="clear" w:color="auto" w:fill="auto"/>
                <w:vAlign w:val="bottom"/>
              </w:tcPr>
            </w:tcPrChange>
          </w:tcPr>
          <w:p w14:paraId="3229B2C4"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1.94</w:t>
            </w:r>
            <w:r w:rsidRPr="00215B5A">
              <w:rPr>
                <w:rFonts w:ascii="Times New Roman" w:hAnsi="Times New Roman" w:cs="Times New Roman"/>
                <w:color w:val="000000"/>
                <w:sz w:val="18"/>
                <w:szCs w:val="18"/>
              </w:rPr>
              <w:br/>
              <w:t>(1.25, 2.58)</w:t>
            </w:r>
          </w:p>
        </w:tc>
        <w:tc>
          <w:tcPr>
            <w:tcW w:w="714" w:type="pct"/>
            <w:tcBorders>
              <w:top w:val="nil"/>
              <w:left w:val="nil"/>
              <w:bottom w:val="nil"/>
              <w:right w:val="single" w:sz="4" w:space="0" w:color="auto"/>
            </w:tcBorders>
            <w:shd w:val="clear" w:color="auto" w:fill="auto"/>
            <w:vAlign w:val="bottom"/>
            <w:tcPrChange w:id="180" w:author="Peng, Mia Qing" w:date="2022-11-13T16:27:00Z">
              <w:tcPr>
                <w:tcW w:w="714" w:type="pct"/>
                <w:tcBorders>
                  <w:top w:val="nil"/>
                  <w:left w:val="nil"/>
                  <w:bottom w:val="nil"/>
                  <w:right w:val="single" w:sz="4" w:space="0" w:color="auto"/>
                </w:tcBorders>
                <w:shd w:val="clear" w:color="auto" w:fill="auto"/>
                <w:vAlign w:val="bottom"/>
              </w:tcPr>
            </w:tcPrChange>
          </w:tcPr>
          <w:p w14:paraId="04BBC932" w14:textId="7A298462" w:rsidR="00215B5A" w:rsidRPr="00215B5A" w:rsidRDefault="00215B5A" w:rsidP="00215B5A">
            <w:pPr>
              <w:jc w:val="center"/>
              <w:rPr>
                <w:rFonts w:ascii="Times New Roman" w:hAnsi="Times New Roman" w:cs="Times New Roman"/>
                <w:color w:val="000000"/>
                <w:sz w:val="18"/>
                <w:szCs w:val="18"/>
              </w:rPr>
            </w:pPr>
            <w:ins w:id="181" w:author="Peng, Mia Qing" w:date="2022-11-13T16:24:00Z">
              <w:r w:rsidRPr="00215B5A">
                <w:rPr>
                  <w:rFonts w:ascii="Times New Roman" w:hAnsi="Times New Roman" w:cs="Times New Roman"/>
                  <w:color w:val="000000"/>
                  <w:sz w:val="18"/>
                  <w:szCs w:val="18"/>
                  <w:rPrChange w:id="182" w:author="Peng, Mia Qing" w:date="2022-11-13T16:27:00Z">
                    <w:rPr>
                      <w:rFonts w:ascii="Calibri" w:hAnsi="Calibri" w:cs="Calibri"/>
                      <w:color w:val="000000"/>
                    </w:rPr>
                  </w:rPrChange>
                </w:rPr>
                <w:t>0.20</w:t>
              </w:r>
              <w:r w:rsidRPr="00215B5A">
                <w:rPr>
                  <w:rFonts w:ascii="Times New Roman" w:hAnsi="Times New Roman" w:cs="Times New Roman"/>
                  <w:color w:val="000000"/>
                  <w:sz w:val="18"/>
                  <w:szCs w:val="18"/>
                  <w:rPrChange w:id="183" w:author="Peng, Mia Qing" w:date="2022-11-13T16:27:00Z">
                    <w:rPr>
                      <w:rFonts w:ascii="Calibri" w:hAnsi="Calibri" w:cs="Calibri"/>
                      <w:color w:val="000000"/>
                    </w:rPr>
                  </w:rPrChange>
                </w:rPr>
                <w:br/>
                <w:t>(0.12, 0.32)</w:t>
              </w:r>
            </w:ins>
            <w:del w:id="184" w:author="Peng, Mia Qing" w:date="2022-11-13T16:24:00Z">
              <w:r w:rsidRPr="00215B5A" w:rsidDel="005864D0">
                <w:rPr>
                  <w:rFonts w:ascii="Times New Roman" w:hAnsi="Times New Roman" w:cs="Times New Roman"/>
                  <w:color w:val="000000"/>
                  <w:sz w:val="18"/>
                  <w:szCs w:val="18"/>
                </w:rPr>
                <w:delText>0.06</w:delText>
              </w:r>
              <w:r w:rsidRPr="00215B5A" w:rsidDel="005864D0">
                <w:rPr>
                  <w:rFonts w:ascii="Times New Roman" w:hAnsi="Times New Roman" w:cs="Times New Roman"/>
                  <w:color w:val="000000"/>
                  <w:sz w:val="18"/>
                  <w:szCs w:val="18"/>
                </w:rPr>
                <w:br/>
                <w:delText>(0.04, 0.09)</w:delText>
              </w:r>
            </w:del>
          </w:p>
        </w:tc>
      </w:tr>
      <w:tr w:rsidR="00F60BCB" w:rsidRPr="00215B5A" w14:paraId="436ED7C5" w14:textId="77777777" w:rsidTr="00A35266">
        <w:tc>
          <w:tcPr>
            <w:tcW w:w="954" w:type="pct"/>
            <w:vAlign w:val="center"/>
          </w:tcPr>
          <w:p w14:paraId="43493B3B" w14:textId="77777777" w:rsidR="00F60BCB" w:rsidRPr="00215B5A" w:rsidRDefault="00F60BCB" w:rsidP="00F60BCB">
            <w:pPr>
              <w:rPr>
                <w:rFonts w:ascii="Times New Roman" w:hAnsi="Times New Roman" w:cs="Times New Roman"/>
                <w:sz w:val="18"/>
                <w:szCs w:val="18"/>
              </w:rPr>
            </w:pPr>
            <w:r w:rsidRPr="00215B5A">
              <w:rPr>
                <w:rFonts w:ascii="Times New Roman" w:hAnsi="Times New Roman" w:cs="Times New Roman"/>
                <w:sz w:val="18"/>
                <w:szCs w:val="18"/>
              </w:rPr>
              <w:t>p-value</w:t>
            </w:r>
          </w:p>
        </w:tc>
        <w:tc>
          <w:tcPr>
            <w:tcW w:w="391" w:type="pct"/>
            <w:vAlign w:val="center"/>
          </w:tcPr>
          <w:p w14:paraId="6B722CDC" w14:textId="77777777" w:rsidR="00F60BCB" w:rsidRPr="00215B5A" w:rsidRDefault="00F60BCB" w:rsidP="00F60BCB">
            <w:pPr>
              <w:jc w:val="center"/>
              <w:rPr>
                <w:rFonts w:ascii="Times New Roman" w:hAnsi="Times New Roman" w:cs="Times New Roman"/>
                <w:sz w:val="18"/>
                <w:szCs w:val="18"/>
              </w:rPr>
            </w:pPr>
          </w:p>
        </w:tc>
        <w:tc>
          <w:tcPr>
            <w:tcW w:w="755" w:type="pct"/>
            <w:tcBorders>
              <w:top w:val="nil"/>
              <w:left w:val="nil"/>
              <w:bottom w:val="nil"/>
              <w:right w:val="nil"/>
            </w:tcBorders>
            <w:shd w:val="clear" w:color="auto" w:fill="auto"/>
            <w:vAlign w:val="bottom"/>
          </w:tcPr>
          <w:p w14:paraId="162FD961"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color w:val="000000"/>
                <w:sz w:val="18"/>
                <w:szCs w:val="18"/>
              </w:rPr>
              <w:t>&lt;0.0001</w:t>
            </w:r>
          </w:p>
        </w:tc>
        <w:tc>
          <w:tcPr>
            <w:tcW w:w="755" w:type="pct"/>
            <w:tcBorders>
              <w:top w:val="nil"/>
              <w:left w:val="nil"/>
              <w:bottom w:val="nil"/>
              <w:right w:val="nil"/>
            </w:tcBorders>
            <w:shd w:val="clear" w:color="auto" w:fill="auto"/>
            <w:vAlign w:val="bottom"/>
          </w:tcPr>
          <w:p w14:paraId="44B30F9E"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color w:val="000000"/>
                <w:sz w:val="18"/>
                <w:szCs w:val="18"/>
              </w:rPr>
              <w:t>&lt;0.0001</w:t>
            </w:r>
          </w:p>
        </w:tc>
        <w:tc>
          <w:tcPr>
            <w:tcW w:w="715" w:type="pct"/>
            <w:tcBorders>
              <w:top w:val="nil"/>
              <w:left w:val="nil"/>
              <w:bottom w:val="nil"/>
              <w:right w:val="nil"/>
            </w:tcBorders>
            <w:shd w:val="clear" w:color="auto" w:fill="auto"/>
            <w:vAlign w:val="bottom"/>
          </w:tcPr>
          <w:p w14:paraId="246AEEC7"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color w:val="000000"/>
                <w:sz w:val="18"/>
                <w:szCs w:val="18"/>
              </w:rPr>
              <w:t>&lt;0.0001</w:t>
            </w:r>
          </w:p>
        </w:tc>
        <w:tc>
          <w:tcPr>
            <w:tcW w:w="715" w:type="pct"/>
            <w:tcBorders>
              <w:top w:val="nil"/>
              <w:left w:val="nil"/>
              <w:bottom w:val="nil"/>
              <w:right w:val="nil"/>
            </w:tcBorders>
            <w:shd w:val="clear" w:color="auto" w:fill="auto"/>
            <w:vAlign w:val="bottom"/>
          </w:tcPr>
          <w:p w14:paraId="3556FB9F" w14:textId="77777777" w:rsidR="00F60BCB" w:rsidRPr="00215B5A" w:rsidRDefault="00F60BCB" w:rsidP="00F60BCB">
            <w:pPr>
              <w:jc w:val="center"/>
              <w:rPr>
                <w:rFonts w:ascii="Times New Roman" w:hAnsi="Times New Roman" w:cs="Times New Roman"/>
                <w:sz w:val="18"/>
                <w:szCs w:val="18"/>
              </w:rPr>
            </w:pPr>
            <w:r w:rsidRPr="00215B5A">
              <w:rPr>
                <w:rFonts w:ascii="Times New Roman" w:hAnsi="Times New Roman" w:cs="Times New Roman"/>
                <w:color w:val="000000"/>
                <w:sz w:val="18"/>
                <w:szCs w:val="18"/>
              </w:rPr>
              <w:t>&lt;0.0001</w:t>
            </w:r>
          </w:p>
        </w:tc>
        <w:tc>
          <w:tcPr>
            <w:tcW w:w="714" w:type="pct"/>
            <w:tcBorders>
              <w:top w:val="nil"/>
              <w:left w:val="nil"/>
              <w:bottom w:val="nil"/>
              <w:right w:val="single" w:sz="4" w:space="0" w:color="auto"/>
            </w:tcBorders>
            <w:shd w:val="clear" w:color="auto" w:fill="auto"/>
            <w:vAlign w:val="bottom"/>
          </w:tcPr>
          <w:p w14:paraId="64FFC67F" w14:textId="77777777" w:rsidR="00F60BCB" w:rsidRPr="00215B5A" w:rsidRDefault="00F60BCB" w:rsidP="00F60BCB">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&lt;0.0001</w:t>
            </w:r>
          </w:p>
        </w:tc>
      </w:tr>
      <w:tr w:rsidR="00F60BCB" w:rsidRPr="00215B5A" w14:paraId="4FE0BB7F" w14:textId="77777777" w:rsidTr="00A35266">
        <w:tc>
          <w:tcPr>
            <w:tcW w:w="954" w:type="pct"/>
          </w:tcPr>
          <w:p w14:paraId="0E586E0C" w14:textId="77777777" w:rsidR="00F60BCB" w:rsidRPr="00215B5A" w:rsidRDefault="00F60BCB" w:rsidP="00F60BCB">
            <w:pPr>
              <w:rPr>
                <w:rFonts w:ascii="Times New Roman" w:hAnsi="Times New Roman" w:cs="Times New Roman"/>
                <w:sz w:val="18"/>
                <w:szCs w:val="18"/>
              </w:rPr>
            </w:pPr>
          </w:p>
        </w:tc>
        <w:tc>
          <w:tcPr>
            <w:tcW w:w="391" w:type="pct"/>
            <w:vAlign w:val="center"/>
          </w:tcPr>
          <w:p w14:paraId="71826ECA"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33E13092"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61112E2C"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6B2545B8"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0FF087BA" w14:textId="77777777" w:rsidR="00F60BCB" w:rsidRPr="00215B5A" w:rsidRDefault="00F60BCB" w:rsidP="00F60BCB">
            <w:pPr>
              <w:jc w:val="center"/>
              <w:rPr>
                <w:rFonts w:ascii="Times New Roman" w:hAnsi="Times New Roman" w:cs="Times New Roman"/>
                <w:sz w:val="18"/>
                <w:szCs w:val="18"/>
              </w:rPr>
            </w:pPr>
          </w:p>
        </w:tc>
        <w:tc>
          <w:tcPr>
            <w:tcW w:w="714" w:type="pct"/>
          </w:tcPr>
          <w:p w14:paraId="1993A2FE" w14:textId="77777777" w:rsidR="00F60BCB" w:rsidRPr="00215B5A" w:rsidRDefault="00F60BCB" w:rsidP="00F60BCB">
            <w:pPr>
              <w:jc w:val="center"/>
              <w:rPr>
                <w:rFonts w:ascii="Times New Roman" w:hAnsi="Times New Roman" w:cs="Times New Roman"/>
                <w:sz w:val="18"/>
                <w:szCs w:val="18"/>
              </w:rPr>
            </w:pPr>
          </w:p>
        </w:tc>
      </w:tr>
      <w:tr w:rsidR="00F60BCB" w:rsidRPr="00215B5A" w14:paraId="2004DDBA" w14:textId="77777777" w:rsidTr="00A35266">
        <w:tc>
          <w:tcPr>
            <w:tcW w:w="954" w:type="pct"/>
          </w:tcPr>
          <w:p w14:paraId="7B85CD13" w14:textId="77777777" w:rsidR="00F60BCB" w:rsidRPr="00215B5A" w:rsidRDefault="00F60BCB" w:rsidP="00F60BCB">
            <w:pPr>
              <w:rPr>
                <w:rFonts w:ascii="Times New Roman" w:hAnsi="Times New Roman" w:cs="Times New Roman"/>
                <w:b/>
                <w:bCs/>
                <w:sz w:val="18"/>
                <w:szCs w:val="18"/>
              </w:rPr>
            </w:pPr>
            <w:r w:rsidRPr="00215B5A">
              <w:rPr>
                <w:rFonts w:ascii="Times New Roman" w:hAnsi="Times New Roman" w:cs="Times New Roman"/>
                <w:b/>
                <w:bCs/>
                <w:sz w:val="18"/>
                <w:szCs w:val="18"/>
              </w:rPr>
              <w:t>Education</w:t>
            </w:r>
          </w:p>
        </w:tc>
        <w:tc>
          <w:tcPr>
            <w:tcW w:w="391" w:type="pct"/>
            <w:vAlign w:val="center"/>
          </w:tcPr>
          <w:p w14:paraId="57195F37"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0366B101"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15A115AF"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5FC99564"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53750DB8" w14:textId="77777777" w:rsidR="00F60BCB" w:rsidRPr="00215B5A" w:rsidRDefault="00F60BCB" w:rsidP="00F60BCB">
            <w:pPr>
              <w:jc w:val="center"/>
              <w:rPr>
                <w:rFonts w:ascii="Times New Roman" w:hAnsi="Times New Roman" w:cs="Times New Roman"/>
                <w:sz w:val="18"/>
                <w:szCs w:val="18"/>
              </w:rPr>
            </w:pPr>
          </w:p>
        </w:tc>
        <w:tc>
          <w:tcPr>
            <w:tcW w:w="714" w:type="pct"/>
          </w:tcPr>
          <w:p w14:paraId="4C9C375E" w14:textId="77777777" w:rsidR="00F60BCB" w:rsidRPr="00215B5A" w:rsidRDefault="00F60BCB" w:rsidP="00F60BCB">
            <w:pPr>
              <w:jc w:val="center"/>
              <w:rPr>
                <w:rFonts w:ascii="Times New Roman" w:hAnsi="Times New Roman" w:cs="Times New Roman"/>
                <w:sz w:val="18"/>
                <w:szCs w:val="18"/>
              </w:rPr>
            </w:pPr>
          </w:p>
        </w:tc>
      </w:tr>
      <w:tr w:rsidR="00215B5A" w:rsidRPr="00215B5A" w14:paraId="34222353" w14:textId="77777777" w:rsidTr="00215B5A">
        <w:tblPrEx>
          <w:tblW w:w="4808" w:type="pct"/>
          <w:tblBorders>
            <w:insideH w:val="none" w:sz="0" w:space="0" w:color="auto"/>
            <w:insideV w:val="none" w:sz="0" w:space="0" w:color="auto"/>
          </w:tblBorders>
          <w:tblPrExChange w:id="185"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186" w:author="Peng, Mia Qing" w:date="2022-11-13T16:27:00Z">
              <w:tcPr>
                <w:tcW w:w="954" w:type="pct"/>
                <w:vAlign w:val="center"/>
              </w:tcPr>
            </w:tcPrChange>
          </w:tcPr>
          <w:p w14:paraId="75BAF478"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High school or less</w:t>
            </w:r>
          </w:p>
        </w:tc>
        <w:tc>
          <w:tcPr>
            <w:tcW w:w="391" w:type="pct"/>
            <w:tcBorders>
              <w:top w:val="nil"/>
              <w:left w:val="nil"/>
              <w:bottom w:val="nil"/>
              <w:right w:val="nil"/>
            </w:tcBorders>
            <w:shd w:val="clear" w:color="auto" w:fill="auto"/>
            <w:vAlign w:val="center"/>
            <w:tcPrChange w:id="187" w:author="Peng, Mia Qing" w:date="2022-11-13T16:27:00Z">
              <w:tcPr>
                <w:tcW w:w="391" w:type="pct"/>
                <w:tcBorders>
                  <w:top w:val="nil"/>
                  <w:left w:val="nil"/>
                  <w:bottom w:val="nil"/>
                  <w:right w:val="nil"/>
                </w:tcBorders>
                <w:shd w:val="clear" w:color="auto" w:fill="auto"/>
                <w:vAlign w:val="center"/>
              </w:tcPr>
            </w:tcPrChange>
          </w:tcPr>
          <w:p w14:paraId="20419FE0"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222</w:t>
            </w:r>
          </w:p>
        </w:tc>
        <w:tc>
          <w:tcPr>
            <w:tcW w:w="755" w:type="pct"/>
            <w:tcBorders>
              <w:top w:val="nil"/>
              <w:left w:val="nil"/>
              <w:bottom w:val="nil"/>
              <w:right w:val="nil"/>
            </w:tcBorders>
            <w:shd w:val="clear" w:color="auto" w:fill="auto"/>
            <w:vAlign w:val="bottom"/>
            <w:tcPrChange w:id="188" w:author="Peng, Mia Qing" w:date="2022-11-13T16:27:00Z">
              <w:tcPr>
                <w:tcW w:w="755" w:type="pct"/>
                <w:tcBorders>
                  <w:top w:val="nil"/>
                  <w:left w:val="nil"/>
                  <w:bottom w:val="nil"/>
                  <w:right w:val="nil"/>
                </w:tcBorders>
                <w:shd w:val="clear" w:color="auto" w:fill="auto"/>
                <w:vAlign w:val="bottom"/>
              </w:tcPr>
            </w:tcPrChange>
          </w:tcPr>
          <w:p w14:paraId="109F06A8"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9.96</w:t>
            </w:r>
            <w:r w:rsidRPr="00215B5A">
              <w:rPr>
                <w:rFonts w:ascii="Times New Roman" w:hAnsi="Times New Roman" w:cs="Times New Roman"/>
                <w:color w:val="000000"/>
                <w:sz w:val="18"/>
                <w:szCs w:val="18"/>
              </w:rPr>
              <w:br/>
              <w:t>(4.96, 17.01)</w:t>
            </w:r>
          </w:p>
        </w:tc>
        <w:tc>
          <w:tcPr>
            <w:tcW w:w="755" w:type="pct"/>
            <w:tcBorders>
              <w:top w:val="nil"/>
              <w:left w:val="nil"/>
              <w:bottom w:val="nil"/>
              <w:right w:val="nil"/>
            </w:tcBorders>
            <w:shd w:val="clear" w:color="auto" w:fill="auto"/>
            <w:vAlign w:val="bottom"/>
            <w:tcPrChange w:id="189" w:author="Peng, Mia Qing" w:date="2022-11-13T16:27:00Z">
              <w:tcPr>
                <w:tcW w:w="755" w:type="pct"/>
                <w:tcBorders>
                  <w:top w:val="nil"/>
                  <w:left w:val="nil"/>
                  <w:bottom w:val="nil"/>
                  <w:right w:val="nil"/>
                </w:tcBorders>
                <w:shd w:val="clear" w:color="auto" w:fill="auto"/>
                <w:vAlign w:val="bottom"/>
              </w:tcPr>
            </w:tcPrChange>
          </w:tcPr>
          <w:p w14:paraId="3FCF09F0"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4.01</w:t>
            </w:r>
            <w:r w:rsidRPr="00215B5A">
              <w:rPr>
                <w:rFonts w:ascii="Times New Roman" w:hAnsi="Times New Roman" w:cs="Times New Roman"/>
                <w:color w:val="000000"/>
                <w:sz w:val="18"/>
                <w:szCs w:val="18"/>
              </w:rPr>
              <w:br/>
              <w:t>(2.38, 7.04)</w:t>
            </w:r>
          </w:p>
        </w:tc>
        <w:tc>
          <w:tcPr>
            <w:tcW w:w="715" w:type="pct"/>
            <w:tcBorders>
              <w:top w:val="nil"/>
              <w:left w:val="nil"/>
              <w:bottom w:val="nil"/>
              <w:right w:val="nil"/>
            </w:tcBorders>
            <w:shd w:val="clear" w:color="auto" w:fill="auto"/>
            <w:vAlign w:val="bottom"/>
            <w:tcPrChange w:id="190" w:author="Peng, Mia Qing" w:date="2022-11-13T16:27:00Z">
              <w:tcPr>
                <w:tcW w:w="715" w:type="pct"/>
                <w:tcBorders>
                  <w:top w:val="nil"/>
                  <w:left w:val="nil"/>
                  <w:bottom w:val="nil"/>
                  <w:right w:val="nil"/>
                </w:tcBorders>
                <w:shd w:val="clear" w:color="auto" w:fill="auto"/>
                <w:vAlign w:val="bottom"/>
              </w:tcPr>
            </w:tcPrChange>
          </w:tcPr>
          <w:p w14:paraId="04BD0ACB"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2.14</w:t>
            </w:r>
            <w:r w:rsidRPr="00215B5A">
              <w:rPr>
                <w:rFonts w:ascii="Times New Roman" w:hAnsi="Times New Roman" w:cs="Times New Roman"/>
                <w:color w:val="000000"/>
                <w:sz w:val="18"/>
                <w:szCs w:val="18"/>
              </w:rPr>
              <w:br/>
              <w:t>(1.31, 4.48)</w:t>
            </w:r>
          </w:p>
        </w:tc>
        <w:tc>
          <w:tcPr>
            <w:tcW w:w="715" w:type="pct"/>
            <w:tcBorders>
              <w:top w:val="nil"/>
              <w:left w:val="nil"/>
              <w:bottom w:val="nil"/>
              <w:right w:val="nil"/>
            </w:tcBorders>
            <w:shd w:val="clear" w:color="auto" w:fill="auto"/>
            <w:vAlign w:val="bottom"/>
            <w:tcPrChange w:id="191" w:author="Peng, Mia Qing" w:date="2022-11-13T16:27:00Z">
              <w:tcPr>
                <w:tcW w:w="715" w:type="pct"/>
                <w:tcBorders>
                  <w:top w:val="nil"/>
                  <w:left w:val="nil"/>
                  <w:bottom w:val="nil"/>
                  <w:right w:val="nil"/>
                </w:tcBorders>
                <w:shd w:val="clear" w:color="auto" w:fill="auto"/>
                <w:vAlign w:val="bottom"/>
              </w:tcPr>
            </w:tcPrChange>
          </w:tcPr>
          <w:p w14:paraId="6353AF9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2.69</w:t>
            </w:r>
            <w:r w:rsidRPr="00215B5A">
              <w:rPr>
                <w:rFonts w:ascii="Times New Roman" w:hAnsi="Times New Roman" w:cs="Times New Roman"/>
                <w:color w:val="000000"/>
                <w:sz w:val="18"/>
                <w:szCs w:val="18"/>
              </w:rPr>
              <w:br/>
              <w:t>(1.55, 4.00)</w:t>
            </w:r>
          </w:p>
        </w:tc>
        <w:tc>
          <w:tcPr>
            <w:tcW w:w="714" w:type="pct"/>
            <w:tcBorders>
              <w:top w:val="nil"/>
              <w:left w:val="nil"/>
              <w:bottom w:val="nil"/>
              <w:right w:val="single" w:sz="4" w:space="0" w:color="auto"/>
            </w:tcBorders>
            <w:shd w:val="clear" w:color="auto" w:fill="auto"/>
            <w:vAlign w:val="bottom"/>
            <w:tcPrChange w:id="192" w:author="Peng, Mia Qing" w:date="2022-11-13T16:27:00Z">
              <w:tcPr>
                <w:tcW w:w="714" w:type="pct"/>
                <w:tcBorders>
                  <w:top w:val="nil"/>
                  <w:left w:val="nil"/>
                  <w:bottom w:val="nil"/>
                  <w:right w:val="single" w:sz="4" w:space="0" w:color="auto"/>
                </w:tcBorders>
                <w:shd w:val="clear" w:color="auto" w:fill="auto"/>
                <w:vAlign w:val="bottom"/>
              </w:tcPr>
            </w:tcPrChange>
          </w:tcPr>
          <w:p w14:paraId="1C84F7C6" w14:textId="4B5AE0D3" w:rsidR="00215B5A" w:rsidRPr="00215B5A" w:rsidRDefault="00215B5A" w:rsidP="00215B5A">
            <w:pPr>
              <w:jc w:val="center"/>
              <w:rPr>
                <w:rFonts w:ascii="Times New Roman" w:hAnsi="Times New Roman" w:cs="Times New Roman"/>
                <w:color w:val="000000"/>
                <w:sz w:val="18"/>
                <w:szCs w:val="18"/>
              </w:rPr>
            </w:pPr>
            <w:ins w:id="193" w:author="Peng, Mia Qing" w:date="2022-11-13T16:25:00Z">
              <w:r w:rsidRPr="00215B5A">
                <w:rPr>
                  <w:rFonts w:ascii="Times New Roman" w:hAnsi="Times New Roman" w:cs="Times New Roman"/>
                  <w:color w:val="000000"/>
                  <w:sz w:val="18"/>
                  <w:szCs w:val="18"/>
                  <w:rPrChange w:id="194" w:author="Peng, Mia Qing" w:date="2022-11-13T16:27:00Z">
                    <w:rPr>
                      <w:rFonts w:ascii="Calibri" w:hAnsi="Calibri" w:cs="Calibri"/>
                      <w:color w:val="000000"/>
                    </w:rPr>
                  </w:rPrChange>
                </w:rPr>
                <w:t>0.24</w:t>
              </w:r>
              <w:r w:rsidRPr="00215B5A">
                <w:rPr>
                  <w:rFonts w:ascii="Times New Roman" w:hAnsi="Times New Roman" w:cs="Times New Roman"/>
                  <w:color w:val="000000"/>
                  <w:sz w:val="18"/>
                  <w:szCs w:val="18"/>
                  <w:rPrChange w:id="195" w:author="Peng, Mia Qing" w:date="2022-11-13T16:27:00Z">
                    <w:rPr>
                      <w:rFonts w:ascii="Calibri" w:hAnsi="Calibri" w:cs="Calibri"/>
                      <w:color w:val="000000"/>
                    </w:rPr>
                  </w:rPrChange>
                </w:rPr>
                <w:br/>
                <w:t>(0.14, 0.45)</w:t>
              </w:r>
            </w:ins>
            <w:del w:id="196" w:author="Peng, Mia Qing" w:date="2022-11-13T16:25:00Z">
              <w:r w:rsidRPr="00215B5A" w:rsidDel="00FA242B">
                <w:rPr>
                  <w:rFonts w:ascii="Times New Roman" w:hAnsi="Times New Roman" w:cs="Times New Roman"/>
                  <w:color w:val="000000"/>
                  <w:sz w:val="18"/>
                  <w:szCs w:val="18"/>
                </w:rPr>
                <w:delText>0.08</w:delText>
              </w:r>
              <w:r w:rsidRPr="00215B5A" w:rsidDel="00FA242B">
                <w:rPr>
                  <w:rFonts w:ascii="Times New Roman" w:hAnsi="Times New Roman" w:cs="Times New Roman"/>
                  <w:color w:val="000000"/>
                  <w:sz w:val="18"/>
                  <w:szCs w:val="18"/>
                </w:rPr>
                <w:br/>
                <w:delText>(0.05, 0.13)</w:delText>
              </w:r>
            </w:del>
          </w:p>
        </w:tc>
      </w:tr>
      <w:tr w:rsidR="00215B5A" w:rsidRPr="00215B5A" w14:paraId="1DBCC925" w14:textId="77777777" w:rsidTr="00215B5A">
        <w:tblPrEx>
          <w:tblW w:w="4808" w:type="pct"/>
          <w:tblBorders>
            <w:insideH w:val="none" w:sz="0" w:space="0" w:color="auto"/>
            <w:insideV w:val="none" w:sz="0" w:space="0" w:color="auto"/>
          </w:tblBorders>
          <w:tblPrExChange w:id="197"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198" w:author="Peng, Mia Qing" w:date="2022-11-13T16:27:00Z">
              <w:tcPr>
                <w:tcW w:w="954" w:type="pct"/>
                <w:vAlign w:val="center"/>
              </w:tcPr>
            </w:tcPrChange>
          </w:tcPr>
          <w:p w14:paraId="1CB1EA11"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Some college</w:t>
            </w:r>
          </w:p>
        </w:tc>
        <w:tc>
          <w:tcPr>
            <w:tcW w:w="391" w:type="pct"/>
            <w:tcBorders>
              <w:top w:val="nil"/>
              <w:left w:val="nil"/>
              <w:bottom w:val="nil"/>
              <w:right w:val="nil"/>
            </w:tcBorders>
            <w:shd w:val="clear" w:color="auto" w:fill="auto"/>
            <w:vAlign w:val="center"/>
            <w:tcPrChange w:id="199" w:author="Peng, Mia Qing" w:date="2022-11-13T16:27:00Z">
              <w:tcPr>
                <w:tcW w:w="391" w:type="pct"/>
                <w:tcBorders>
                  <w:top w:val="nil"/>
                  <w:left w:val="nil"/>
                  <w:bottom w:val="nil"/>
                  <w:right w:val="nil"/>
                </w:tcBorders>
                <w:shd w:val="clear" w:color="auto" w:fill="auto"/>
                <w:vAlign w:val="center"/>
              </w:tcPr>
            </w:tcPrChange>
          </w:tcPr>
          <w:p w14:paraId="706D4984"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409</w:t>
            </w:r>
          </w:p>
        </w:tc>
        <w:tc>
          <w:tcPr>
            <w:tcW w:w="755" w:type="pct"/>
            <w:tcBorders>
              <w:top w:val="nil"/>
              <w:left w:val="nil"/>
              <w:bottom w:val="nil"/>
              <w:right w:val="nil"/>
            </w:tcBorders>
            <w:shd w:val="clear" w:color="auto" w:fill="auto"/>
            <w:vAlign w:val="bottom"/>
            <w:tcPrChange w:id="200" w:author="Peng, Mia Qing" w:date="2022-11-13T16:27:00Z">
              <w:tcPr>
                <w:tcW w:w="755" w:type="pct"/>
                <w:tcBorders>
                  <w:top w:val="nil"/>
                  <w:left w:val="nil"/>
                  <w:bottom w:val="nil"/>
                  <w:right w:val="nil"/>
                </w:tcBorders>
                <w:shd w:val="clear" w:color="auto" w:fill="auto"/>
                <w:vAlign w:val="bottom"/>
              </w:tcPr>
            </w:tcPrChange>
          </w:tcPr>
          <w:p w14:paraId="2BAA47C3"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11.84</w:t>
            </w:r>
            <w:r w:rsidRPr="00215B5A">
              <w:rPr>
                <w:rFonts w:ascii="Times New Roman" w:hAnsi="Times New Roman" w:cs="Times New Roman"/>
                <w:color w:val="000000"/>
                <w:sz w:val="18"/>
                <w:szCs w:val="18"/>
              </w:rPr>
              <w:br/>
              <w:t>(6.46, 21.28)</w:t>
            </w:r>
          </w:p>
        </w:tc>
        <w:tc>
          <w:tcPr>
            <w:tcW w:w="755" w:type="pct"/>
            <w:tcBorders>
              <w:top w:val="nil"/>
              <w:left w:val="nil"/>
              <w:bottom w:val="nil"/>
              <w:right w:val="nil"/>
            </w:tcBorders>
            <w:shd w:val="clear" w:color="auto" w:fill="auto"/>
            <w:vAlign w:val="bottom"/>
            <w:tcPrChange w:id="201" w:author="Peng, Mia Qing" w:date="2022-11-13T16:27:00Z">
              <w:tcPr>
                <w:tcW w:w="755" w:type="pct"/>
                <w:tcBorders>
                  <w:top w:val="nil"/>
                  <w:left w:val="nil"/>
                  <w:bottom w:val="nil"/>
                  <w:right w:val="nil"/>
                </w:tcBorders>
                <w:shd w:val="clear" w:color="auto" w:fill="auto"/>
                <w:vAlign w:val="bottom"/>
              </w:tcPr>
            </w:tcPrChange>
          </w:tcPr>
          <w:p w14:paraId="3E8FD297"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4.51</w:t>
            </w:r>
            <w:r w:rsidRPr="00215B5A">
              <w:rPr>
                <w:rFonts w:ascii="Times New Roman" w:hAnsi="Times New Roman" w:cs="Times New Roman"/>
                <w:color w:val="000000"/>
                <w:sz w:val="18"/>
                <w:szCs w:val="18"/>
              </w:rPr>
              <w:br/>
              <w:t>(2.85, 7.63)</w:t>
            </w:r>
          </w:p>
        </w:tc>
        <w:tc>
          <w:tcPr>
            <w:tcW w:w="715" w:type="pct"/>
            <w:tcBorders>
              <w:top w:val="nil"/>
              <w:left w:val="nil"/>
              <w:bottom w:val="nil"/>
              <w:right w:val="nil"/>
            </w:tcBorders>
            <w:shd w:val="clear" w:color="auto" w:fill="auto"/>
            <w:vAlign w:val="bottom"/>
            <w:tcPrChange w:id="202" w:author="Peng, Mia Qing" w:date="2022-11-13T16:27:00Z">
              <w:tcPr>
                <w:tcW w:w="715" w:type="pct"/>
                <w:tcBorders>
                  <w:top w:val="nil"/>
                  <w:left w:val="nil"/>
                  <w:bottom w:val="nil"/>
                  <w:right w:val="nil"/>
                </w:tcBorders>
                <w:shd w:val="clear" w:color="auto" w:fill="auto"/>
                <w:vAlign w:val="bottom"/>
              </w:tcPr>
            </w:tcPrChange>
          </w:tcPr>
          <w:p w14:paraId="2E8EC106"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2.82</w:t>
            </w:r>
            <w:r w:rsidRPr="00215B5A">
              <w:rPr>
                <w:rFonts w:ascii="Times New Roman" w:hAnsi="Times New Roman" w:cs="Times New Roman"/>
                <w:color w:val="000000"/>
                <w:sz w:val="18"/>
                <w:szCs w:val="18"/>
              </w:rPr>
              <w:br/>
              <w:t>(1.50, 4.97)</w:t>
            </w:r>
          </w:p>
        </w:tc>
        <w:tc>
          <w:tcPr>
            <w:tcW w:w="715" w:type="pct"/>
            <w:tcBorders>
              <w:top w:val="nil"/>
              <w:left w:val="nil"/>
              <w:bottom w:val="nil"/>
              <w:right w:val="nil"/>
            </w:tcBorders>
            <w:shd w:val="clear" w:color="auto" w:fill="auto"/>
            <w:vAlign w:val="bottom"/>
            <w:tcPrChange w:id="203" w:author="Peng, Mia Qing" w:date="2022-11-13T16:27:00Z">
              <w:tcPr>
                <w:tcW w:w="715" w:type="pct"/>
                <w:tcBorders>
                  <w:top w:val="nil"/>
                  <w:left w:val="nil"/>
                  <w:bottom w:val="nil"/>
                  <w:right w:val="nil"/>
                </w:tcBorders>
                <w:shd w:val="clear" w:color="auto" w:fill="auto"/>
                <w:vAlign w:val="bottom"/>
              </w:tcPr>
            </w:tcPrChange>
          </w:tcPr>
          <w:p w14:paraId="358FD8A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2.59</w:t>
            </w:r>
            <w:r w:rsidRPr="00215B5A">
              <w:rPr>
                <w:rFonts w:ascii="Times New Roman" w:hAnsi="Times New Roman" w:cs="Times New Roman"/>
                <w:color w:val="000000"/>
                <w:sz w:val="18"/>
                <w:szCs w:val="18"/>
              </w:rPr>
              <w:br/>
              <w:t>(1.69, 4.31)</w:t>
            </w:r>
          </w:p>
        </w:tc>
        <w:tc>
          <w:tcPr>
            <w:tcW w:w="714" w:type="pct"/>
            <w:tcBorders>
              <w:top w:val="nil"/>
              <w:left w:val="nil"/>
              <w:bottom w:val="nil"/>
              <w:right w:val="single" w:sz="4" w:space="0" w:color="auto"/>
            </w:tcBorders>
            <w:shd w:val="clear" w:color="auto" w:fill="auto"/>
            <w:vAlign w:val="bottom"/>
            <w:tcPrChange w:id="204" w:author="Peng, Mia Qing" w:date="2022-11-13T16:27:00Z">
              <w:tcPr>
                <w:tcW w:w="714" w:type="pct"/>
                <w:tcBorders>
                  <w:top w:val="nil"/>
                  <w:left w:val="nil"/>
                  <w:bottom w:val="nil"/>
                  <w:right w:val="single" w:sz="4" w:space="0" w:color="auto"/>
                </w:tcBorders>
                <w:shd w:val="clear" w:color="auto" w:fill="auto"/>
                <w:vAlign w:val="bottom"/>
              </w:tcPr>
            </w:tcPrChange>
          </w:tcPr>
          <w:p w14:paraId="6A7821FD" w14:textId="75E26AAB" w:rsidR="00215B5A" w:rsidRPr="00215B5A" w:rsidRDefault="00215B5A" w:rsidP="00215B5A">
            <w:pPr>
              <w:jc w:val="center"/>
              <w:rPr>
                <w:rFonts w:ascii="Times New Roman" w:hAnsi="Times New Roman" w:cs="Times New Roman"/>
                <w:color w:val="000000"/>
                <w:sz w:val="18"/>
                <w:szCs w:val="18"/>
              </w:rPr>
            </w:pPr>
            <w:ins w:id="205" w:author="Peng, Mia Qing" w:date="2022-11-13T16:25:00Z">
              <w:r w:rsidRPr="00215B5A">
                <w:rPr>
                  <w:rFonts w:ascii="Times New Roman" w:hAnsi="Times New Roman" w:cs="Times New Roman"/>
                  <w:color w:val="000000"/>
                  <w:sz w:val="18"/>
                  <w:szCs w:val="18"/>
                  <w:rPrChange w:id="206" w:author="Peng, Mia Qing" w:date="2022-11-13T16:27:00Z">
                    <w:rPr>
                      <w:rFonts w:ascii="Calibri" w:hAnsi="Calibri" w:cs="Calibri"/>
                      <w:color w:val="000000"/>
                    </w:rPr>
                  </w:rPrChange>
                </w:rPr>
                <w:t>0.29</w:t>
              </w:r>
              <w:r w:rsidRPr="00215B5A">
                <w:rPr>
                  <w:rFonts w:ascii="Times New Roman" w:hAnsi="Times New Roman" w:cs="Times New Roman"/>
                  <w:color w:val="000000"/>
                  <w:sz w:val="18"/>
                  <w:szCs w:val="18"/>
                  <w:rPrChange w:id="207" w:author="Peng, Mia Qing" w:date="2022-11-13T16:27:00Z">
                    <w:rPr>
                      <w:rFonts w:ascii="Calibri" w:hAnsi="Calibri" w:cs="Calibri"/>
                      <w:color w:val="000000"/>
                    </w:rPr>
                  </w:rPrChange>
                </w:rPr>
                <w:br/>
                <w:t>(0.17, 0.51)</w:t>
              </w:r>
            </w:ins>
            <w:del w:id="208" w:author="Peng, Mia Qing" w:date="2022-11-13T16:25:00Z">
              <w:r w:rsidRPr="00215B5A" w:rsidDel="00FA242B">
                <w:rPr>
                  <w:rFonts w:ascii="Times New Roman" w:hAnsi="Times New Roman" w:cs="Times New Roman"/>
                  <w:color w:val="000000"/>
                  <w:sz w:val="18"/>
                  <w:szCs w:val="18"/>
                </w:rPr>
                <w:delText>0.08</w:delText>
              </w:r>
              <w:r w:rsidRPr="00215B5A" w:rsidDel="00FA242B">
                <w:rPr>
                  <w:rFonts w:ascii="Times New Roman" w:hAnsi="Times New Roman" w:cs="Times New Roman"/>
                  <w:color w:val="000000"/>
                  <w:sz w:val="18"/>
                  <w:szCs w:val="18"/>
                </w:rPr>
                <w:br/>
                <w:delText>(0.06, 0.15)</w:delText>
              </w:r>
            </w:del>
          </w:p>
        </w:tc>
      </w:tr>
      <w:tr w:rsidR="00215B5A" w:rsidRPr="00215B5A" w14:paraId="182CC984" w14:textId="77777777" w:rsidTr="00215B5A">
        <w:tblPrEx>
          <w:tblW w:w="4808" w:type="pct"/>
          <w:tblBorders>
            <w:insideH w:val="none" w:sz="0" w:space="0" w:color="auto"/>
            <w:insideV w:val="none" w:sz="0" w:space="0" w:color="auto"/>
          </w:tblBorders>
          <w:tblPrExChange w:id="209"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210" w:author="Peng, Mia Qing" w:date="2022-11-13T16:27:00Z">
              <w:tcPr>
                <w:tcW w:w="954" w:type="pct"/>
                <w:vAlign w:val="center"/>
              </w:tcPr>
            </w:tcPrChange>
          </w:tcPr>
          <w:p w14:paraId="6E7D48EF"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College degree</w:t>
            </w:r>
          </w:p>
        </w:tc>
        <w:tc>
          <w:tcPr>
            <w:tcW w:w="391" w:type="pct"/>
            <w:tcBorders>
              <w:top w:val="nil"/>
              <w:left w:val="nil"/>
              <w:bottom w:val="nil"/>
              <w:right w:val="nil"/>
            </w:tcBorders>
            <w:shd w:val="clear" w:color="auto" w:fill="auto"/>
            <w:vAlign w:val="center"/>
            <w:tcPrChange w:id="211" w:author="Peng, Mia Qing" w:date="2022-11-13T16:27:00Z">
              <w:tcPr>
                <w:tcW w:w="391" w:type="pct"/>
                <w:tcBorders>
                  <w:top w:val="nil"/>
                  <w:left w:val="nil"/>
                  <w:bottom w:val="nil"/>
                  <w:right w:val="nil"/>
                </w:tcBorders>
                <w:shd w:val="clear" w:color="auto" w:fill="auto"/>
                <w:vAlign w:val="center"/>
              </w:tcPr>
            </w:tcPrChange>
          </w:tcPr>
          <w:p w14:paraId="5763F761"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328</w:t>
            </w:r>
          </w:p>
        </w:tc>
        <w:tc>
          <w:tcPr>
            <w:tcW w:w="755" w:type="pct"/>
            <w:tcBorders>
              <w:top w:val="nil"/>
              <w:left w:val="nil"/>
              <w:bottom w:val="nil"/>
              <w:right w:val="nil"/>
            </w:tcBorders>
            <w:shd w:val="clear" w:color="auto" w:fill="auto"/>
            <w:vAlign w:val="bottom"/>
            <w:tcPrChange w:id="212" w:author="Peng, Mia Qing" w:date="2022-11-13T16:27:00Z">
              <w:tcPr>
                <w:tcW w:w="755" w:type="pct"/>
                <w:tcBorders>
                  <w:top w:val="nil"/>
                  <w:left w:val="nil"/>
                  <w:bottom w:val="nil"/>
                  <w:right w:val="nil"/>
                </w:tcBorders>
                <w:shd w:val="clear" w:color="auto" w:fill="auto"/>
                <w:vAlign w:val="bottom"/>
              </w:tcPr>
            </w:tcPrChange>
          </w:tcPr>
          <w:p w14:paraId="31161623"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10.28</w:t>
            </w:r>
            <w:r w:rsidRPr="00215B5A">
              <w:rPr>
                <w:rFonts w:ascii="Times New Roman" w:hAnsi="Times New Roman" w:cs="Times New Roman"/>
                <w:color w:val="000000"/>
                <w:sz w:val="18"/>
                <w:szCs w:val="18"/>
              </w:rPr>
              <w:br/>
              <w:t>(5.78, 17.68)</w:t>
            </w:r>
          </w:p>
        </w:tc>
        <w:tc>
          <w:tcPr>
            <w:tcW w:w="755" w:type="pct"/>
            <w:tcBorders>
              <w:top w:val="nil"/>
              <w:left w:val="nil"/>
              <w:bottom w:val="nil"/>
              <w:right w:val="nil"/>
            </w:tcBorders>
            <w:shd w:val="clear" w:color="auto" w:fill="auto"/>
            <w:vAlign w:val="bottom"/>
            <w:tcPrChange w:id="213" w:author="Peng, Mia Qing" w:date="2022-11-13T16:27:00Z">
              <w:tcPr>
                <w:tcW w:w="755" w:type="pct"/>
                <w:tcBorders>
                  <w:top w:val="nil"/>
                  <w:left w:val="nil"/>
                  <w:bottom w:val="nil"/>
                  <w:right w:val="nil"/>
                </w:tcBorders>
                <w:shd w:val="clear" w:color="auto" w:fill="auto"/>
                <w:vAlign w:val="bottom"/>
              </w:tcPr>
            </w:tcPrChange>
          </w:tcPr>
          <w:p w14:paraId="375C04A6"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4.52</w:t>
            </w:r>
            <w:r w:rsidRPr="00215B5A">
              <w:rPr>
                <w:rFonts w:ascii="Times New Roman" w:hAnsi="Times New Roman" w:cs="Times New Roman"/>
                <w:color w:val="000000"/>
                <w:sz w:val="18"/>
                <w:szCs w:val="18"/>
              </w:rPr>
              <w:br/>
              <w:t>(2.55, 8.09)</w:t>
            </w:r>
          </w:p>
        </w:tc>
        <w:tc>
          <w:tcPr>
            <w:tcW w:w="715" w:type="pct"/>
            <w:tcBorders>
              <w:top w:val="nil"/>
              <w:left w:val="nil"/>
              <w:bottom w:val="nil"/>
              <w:right w:val="nil"/>
            </w:tcBorders>
            <w:shd w:val="clear" w:color="auto" w:fill="auto"/>
            <w:vAlign w:val="bottom"/>
            <w:tcPrChange w:id="214" w:author="Peng, Mia Qing" w:date="2022-11-13T16:27:00Z">
              <w:tcPr>
                <w:tcW w:w="715" w:type="pct"/>
                <w:tcBorders>
                  <w:top w:val="nil"/>
                  <w:left w:val="nil"/>
                  <w:bottom w:val="nil"/>
                  <w:right w:val="nil"/>
                </w:tcBorders>
                <w:shd w:val="clear" w:color="auto" w:fill="auto"/>
                <w:vAlign w:val="bottom"/>
              </w:tcPr>
            </w:tcPrChange>
          </w:tcPr>
          <w:p w14:paraId="602B162A"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2.51</w:t>
            </w:r>
            <w:r w:rsidRPr="00215B5A">
              <w:rPr>
                <w:rFonts w:ascii="Times New Roman" w:hAnsi="Times New Roman" w:cs="Times New Roman"/>
                <w:color w:val="000000"/>
                <w:sz w:val="18"/>
                <w:szCs w:val="18"/>
              </w:rPr>
              <w:br/>
              <w:t>(1.51, 4.74)</w:t>
            </w:r>
          </w:p>
        </w:tc>
        <w:tc>
          <w:tcPr>
            <w:tcW w:w="715" w:type="pct"/>
            <w:tcBorders>
              <w:top w:val="nil"/>
              <w:left w:val="nil"/>
              <w:bottom w:val="nil"/>
              <w:right w:val="nil"/>
            </w:tcBorders>
            <w:shd w:val="clear" w:color="auto" w:fill="auto"/>
            <w:vAlign w:val="bottom"/>
            <w:tcPrChange w:id="215" w:author="Peng, Mia Qing" w:date="2022-11-13T16:27:00Z">
              <w:tcPr>
                <w:tcW w:w="715" w:type="pct"/>
                <w:tcBorders>
                  <w:top w:val="nil"/>
                  <w:left w:val="nil"/>
                  <w:bottom w:val="nil"/>
                  <w:right w:val="nil"/>
                </w:tcBorders>
                <w:shd w:val="clear" w:color="auto" w:fill="auto"/>
                <w:vAlign w:val="bottom"/>
              </w:tcPr>
            </w:tcPrChange>
          </w:tcPr>
          <w:p w14:paraId="6FFE3C7F"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2.54</w:t>
            </w:r>
            <w:r w:rsidRPr="00215B5A">
              <w:rPr>
                <w:rFonts w:ascii="Times New Roman" w:hAnsi="Times New Roman" w:cs="Times New Roman"/>
                <w:color w:val="000000"/>
                <w:sz w:val="18"/>
                <w:szCs w:val="18"/>
              </w:rPr>
              <w:br/>
              <w:t>(1.62, 3.91)</w:t>
            </w:r>
          </w:p>
        </w:tc>
        <w:tc>
          <w:tcPr>
            <w:tcW w:w="714" w:type="pct"/>
            <w:tcBorders>
              <w:top w:val="nil"/>
              <w:left w:val="nil"/>
              <w:bottom w:val="nil"/>
              <w:right w:val="single" w:sz="4" w:space="0" w:color="auto"/>
            </w:tcBorders>
            <w:shd w:val="clear" w:color="auto" w:fill="auto"/>
            <w:vAlign w:val="bottom"/>
            <w:tcPrChange w:id="216" w:author="Peng, Mia Qing" w:date="2022-11-13T16:27:00Z">
              <w:tcPr>
                <w:tcW w:w="714" w:type="pct"/>
                <w:tcBorders>
                  <w:top w:val="nil"/>
                  <w:left w:val="nil"/>
                  <w:bottom w:val="nil"/>
                  <w:right w:val="single" w:sz="4" w:space="0" w:color="auto"/>
                </w:tcBorders>
                <w:shd w:val="clear" w:color="auto" w:fill="auto"/>
                <w:vAlign w:val="bottom"/>
              </w:tcPr>
            </w:tcPrChange>
          </w:tcPr>
          <w:p w14:paraId="0763BBEB" w14:textId="7D22C759" w:rsidR="00215B5A" w:rsidRPr="00215B5A" w:rsidRDefault="00215B5A" w:rsidP="00215B5A">
            <w:pPr>
              <w:jc w:val="center"/>
              <w:rPr>
                <w:rFonts w:ascii="Times New Roman" w:hAnsi="Times New Roman" w:cs="Times New Roman"/>
                <w:color w:val="000000"/>
                <w:sz w:val="18"/>
                <w:szCs w:val="18"/>
              </w:rPr>
            </w:pPr>
            <w:ins w:id="217" w:author="Peng, Mia Qing" w:date="2022-11-13T16:25:00Z">
              <w:r w:rsidRPr="00215B5A">
                <w:rPr>
                  <w:rFonts w:ascii="Times New Roman" w:hAnsi="Times New Roman" w:cs="Times New Roman"/>
                  <w:color w:val="000000"/>
                  <w:sz w:val="18"/>
                  <w:szCs w:val="18"/>
                  <w:rPrChange w:id="218" w:author="Peng, Mia Qing" w:date="2022-11-13T16:27:00Z">
                    <w:rPr>
                      <w:rFonts w:ascii="Calibri" w:hAnsi="Calibri" w:cs="Calibri"/>
                      <w:color w:val="000000"/>
                    </w:rPr>
                  </w:rPrChange>
                </w:rPr>
                <w:t>0.26</w:t>
              </w:r>
              <w:r w:rsidRPr="00215B5A">
                <w:rPr>
                  <w:rFonts w:ascii="Times New Roman" w:hAnsi="Times New Roman" w:cs="Times New Roman"/>
                  <w:color w:val="000000"/>
                  <w:sz w:val="18"/>
                  <w:szCs w:val="18"/>
                  <w:rPrChange w:id="219" w:author="Peng, Mia Qing" w:date="2022-11-13T16:27:00Z">
                    <w:rPr>
                      <w:rFonts w:ascii="Calibri" w:hAnsi="Calibri" w:cs="Calibri"/>
                      <w:color w:val="000000"/>
                    </w:rPr>
                  </w:rPrChange>
                </w:rPr>
                <w:br/>
                <w:t>(0.15, 0.44)</w:t>
              </w:r>
            </w:ins>
            <w:del w:id="220" w:author="Peng, Mia Qing" w:date="2022-11-13T16:25:00Z">
              <w:r w:rsidRPr="00215B5A" w:rsidDel="00FA242B">
                <w:rPr>
                  <w:rFonts w:ascii="Times New Roman" w:hAnsi="Times New Roman" w:cs="Times New Roman"/>
                  <w:color w:val="000000"/>
                  <w:sz w:val="18"/>
                  <w:szCs w:val="18"/>
                </w:rPr>
                <w:delText>0.08</w:delText>
              </w:r>
              <w:r w:rsidRPr="00215B5A" w:rsidDel="00FA242B">
                <w:rPr>
                  <w:rFonts w:ascii="Times New Roman" w:hAnsi="Times New Roman" w:cs="Times New Roman"/>
                  <w:color w:val="000000"/>
                  <w:sz w:val="18"/>
                  <w:szCs w:val="18"/>
                </w:rPr>
                <w:br/>
                <w:delText>(0.05, 0.13)</w:delText>
              </w:r>
            </w:del>
          </w:p>
        </w:tc>
      </w:tr>
      <w:tr w:rsidR="00215B5A" w:rsidRPr="00215B5A" w14:paraId="3E642DF9" w14:textId="77777777" w:rsidTr="00215B5A">
        <w:tblPrEx>
          <w:tblW w:w="4808" w:type="pct"/>
          <w:tblBorders>
            <w:insideH w:val="none" w:sz="0" w:space="0" w:color="auto"/>
            <w:insideV w:val="none" w:sz="0" w:space="0" w:color="auto"/>
          </w:tblBorders>
          <w:tblPrExChange w:id="221"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222" w:author="Peng, Mia Qing" w:date="2022-11-13T16:27:00Z">
              <w:tcPr>
                <w:tcW w:w="954" w:type="pct"/>
                <w:vAlign w:val="center"/>
              </w:tcPr>
            </w:tcPrChange>
          </w:tcPr>
          <w:p w14:paraId="093B87B3"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Postgraduate</w:t>
            </w:r>
          </w:p>
        </w:tc>
        <w:tc>
          <w:tcPr>
            <w:tcW w:w="391" w:type="pct"/>
            <w:tcBorders>
              <w:top w:val="nil"/>
              <w:left w:val="nil"/>
              <w:bottom w:val="nil"/>
              <w:right w:val="nil"/>
            </w:tcBorders>
            <w:shd w:val="clear" w:color="auto" w:fill="auto"/>
            <w:vAlign w:val="center"/>
            <w:tcPrChange w:id="223" w:author="Peng, Mia Qing" w:date="2022-11-13T16:27:00Z">
              <w:tcPr>
                <w:tcW w:w="391" w:type="pct"/>
                <w:tcBorders>
                  <w:top w:val="nil"/>
                  <w:left w:val="nil"/>
                  <w:bottom w:val="nil"/>
                  <w:right w:val="nil"/>
                </w:tcBorders>
                <w:shd w:val="clear" w:color="auto" w:fill="auto"/>
                <w:vAlign w:val="center"/>
              </w:tcPr>
            </w:tcPrChange>
          </w:tcPr>
          <w:p w14:paraId="4BD1A116"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334</w:t>
            </w:r>
          </w:p>
        </w:tc>
        <w:tc>
          <w:tcPr>
            <w:tcW w:w="755" w:type="pct"/>
            <w:tcBorders>
              <w:top w:val="nil"/>
              <w:left w:val="nil"/>
              <w:bottom w:val="nil"/>
              <w:right w:val="nil"/>
            </w:tcBorders>
            <w:shd w:val="clear" w:color="auto" w:fill="auto"/>
            <w:vAlign w:val="bottom"/>
            <w:tcPrChange w:id="224" w:author="Peng, Mia Qing" w:date="2022-11-13T16:27:00Z">
              <w:tcPr>
                <w:tcW w:w="755" w:type="pct"/>
                <w:tcBorders>
                  <w:top w:val="nil"/>
                  <w:left w:val="nil"/>
                  <w:bottom w:val="nil"/>
                  <w:right w:val="nil"/>
                </w:tcBorders>
                <w:shd w:val="clear" w:color="auto" w:fill="auto"/>
                <w:vAlign w:val="bottom"/>
              </w:tcPr>
            </w:tcPrChange>
          </w:tcPr>
          <w:p w14:paraId="441DB8A3"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9.67</w:t>
            </w:r>
            <w:r w:rsidRPr="00215B5A">
              <w:rPr>
                <w:rFonts w:ascii="Times New Roman" w:hAnsi="Times New Roman" w:cs="Times New Roman"/>
                <w:color w:val="000000"/>
                <w:sz w:val="18"/>
                <w:szCs w:val="18"/>
              </w:rPr>
              <w:br/>
              <w:t>(5.15, 17.79)</w:t>
            </w:r>
          </w:p>
        </w:tc>
        <w:tc>
          <w:tcPr>
            <w:tcW w:w="755" w:type="pct"/>
            <w:tcBorders>
              <w:top w:val="nil"/>
              <w:left w:val="nil"/>
              <w:bottom w:val="nil"/>
              <w:right w:val="nil"/>
            </w:tcBorders>
            <w:shd w:val="clear" w:color="auto" w:fill="auto"/>
            <w:vAlign w:val="bottom"/>
            <w:tcPrChange w:id="225" w:author="Peng, Mia Qing" w:date="2022-11-13T16:27:00Z">
              <w:tcPr>
                <w:tcW w:w="755" w:type="pct"/>
                <w:tcBorders>
                  <w:top w:val="nil"/>
                  <w:left w:val="nil"/>
                  <w:bottom w:val="nil"/>
                  <w:right w:val="nil"/>
                </w:tcBorders>
                <w:shd w:val="clear" w:color="auto" w:fill="auto"/>
                <w:vAlign w:val="bottom"/>
              </w:tcPr>
            </w:tcPrChange>
          </w:tcPr>
          <w:p w14:paraId="4341116B"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4.58</w:t>
            </w:r>
            <w:r w:rsidRPr="00215B5A">
              <w:rPr>
                <w:rFonts w:ascii="Times New Roman" w:hAnsi="Times New Roman" w:cs="Times New Roman"/>
                <w:color w:val="000000"/>
                <w:sz w:val="18"/>
                <w:szCs w:val="18"/>
              </w:rPr>
              <w:br/>
              <w:t>(2.74, 7.95)</w:t>
            </w:r>
          </w:p>
        </w:tc>
        <w:tc>
          <w:tcPr>
            <w:tcW w:w="715" w:type="pct"/>
            <w:tcBorders>
              <w:top w:val="nil"/>
              <w:left w:val="nil"/>
              <w:bottom w:val="nil"/>
              <w:right w:val="nil"/>
            </w:tcBorders>
            <w:shd w:val="clear" w:color="auto" w:fill="auto"/>
            <w:vAlign w:val="bottom"/>
            <w:tcPrChange w:id="226" w:author="Peng, Mia Qing" w:date="2022-11-13T16:27:00Z">
              <w:tcPr>
                <w:tcW w:w="715" w:type="pct"/>
                <w:tcBorders>
                  <w:top w:val="nil"/>
                  <w:left w:val="nil"/>
                  <w:bottom w:val="nil"/>
                  <w:right w:val="nil"/>
                </w:tcBorders>
                <w:shd w:val="clear" w:color="auto" w:fill="auto"/>
                <w:vAlign w:val="bottom"/>
              </w:tcPr>
            </w:tcPrChange>
          </w:tcPr>
          <w:p w14:paraId="3246054C"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2.83</w:t>
            </w:r>
            <w:r w:rsidRPr="00215B5A">
              <w:rPr>
                <w:rFonts w:ascii="Times New Roman" w:hAnsi="Times New Roman" w:cs="Times New Roman"/>
                <w:color w:val="000000"/>
                <w:sz w:val="18"/>
                <w:szCs w:val="18"/>
              </w:rPr>
              <w:br/>
              <w:t>(1.72, 5.32)</w:t>
            </w:r>
          </w:p>
        </w:tc>
        <w:tc>
          <w:tcPr>
            <w:tcW w:w="715" w:type="pct"/>
            <w:tcBorders>
              <w:top w:val="nil"/>
              <w:left w:val="nil"/>
              <w:bottom w:val="nil"/>
              <w:right w:val="nil"/>
            </w:tcBorders>
            <w:shd w:val="clear" w:color="auto" w:fill="auto"/>
            <w:vAlign w:val="bottom"/>
            <w:tcPrChange w:id="227" w:author="Peng, Mia Qing" w:date="2022-11-13T16:27:00Z">
              <w:tcPr>
                <w:tcW w:w="715" w:type="pct"/>
                <w:tcBorders>
                  <w:top w:val="nil"/>
                  <w:left w:val="nil"/>
                  <w:bottom w:val="nil"/>
                  <w:right w:val="nil"/>
                </w:tcBorders>
                <w:shd w:val="clear" w:color="auto" w:fill="auto"/>
                <w:vAlign w:val="bottom"/>
              </w:tcPr>
            </w:tcPrChange>
          </w:tcPr>
          <w:p w14:paraId="4345FCC4"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2.97</w:t>
            </w:r>
            <w:r w:rsidRPr="00215B5A">
              <w:rPr>
                <w:rFonts w:ascii="Times New Roman" w:hAnsi="Times New Roman" w:cs="Times New Roman"/>
                <w:color w:val="000000"/>
                <w:sz w:val="18"/>
                <w:szCs w:val="18"/>
              </w:rPr>
              <w:br/>
              <w:t>(1.92, 4.64)</w:t>
            </w:r>
          </w:p>
        </w:tc>
        <w:tc>
          <w:tcPr>
            <w:tcW w:w="714" w:type="pct"/>
            <w:tcBorders>
              <w:top w:val="nil"/>
              <w:left w:val="nil"/>
              <w:bottom w:val="nil"/>
              <w:right w:val="single" w:sz="4" w:space="0" w:color="auto"/>
            </w:tcBorders>
            <w:shd w:val="clear" w:color="auto" w:fill="auto"/>
            <w:vAlign w:val="bottom"/>
            <w:tcPrChange w:id="228" w:author="Peng, Mia Qing" w:date="2022-11-13T16:27:00Z">
              <w:tcPr>
                <w:tcW w:w="714" w:type="pct"/>
                <w:tcBorders>
                  <w:top w:val="nil"/>
                  <w:left w:val="nil"/>
                  <w:bottom w:val="nil"/>
                  <w:right w:val="single" w:sz="4" w:space="0" w:color="auto"/>
                </w:tcBorders>
                <w:shd w:val="clear" w:color="auto" w:fill="auto"/>
                <w:vAlign w:val="bottom"/>
              </w:tcPr>
            </w:tcPrChange>
          </w:tcPr>
          <w:p w14:paraId="6EFEC1F8" w14:textId="4433E522" w:rsidR="00215B5A" w:rsidRPr="00215B5A" w:rsidRDefault="00215B5A" w:rsidP="00215B5A">
            <w:pPr>
              <w:jc w:val="center"/>
              <w:rPr>
                <w:rFonts w:ascii="Times New Roman" w:hAnsi="Times New Roman" w:cs="Times New Roman"/>
                <w:color w:val="000000"/>
                <w:sz w:val="18"/>
                <w:szCs w:val="18"/>
              </w:rPr>
            </w:pPr>
            <w:ins w:id="229" w:author="Peng, Mia Qing" w:date="2022-11-13T16:25:00Z">
              <w:r w:rsidRPr="00215B5A">
                <w:rPr>
                  <w:rFonts w:ascii="Times New Roman" w:hAnsi="Times New Roman" w:cs="Times New Roman"/>
                  <w:color w:val="000000"/>
                  <w:sz w:val="18"/>
                  <w:szCs w:val="18"/>
                  <w:rPrChange w:id="230" w:author="Peng, Mia Qing" w:date="2022-11-13T16:27:00Z">
                    <w:rPr>
                      <w:rFonts w:ascii="Calibri" w:hAnsi="Calibri" w:cs="Calibri"/>
                      <w:color w:val="000000"/>
                    </w:rPr>
                  </w:rPrChange>
                </w:rPr>
                <w:t>0.27</w:t>
              </w:r>
              <w:r w:rsidRPr="00215B5A">
                <w:rPr>
                  <w:rFonts w:ascii="Times New Roman" w:hAnsi="Times New Roman" w:cs="Times New Roman"/>
                  <w:color w:val="000000"/>
                  <w:sz w:val="18"/>
                  <w:szCs w:val="18"/>
                  <w:rPrChange w:id="231" w:author="Peng, Mia Qing" w:date="2022-11-13T16:27:00Z">
                    <w:rPr>
                      <w:rFonts w:ascii="Calibri" w:hAnsi="Calibri" w:cs="Calibri"/>
                      <w:color w:val="000000"/>
                    </w:rPr>
                  </w:rPrChange>
                </w:rPr>
                <w:br/>
                <w:t>(0.17, 0.44)</w:t>
              </w:r>
            </w:ins>
            <w:del w:id="232" w:author="Peng, Mia Qing" w:date="2022-11-13T16:25:00Z">
              <w:r w:rsidRPr="00215B5A" w:rsidDel="00FA242B">
                <w:rPr>
                  <w:rFonts w:ascii="Times New Roman" w:hAnsi="Times New Roman" w:cs="Times New Roman"/>
                  <w:color w:val="000000"/>
                  <w:sz w:val="18"/>
                  <w:szCs w:val="18"/>
                </w:rPr>
                <w:delText>0.09</w:delText>
              </w:r>
              <w:r w:rsidRPr="00215B5A" w:rsidDel="00FA242B">
                <w:rPr>
                  <w:rFonts w:ascii="Times New Roman" w:hAnsi="Times New Roman" w:cs="Times New Roman"/>
                  <w:color w:val="000000"/>
                  <w:sz w:val="18"/>
                  <w:szCs w:val="18"/>
                </w:rPr>
                <w:br/>
                <w:delText>(0.05, 0.13)</w:delText>
              </w:r>
            </w:del>
          </w:p>
        </w:tc>
      </w:tr>
      <w:tr w:rsidR="00215B5A" w:rsidRPr="00215B5A" w14:paraId="6BBBB7B7" w14:textId="77777777" w:rsidTr="00215B5A">
        <w:tblPrEx>
          <w:tblW w:w="4808" w:type="pct"/>
          <w:tblBorders>
            <w:insideH w:val="none" w:sz="0" w:space="0" w:color="auto"/>
            <w:insideV w:val="none" w:sz="0" w:space="0" w:color="auto"/>
          </w:tblBorders>
          <w:tblPrExChange w:id="233" w:author="Peng, Mia Qing" w:date="2022-11-13T16:27:00Z">
            <w:tblPrEx>
              <w:tblW w:w="4808" w:type="pct"/>
              <w:tblBorders>
                <w:insideH w:val="none" w:sz="0" w:space="0" w:color="auto"/>
                <w:insideV w:val="none" w:sz="0" w:space="0" w:color="auto"/>
              </w:tblBorders>
            </w:tblPrEx>
          </w:tblPrExChange>
        </w:tblPrEx>
        <w:tc>
          <w:tcPr>
            <w:tcW w:w="954" w:type="pct"/>
            <w:tcPrChange w:id="234" w:author="Peng, Mia Qing" w:date="2022-11-13T16:27:00Z">
              <w:tcPr>
                <w:tcW w:w="954" w:type="pct"/>
              </w:tcPr>
            </w:tcPrChange>
          </w:tcPr>
          <w:p w14:paraId="24446C12"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p-value</w:t>
            </w:r>
          </w:p>
        </w:tc>
        <w:tc>
          <w:tcPr>
            <w:tcW w:w="391" w:type="pct"/>
            <w:vAlign w:val="center"/>
            <w:tcPrChange w:id="235" w:author="Peng, Mia Qing" w:date="2022-11-13T16:27:00Z">
              <w:tcPr>
                <w:tcW w:w="391" w:type="pct"/>
                <w:vAlign w:val="center"/>
              </w:tcPr>
            </w:tcPrChange>
          </w:tcPr>
          <w:p w14:paraId="6FF2B45F" w14:textId="77777777" w:rsidR="00215B5A" w:rsidRPr="00215B5A" w:rsidRDefault="00215B5A" w:rsidP="00215B5A">
            <w:pPr>
              <w:jc w:val="center"/>
              <w:rPr>
                <w:rFonts w:ascii="Times New Roman" w:hAnsi="Times New Roman" w:cs="Times New Roman"/>
                <w:sz w:val="18"/>
                <w:szCs w:val="18"/>
              </w:rPr>
            </w:pPr>
          </w:p>
        </w:tc>
        <w:tc>
          <w:tcPr>
            <w:tcW w:w="755" w:type="pct"/>
            <w:tcBorders>
              <w:top w:val="nil"/>
              <w:left w:val="nil"/>
              <w:bottom w:val="nil"/>
              <w:right w:val="nil"/>
            </w:tcBorders>
            <w:shd w:val="clear" w:color="auto" w:fill="auto"/>
            <w:vAlign w:val="bottom"/>
            <w:tcPrChange w:id="236" w:author="Peng, Mia Qing" w:date="2022-11-13T16:27:00Z">
              <w:tcPr>
                <w:tcW w:w="755" w:type="pct"/>
                <w:tcBorders>
                  <w:top w:val="nil"/>
                  <w:left w:val="nil"/>
                  <w:bottom w:val="nil"/>
                  <w:right w:val="nil"/>
                </w:tcBorders>
                <w:shd w:val="clear" w:color="auto" w:fill="auto"/>
                <w:vAlign w:val="bottom"/>
              </w:tcPr>
            </w:tcPrChange>
          </w:tcPr>
          <w:p w14:paraId="4CFE8571"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0.01</w:t>
            </w:r>
          </w:p>
        </w:tc>
        <w:tc>
          <w:tcPr>
            <w:tcW w:w="755" w:type="pct"/>
            <w:tcBorders>
              <w:top w:val="nil"/>
              <w:left w:val="nil"/>
              <w:bottom w:val="nil"/>
              <w:right w:val="nil"/>
            </w:tcBorders>
            <w:shd w:val="clear" w:color="auto" w:fill="auto"/>
            <w:vAlign w:val="bottom"/>
            <w:tcPrChange w:id="237" w:author="Peng, Mia Qing" w:date="2022-11-13T16:27:00Z">
              <w:tcPr>
                <w:tcW w:w="755" w:type="pct"/>
                <w:tcBorders>
                  <w:top w:val="nil"/>
                  <w:left w:val="nil"/>
                  <w:bottom w:val="nil"/>
                  <w:right w:val="nil"/>
                </w:tcBorders>
                <w:shd w:val="clear" w:color="auto" w:fill="auto"/>
                <w:vAlign w:val="bottom"/>
              </w:tcPr>
            </w:tcPrChange>
          </w:tcPr>
          <w:p w14:paraId="5B520D4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0.36</w:t>
            </w:r>
          </w:p>
        </w:tc>
        <w:tc>
          <w:tcPr>
            <w:tcW w:w="715" w:type="pct"/>
            <w:tcBorders>
              <w:top w:val="nil"/>
              <w:left w:val="nil"/>
              <w:bottom w:val="nil"/>
              <w:right w:val="nil"/>
            </w:tcBorders>
            <w:shd w:val="clear" w:color="auto" w:fill="auto"/>
            <w:vAlign w:val="bottom"/>
            <w:tcPrChange w:id="238" w:author="Peng, Mia Qing" w:date="2022-11-13T16:27:00Z">
              <w:tcPr>
                <w:tcW w:w="715" w:type="pct"/>
                <w:tcBorders>
                  <w:top w:val="nil"/>
                  <w:left w:val="nil"/>
                  <w:bottom w:val="nil"/>
                  <w:right w:val="nil"/>
                </w:tcBorders>
                <w:shd w:val="clear" w:color="auto" w:fill="auto"/>
                <w:vAlign w:val="bottom"/>
              </w:tcPr>
            </w:tcPrChange>
          </w:tcPr>
          <w:p w14:paraId="75D52739"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0.02</w:t>
            </w:r>
          </w:p>
        </w:tc>
        <w:tc>
          <w:tcPr>
            <w:tcW w:w="715" w:type="pct"/>
            <w:tcBorders>
              <w:top w:val="nil"/>
              <w:left w:val="nil"/>
              <w:bottom w:val="nil"/>
              <w:right w:val="nil"/>
            </w:tcBorders>
            <w:shd w:val="clear" w:color="auto" w:fill="auto"/>
            <w:vAlign w:val="bottom"/>
            <w:tcPrChange w:id="239" w:author="Peng, Mia Qing" w:date="2022-11-13T16:27:00Z">
              <w:tcPr>
                <w:tcW w:w="715" w:type="pct"/>
                <w:tcBorders>
                  <w:top w:val="nil"/>
                  <w:left w:val="nil"/>
                  <w:bottom w:val="nil"/>
                  <w:right w:val="nil"/>
                </w:tcBorders>
                <w:shd w:val="clear" w:color="auto" w:fill="auto"/>
                <w:vAlign w:val="bottom"/>
              </w:tcPr>
            </w:tcPrChange>
          </w:tcPr>
          <w:p w14:paraId="0D4EB743"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0.01</w:t>
            </w:r>
          </w:p>
        </w:tc>
        <w:tc>
          <w:tcPr>
            <w:tcW w:w="714" w:type="pct"/>
            <w:tcBorders>
              <w:top w:val="nil"/>
              <w:left w:val="nil"/>
              <w:bottom w:val="nil"/>
              <w:right w:val="single" w:sz="4" w:space="0" w:color="auto"/>
            </w:tcBorders>
            <w:shd w:val="clear" w:color="auto" w:fill="auto"/>
            <w:vAlign w:val="bottom"/>
            <w:tcPrChange w:id="240" w:author="Peng, Mia Qing" w:date="2022-11-13T16:27:00Z">
              <w:tcPr>
                <w:tcW w:w="714" w:type="pct"/>
                <w:tcBorders>
                  <w:top w:val="nil"/>
                  <w:left w:val="nil"/>
                  <w:bottom w:val="nil"/>
                  <w:right w:val="single" w:sz="4" w:space="0" w:color="auto"/>
                </w:tcBorders>
                <w:shd w:val="clear" w:color="auto" w:fill="auto"/>
                <w:vAlign w:val="bottom"/>
              </w:tcPr>
            </w:tcPrChange>
          </w:tcPr>
          <w:p w14:paraId="1FD93B11" w14:textId="51778A6E" w:rsidR="00215B5A" w:rsidRPr="00215B5A" w:rsidRDefault="00215B5A" w:rsidP="00215B5A">
            <w:pPr>
              <w:jc w:val="center"/>
              <w:rPr>
                <w:rFonts w:ascii="Times New Roman" w:hAnsi="Times New Roman" w:cs="Times New Roman"/>
                <w:color w:val="000000"/>
                <w:sz w:val="18"/>
                <w:szCs w:val="18"/>
              </w:rPr>
            </w:pPr>
            <w:ins w:id="241" w:author="Peng, Mia Qing" w:date="2022-11-13T16:25:00Z">
              <w:r w:rsidRPr="00215B5A">
                <w:rPr>
                  <w:rFonts w:ascii="Times New Roman" w:hAnsi="Times New Roman" w:cs="Times New Roman"/>
                  <w:color w:val="000000"/>
                  <w:sz w:val="18"/>
                  <w:szCs w:val="18"/>
                  <w:rPrChange w:id="242" w:author="Peng, Mia Qing" w:date="2022-11-13T16:27:00Z">
                    <w:rPr>
                      <w:rFonts w:ascii="Calibri" w:hAnsi="Calibri" w:cs="Calibri"/>
                      <w:color w:val="000000"/>
                    </w:rPr>
                  </w:rPrChange>
                </w:rPr>
                <w:t>0.07</w:t>
              </w:r>
            </w:ins>
            <w:del w:id="243" w:author="Peng, Mia Qing" w:date="2022-11-13T16:25:00Z">
              <w:r w:rsidRPr="00215B5A" w:rsidDel="00FA242B">
                <w:rPr>
                  <w:rFonts w:ascii="Times New Roman" w:hAnsi="Times New Roman" w:cs="Times New Roman"/>
                  <w:color w:val="000000"/>
                  <w:sz w:val="18"/>
                  <w:szCs w:val="18"/>
                </w:rPr>
                <w:delText>0.23</w:delText>
              </w:r>
            </w:del>
          </w:p>
        </w:tc>
      </w:tr>
      <w:tr w:rsidR="00F60BCB" w:rsidRPr="00215B5A" w14:paraId="7A7CE124" w14:textId="77777777" w:rsidTr="00A35266">
        <w:tc>
          <w:tcPr>
            <w:tcW w:w="954" w:type="pct"/>
          </w:tcPr>
          <w:p w14:paraId="1B83DEB2" w14:textId="77777777" w:rsidR="00F60BCB" w:rsidRPr="00215B5A" w:rsidRDefault="00F60BCB" w:rsidP="00F60BCB">
            <w:pPr>
              <w:rPr>
                <w:rFonts w:ascii="Times New Roman" w:hAnsi="Times New Roman" w:cs="Times New Roman"/>
                <w:sz w:val="18"/>
                <w:szCs w:val="18"/>
              </w:rPr>
            </w:pPr>
          </w:p>
        </w:tc>
        <w:tc>
          <w:tcPr>
            <w:tcW w:w="391" w:type="pct"/>
            <w:vAlign w:val="center"/>
          </w:tcPr>
          <w:p w14:paraId="2D0305D7"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6803E544"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787F4B93"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4683397E"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3341709D" w14:textId="77777777" w:rsidR="00F60BCB" w:rsidRPr="00215B5A" w:rsidRDefault="00F60BCB" w:rsidP="00F60BCB">
            <w:pPr>
              <w:jc w:val="center"/>
              <w:rPr>
                <w:rFonts w:ascii="Times New Roman" w:hAnsi="Times New Roman" w:cs="Times New Roman"/>
                <w:sz w:val="18"/>
                <w:szCs w:val="18"/>
              </w:rPr>
            </w:pPr>
          </w:p>
        </w:tc>
        <w:tc>
          <w:tcPr>
            <w:tcW w:w="714" w:type="pct"/>
          </w:tcPr>
          <w:p w14:paraId="708A08B4" w14:textId="77777777" w:rsidR="00F60BCB" w:rsidRPr="00215B5A" w:rsidRDefault="00F60BCB" w:rsidP="00F60BCB">
            <w:pPr>
              <w:jc w:val="center"/>
              <w:rPr>
                <w:rFonts w:ascii="Times New Roman" w:hAnsi="Times New Roman" w:cs="Times New Roman"/>
                <w:sz w:val="18"/>
                <w:szCs w:val="18"/>
              </w:rPr>
            </w:pPr>
          </w:p>
        </w:tc>
      </w:tr>
      <w:tr w:rsidR="00F60BCB" w:rsidRPr="00215B5A" w14:paraId="5EBBEF4F" w14:textId="77777777" w:rsidTr="00A35266">
        <w:tc>
          <w:tcPr>
            <w:tcW w:w="954" w:type="pct"/>
          </w:tcPr>
          <w:p w14:paraId="23D616BE" w14:textId="77777777" w:rsidR="00F60BCB" w:rsidRPr="00215B5A" w:rsidRDefault="00F60BCB" w:rsidP="00F60BCB">
            <w:pPr>
              <w:rPr>
                <w:rFonts w:ascii="Times New Roman" w:hAnsi="Times New Roman" w:cs="Times New Roman"/>
                <w:b/>
                <w:bCs/>
                <w:sz w:val="18"/>
                <w:szCs w:val="18"/>
              </w:rPr>
            </w:pPr>
            <w:r w:rsidRPr="00215B5A">
              <w:rPr>
                <w:rFonts w:ascii="Times New Roman" w:hAnsi="Times New Roman" w:cs="Times New Roman"/>
                <w:b/>
                <w:bCs/>
                <w:sz w:val="18"/>
                <w:szCs w:val="18"/>
              </w:rPr>
              <w:t>Smoking</w:t>
            </w:r>
          </w:p>
        </w:tc>
        <w:tc>
          <w:tcPr>
            <w:tcW w:w="391" w:type="pct"/>
            <w:vAlign w:val="center"/>
          </w:tcPr>
          <w:p w14:paraId="673349D1"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35A3CC1D"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67DA51AB"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3D7C04DB"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59D32970" w14:textId="77777777" w:rsidR="00F60BCB" w:rsidRPr="00215B5A" w:rsidRDefault="00F60BCB" w:rsidP="00F60BCB">
            <w:pPr>
              <w:jc w:val="center"/>
              <w:rPr>
                <w:rFonts w:ascii="Times New Roman" w:hAnsi="Times New Roman" w:cs="Times New Roman"/>
                <w:sz w:val="18"/>
                <w:szCs w:val="18"/>
              </w:rPr>
            </w:pPr>
          </w:p>
        </w:tc>
        <w:tc>
          <w:tcPr>
            <w:tcW w:w="714" w:type="pct"/>
          </w:tcPr>
          <w:p w14:paraId="14E98C66" w14:textId="77777777" w:rsidR="00F60BCB" w:rsidRPr="00215B5A" w:rsidRDefault="00F60BCB" w:rsidP="00F60BCB">
            <w:pPr>
              <w:jc w:val="center"/>
              <w:rPr>
                <w:rFonts w:ascii="Times New Roman" w:hAnsi="Times New Roman" w:cs="Times New Roman"/>
                <w:sz w:val="18"/>
                <w:szCs w:val="18"/>
              </w:rPr>
            </w:pPr>
          </w:p>
        </w:tc>
      </w:tr>
      <w:tr w:rsidR="00215B5A" w:rsidRPr="00215B5A" w14:paraId="6526414A" w14:textId="77777777" w:rsidTr="00215B5A">
        <w:tblPrEx>
          <w:tblW w:w="4808" w:type="pct"/>
          <w:tblBorders>
            <w:insideH w:val="none" w:sz="0" w:space="0" w:color="auto"/>
            <w:insideV w:val="none" w:sz="0" w:space="0" w:color="auto"/>
          </w:tblBorders>
          <w:tblPrExChange w:id="244"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245" w:author="Peng, Mia Qing" w:date="2022-11-13T16:27:00Z">
              <w:tcPr>
                <w:tcW w:w="954" w:type="pct"/>
                <w:vAlign w:val="center"/>
              </w:tcPr>
            </w:tcPrChange>
          </w:tcPr>
          <w:p w14:paraId="6AD883C3"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Never</w:t>
            </w:r>
          </w:p>
        </w:tc>
        <w:tc>
          <w:tcPr>
            <w:tcW w:w="391" w:type="pct"/>
            <w:tcBorders>
              <w:top w:val="nil"/>
              <w:left w:val="nil"/>
              <w:bottom w:val="nil"/>
              <w:right w:val="nil"/>
            </w:tcBorders>
            <w:shd w:val="clear" w:color="auto" w:fill="auto"/>
            <w:vAlign w:val="center"/>
            <w:tcPrChange w:id="246" w:author="Peng, Mia Qing" w:date="2022-11-13T16:27:00Z">
              <w:tcPr>
                <w:tcW w:w="391" w:type="pct"/>
                <w:tcBorders>
                  <w:top w:val="nil"/>
                  <w:left w:val="nil"/>
                  <w:bottom w:val="nil"/>
                  <w:right w:val="nil"/>
                </w:tcBorders>
                <w:shd w:val="clear" w:color="auto" w:fill="auto"/>
                <w:vAlign w:val="center"/>
              </w:tcPr>
            </w:tcPrChange>
          </w:tcPr>
          <w:p w14:paraId="0F43B66C"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817</w:t>
            </w:r>
          </w:p>
        </w:tc>
        <w:tc>
          <w:tcPr>
            <w:tcW w:w="755" w:type="pct"/>
            <w:tcBorders>
              <w:top w:val="nil"/>
              <w:left w:val="nil"/>
              <w:bottom w:val="nil"/>
              <w:right w:val="nil"/>
            </w:tcBorders>
            <w:shd w:val="clear" w:color="auto" w:fill="auto"/>
            <w:vAlign w:val="bottom"/>
            <w:tcPrChange w:id="247" w:author="Peng, Mia Qing" w:date="2022-11-13T16:27:00Z">
              <w:tcPr>
                <w:tcW w:w="755" w:type="pct"/>
                <w:tcBorders>
                  <w:top w:val="nil"/>
                  <w:left w:val="nil"/>
                  <w:bottom w:val="nil"/>
                  <w:right w:val="nil"/>
                </w:tcBorders>
                <w:shd w:val="clear" w:color="auto" w:fill="auto"/>
                <w:vAlign w:val="bottom"/>
              </w:tcPr>
            </w:tcPrChange>
          </w:tcPr>
          <w:p w14:paraId="33B9F3F9"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9.62</w:t>
            </w:r>
            <w:r w:rsidRPr="00215B5A">
              <w:rPr>
                <w:rFonts w:ascii="Times New Roman" w:hAnsi="Times New Roman" w:cs="Times New Roman"/>
                <w:color w:val="000000"/>
                <w:sz w:val="18"/>
                <w:szCs w:val="18"/>
              </w:rPr>
              <w:br/>
              <w:t>(5.36, 17.75)</w:t>
            </w:r>
          </w:p>
        </w:tc>
        <w:tc>
          <w:tcPr>
            <w:tcW w:w="755" w:type="pct"/>
            <w:tcBorders>
              <w:top w:val="nil"/>
              <w:left w:val="nil"/>
              <w:bottom w:val="nil"/>
              <w:right w:val="nil"/>
            </w:tcBorders>
            <w:shd w:val="clear" w:color="auto" w:fill="auto"/>
            <w:vAlign w:val="bottom"/>
            <w:tcPrChange w:id="248" w:author="Peng, Mia Qing" w:date="2022-11-13T16:27:00Z">
              <w:tcPr>
                <w:tcW w:w="755" w:type="pct"/>
                <w:tcBorders>
                  <w:top w:val="nil"/>
                  <w:left w:val="nil"/>
                  <w:bottom w:val="nil"/>
                  <w:right w:val="nil"/>
                </w:tcBorders>
                <w:shd w:val="clear" w:color="auto" w:fill="auto"/>
                <w:vAlign w:val="bottom"/>
              </w:tcPr>
            </w:tcPrChange>
          </w:tcPr>
          <w:p w14:paraId="7FD16DC5"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4.29</w:t>
            </w:r>
            <w:r w:rsidRPr="00215B5A">
              <w:rPr>
                <w:rFonts w:ascii="Times New Roman" w:hAnsi="Times New Roman" w:cs="Times New Roman"/>
                <w:color w:val="000000"/>
                <w:sz w:val="18"/>
                <w:szCs w:val="18"/>
              </w:rPr>
              <w:br/>
              <w:t>(2.51, 7.44)</w:t>
            </w:r>
          </w:p>
        </w:tc>
        <w:tc>
          <w:tcPr>
            <w:tcW w:w="715" w:type="pct"/>
            <w:tcBorders>
              <w:top w:val="nil"/>
              <w:left w:val="nil"/>
              <w:bottom w:val="nil"/>
              <w:right w:val="nil"/>
            </w:tcBorders>
            <w:shd w:val="clear" w:color="auto" w:fill="auto"/>
            <w:vAlign w:val="bottom"/>
            <w:tcPrChange w:id="249" w:author="Peng, Mia Qing" w:date="2022-11-13T16:27:00Z">
              <w:tcPr>
                <w:tcW w:w="715" w:type="pct"/>
                <w:tcBorders>
                  <w:top w:val="nil"/>
                  <w:left w:val="nil"/>
                  <w:bottom w:val="nil"/>
                  <w:right w:val="nil"/>
                </w:tcBorders>
                <w:shd w:val="clear" w:color="auto" w:fill="auto"/>
                <w:vAlign w:val="bottom"/>
              </w:tcPr>
            </w:tcPrChange>
          </w:tcPr>
          <w:p w14:paraId="206D285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2.47</w:t>
            </w:r>
            <w:r w:rsidRPr="00215B5A">
              <w:rPr>
                <w:rFonts w:ascii="Times New Roman" w:hAnsi="Times New Roman" w:cs="Times New Roman"/>
                <w:color w:val="000000"/>
                <w:sz w:val="18"/>
                <w:szCs w:val="18"/>
              </w:rPr>
              <w:br/>
              <w:t>(1.38, 4.77)</w:t>
            </w:r>
          </w:p>
        </w:tc>
        <w:tc>
          <w:tcPr>
            <w:tcW w:w="715" w:type="pct"/>
            <w:tcBorders>
              <w:top w:val="nil"/>
              <w:left w:val="nil"/>
              <w:bottom w:val="nil"/>
              <w:right w:val="nil"/>
            </w:tcBorders>
            <w:shd w:val="clear" w:color="auto" w:fill="auto"/>
            <w:vAlign w:val="bottom"/>
            <w:tcPrChange w:id="250" w:author="Peng, Mia Qing" w:date="2022-11-13T16:27:00Z">
              <w:tcPr>
                <w:tcW w:w="715" w:type="pct"/>
                <w:tcBorders>
                  <w:top w:val="nil"/>
                  <w:left w:val="nil"/>
                  <w:bottom w:val="nil"/>
                  <w:right w:val="nil"/>
                </w:tcBorders>
                <w:shd w:val="clear" w:color="auto" w:fill="auto"/>
                <w:vAlign w:val="bottom"/>
              </w:tcPr>
            </w:tcPrChange>
          </w:tcPr>
          <w:p w14:paraId="16B22CC3"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2.56</w:t>
            </w:r>
            <w:r w:rsidRPr="00215B5A">
              <w:rPr>
                <w:rFonts w:ascii="Times New Roman" w:hAnsi="Times New Roman" w:cs="Times New Roman"/>
                <w:color w:val="000000"/>
                <w:sz w:val="18"/>
                <w:szCs w:val="18"/>
              </w:rPr>
              <w:br/>
              <w:t>(1.59, 4.28)</w:t>
            </w:r>
          </w:p>
        </w:tc>
        <w:tc>
          <w:tcPr>
            <w:tcW w:w="714" w:type="pct"/>
            <w:tcBorders>
              <w:top w:val="nil"/>
              <w:left w:val="nil"/>
              <w:bottom w:val="nil"/>
              <w:right w:val="single" w:sz="4" w:space="0" w:color="auto"/>
            </w:tcBorders>
            <w:shd w:val="clear" w:color="auto" w:fill="auto"/>
            <w:vAlign w:val="bottom"/>
            <w:tcPrChange w:id="251" w:author="Peng, Mia Qing" w:date="2022-11-13T16:27:00Z">
              <w:tcPr>
                <w:tcW w:w="714" w:type="pct"/>
                <w:tcBorders>
                  <w:top w:val="nil"/>
                  <w:left w:val="nil"/>
                  <w:bottom w:val="nil"/>
                  <w:right w:val="single" w:sz="4" w:space="0" w:color="auto"/>
                </w:tcBorders>
                <w:shd w:val="clear" w:color="auto" w:fill="auto"/>
                <w:vAlign w:val="bottom"/>
              </w:tcPr>
            </w:tcPrChange>
          </w:tcPr>
          <w:p w14:paraId="4C6BF86D" w14:textId="35E3EFE4" w:rsidR="00215B5A" w:rsidRPr="00215B5A" w:rsidRDefault="00215B5A" w:rsidP="00215B5A">
            <w:pPr>
              <w:jc w:val="center"/>
              <w:rPr>
                <w:rFonts w:ascii="Times New Roman" w:hAnsi="Times New Roman" w:cs="Times New Roman"/>
                <w:color w:val="000000"/>
                <w:sz w:val="18"/>
                <w:szCs w:val="18"/>
              </w:rPr>
            </w:pPr>
            <w:ins w:id="252" w:author="Peng, Mia Qing" w:date="2022-11-13T16:25:00Z">
              <w:r w:rsidRPr="00215B5A">
                <w:rPr>
                  <w:rFonts w:ascii="Times New Roman" w:hAnsi="Times New Roman" w:cs="Times New Roman"/>
                  <w:color w:val="000000"/>
                  <w:sz w:val="18"/>
                  <w:szCs w:val="18"/>
                  <w:rPrChange w:id="253" w:author="Peng, Mia Qing" w:date="2022-11-13T16:27:00Z">
                    <w:rPr>
                      <w:rFonts w:ascii="Calibri" w:hAnsi="Calibri" w:cs="Calibri"/>
                      <w:color w:val="000000"/>
                    </w:rPr>
                  </w:rPrChange>
                </w:rPr>
                <w:t>0.26</w:t>
              </w:r>
              <w:r w:rsidRPr="00215B5A">
                <w:rPr>
                  <w:rFonts w:ascii="Times New Roman" w:hAnsi="Times New Roman" w:cs="Times New Roman"/>
                  <w:color w:val="000000"/>
                  <w:sz w:val="18"/>
                  <w:szCs w:val="18"/>
                  <w:rPrChange w:id="254" w:author="Peng, Mia Qing" w:date="2022-11-13T16:27:00Z">
                    <w:rPr>
                      <w:rFonts w:ascii="Calibri" w:hAnsi="Calibri" w:cs="Calibri"/>
                      <w:color w:val="000000"/>
                    </w:rPr>
                  </w:rPrChange>
                </w:rPr>
                <w:br/>
                <w:t>(0.15, 0.46)</w:t>
              </w:r>
            </w:ins>
            <w:del w:id="255" w:author="Peng, Mia Qing" w:date="2022-11-13T16:25:00Z">
              <w:r w:rsidRPr="00215B5A" w:rsidDel="00DC4EBB">
                <w:rPr>
                  <w:rFonts w:ascii="Times New Roman" w:hAnsi="Times New Roman" w:cs="Times New Roman"/>
                  <w:color w:val="000000"/>
                  <w:sz w:val="18"/>
                  <w:szCs w:val="18"/>
                </w:rPr>
                <w:delText>0.08</w:delText>
              </w:r>
              <w:r w:rsidRPr="00215B5A" w:rsidDel="00DC4EBB">
                <w:rPr>
                  <w:rFonts w:ascii="Times New Roman" w:hAnsi="Times New Roman" w:cs="Times New Roman"/>
                  <w:color w:val="000000"/>
                  <w:sz w:val="18"/>
                  <w:szCs w:val="18"/>
                </w:rPr>
                <w:br/>
                <w:delText>(0.05, 0.13)</w:delText>
              </w:r>
            </w:del>
          </w:p>
        </w:tc>
      </w:tr>
      <w:tr w:rsidR="00215B5A" w:rsidRPr="00215B5A" w14:paraId="6F95764F" w14:textId="77777777" w:rsidTr="00215B5A">
        <w:tblPrEx>
          <w:tblW w:w="4808" w:type="pct"/>
          <w:tblBorders>
            <w:insideH w:val="none" w:sz="0" w:space="0" w:color="auto"/>
            <w:insideV w:val="none" w:sz="0" w:space="0" w:color="auto"/>
          </w:tblBorders>
          <w:tblPrExChange w:id="256"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257" w:author="Peng, Mia Qing" w:date="2022-11-13T16:27:00Z">
              <w:tcPr>
                <w:tcW w:w="954" w:type="pct"/>
                <w:vAlign w:val="center"/>
              </w:tcPr>
            </w:tcPrChange>
          </w:tcPr>
          <w:p w14:paraId="07A3AFF8"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Past</w:t>
            </w:r>
          </w:p>
        </w:tc>
        <w:tc>
          <w:tcPr>
            <w:tcW w:w="391" w:type="pct"/>
            <w:tcBorders>
              <w:top w:val="nil"/>
              <w:left w:val="nil"/>
              <w:bottom w:val="nil"/>
              <w:right w:val="nil"/>
            </w:tcBorders>
            <w:shd w:val="clear" w:color="auto" w:fill="auto"/>
            <w:vAlign w:val="center"/>
            <w:tcPrChange w:id="258" w:author="Peng, Mia Qing" w:date="2022-11-13T16:27:00Z">
              <w:tcPr>
                <w:tcW w:w="391" w:type="pct"/>
                <w:tcBorders>
                  <w:top w:val="nil"/>
                  <w:left w:val="nil"/>
                  <w:bottom w:val="nil"/>
                  <w:right w:val="nil"/>
                </w:tcBorders>
                <w:shd w:val="clear" w:color="auto" w:fill="auto"/>
                <w:vAlign w:val="center"/>
              </w:tcPr>
            </w:tcPrChange>
          </w:tcPr>
          <w:p w14:paraId="2DA268C7"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345</w:t>
            </w:r>
          </w:p>
        </w:tc>
        <w:tc>
          <w:tcPr>
            <w:tcW w:w="755" w:type="pct"/>
            <w:tcBorders>
              <w:top w:val="nil"/>
              <w:left w:val="nil"/>
              <w:bottom w:val="nil"/>
              <w:right w:val="nil"/>
            </w:tcBorders>
            <w:shd w:val="clear" w:color="auto" w:fill="auto"/>
            <w:vAlign w:val="bottom"/>
            <w:tcPrChange w:id="259" w:author="Peng, Mia Qing" w:date="2022-11-13T16:27:00Z">
              <w:tcPr>
                <w:tcW w:w="755" w:type="pct"/>
                <w:tcBorders>
                  <w:top w:val="nil"/>
                  <w:left w:val="nil"/>
                  <w:bottom w:val="nil"/>
                  <w:right w:val="nil"/>
                </w:tcBorders>
                <w:shd w:val="clear" w:color="auto" w:fill="auto"/>
                <w:vAlign w:val="bottom"/>
              </w:tcPr>
            </w:tcPrChange>
          </w:tcPr>
          <w:p w14:paraId="4A9A7029"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11.54</w:t>
            </w:r>
            <w:r w:rsidRPr="00215B5A">
              <w:rPr>
                <w:rFonts w:ascii="Times New Roman" w:hAnsi="Times New Roman" w:cs="Times New Roman"/>
                <w:color w:val="000000"/>
                <w:sz w:val="18"/>
                <w:szCs w:val="18"/>
              </w:rPr>
              <w:br/>
              <w:t>(6.01, 19.42)</w:t>
            </w:r>
          </w:p>
        </w:tc>
        <w:tc>
          <w:tcPr>
            <w:tcW w:w="755" w:type="pct"/>
            <w:tcBorders>
              <w:top w:val="nil"/>
              <w:left w:val="nil"/>
              <w:bottom w:val="nil"/>
              <w:right w:val="nil"/>
            </w:tcBorders>
            <w:shd w:val="clear" w:color="auto" w:fill="auto"/>
            <w:vAlign w:val="bottom"/>
            <w:tcPrChange w:id="260" w:author="Peng, Mia Qing" w:date="2022-11-13T16:27:00Z">
              <w:tcPr>
                <w:tcW w:w="755" w:type="pct"/>
                <w:tcBorders>
                  <w:top w:val="nil"/>
                  <w:left w:val="nil"/>
                  <w:bottom w:val="nil"/>
                  <w:right w:val="nil"/>
                </w:tcBorders>
                <w:shd w:val="clear" w:color="auto" w:fill="auto"/>
                <w:vAlign w:val="bottom"/>
              </w:tcPr>
            </w:tcPrChange>
          </w:tcPr>
          <w:p w14:paraId="21CDB4E1"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4.78</w:t>
            </w:r>
            <w:r w:rsidRPr="00215B5A">
              <w:rPr>
                <w:rFonts w:ascii="Times New Roman" w:hAnsi="Times New Roman" w:cs="Times New Roman"/>
                <w:color w:val="000000"/>
                <w:sz w:val="18"/>
                <w:szCs w:val="18"/>
              </w:rPr>
              <w:br/>
              <w:t>(2.84, 8.46)</w:t>
            </w:r>
          </w:p>
        </w:tc>
        <w:tc>
          <w:tcPr>
            <w:tcW w:w="715" w:type="pct"/>
            <w:tcBorders>
              <w:top w:val="nil"/>
              <w:left w:val="nil"/>
              <w:bottom w:val="nil"/>
              <w:right w:val="nil"/>
            </w:tcBorders>
            <w:shd w:val="clear" w:color="auto" w:fill="auto"/>
            <w:vAlign w:val="bottom"/>
            <w:tcPrChange w:id="261" w:author="Peng, Mia Qing" w:date="2022-11-13T16:27:00Z">
              <w:tcPr>
                <w:tcW w:w="715" w:type="pct"/>
                <w:tcBorders>
                  <w:top w:val="nil"/>
                  <w:left w:val="nil"/>
                  <w:bottom w:val="nil"/>
                  <w:right w:val="nil"/>
                </w:tcBorders>
                <w:shd w:val="clear" w:color="auto" w:fill="auto"/>
                <w:vAlign w:val="bottom"/>
              </w:tcPr>
            </w:tcPrChange>
          </w:tcPr>
          <w:p w14:paraId="6BA0E95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2.97</w:t>
            </w:r>
            <w:r w:rsidRPr="00215B5A">
              <w:rPr>
                <w:rFonts w:ascii="Times New Roman" w:hAnsi="Times New Roman" w:cs="Times New Roman"/>
                <w:color w:val="000000"/>
                <w:sz w:val="18"/>
                <w:szCs w:val="18"/>
              </w:rPr>
              <w:br/>
              <w:t>(1.70, 5.14)</w:t>
            </w:r>
          </w:p>
        </w:tc>
        <w:tc>
          <w:tcPr>
            <w:tcW w:w="715" w:type="pct"/>
            <w:tcBorders>
              <w:top w:val="nil"/>
              <w:left w:val="nil"/>
              <w:bottom w:val="nil"/>
              <w:right w:val="nil"/>
            </w:tcBorders>
            <w:shd w:val="clear" w:color="auto" w:fill="auto"/>
            <w:vAlign w:val="bottom"/>
            <w:tcPrChange w:id="262" w:author="Peng, Mia Qing" w:date="2022-11-13T16:27:00Z">
              <w:tcPr>
                <w:tcW w:w="715" w:type="pct"/>
                <w:tcBorders>
                  <w:top w:val="nil"/>
                  <w:left w:val="nil"/>
                  <w:bottom w:val="nil"/>
                  <w:right w:val="nil"/>
                </w:tcBorders>
                <w:shd w:val="clear" w:color="auto" w:fill="auto"/>
                <w:vAlign w:val="bottom"/>
              </w:tcPr>
            </w:tcPrChange>
          </w:tcPr>
          <w:p w14:paraId="17257585"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2.86</w:t>
            </w:r>
            <w:r w:rsidRPr="00215B5A">
              <w:rPr>
                <w:rFonts w:ascii="Times New Roman" w:hAnsi="Times New Roman" w:cs="Times New Roman"/>
                <w:color w:val="000000"/>
                <w:sz w:val="18"/>
                <w:szCs w:val="18"/>
              </w:rPr>
              <w:br/>
              <w:t>(2.00, 4.26)</w:t>
            </w:r>
          </w:p>
        </w:tc>
        <w:tc>
          <w:tcPr>
            <w:tcW w:w="714" w:type="pct"/>
            <w:tcBorders>
              <w:top w:val="nil"/>
              <w:left w:val="nil"/>
              <w:bottom w:val="nil"/>
              <w:right w:val="single" w:sz="4" w:space="0" w:color="auto"/>
            </w:tcBorders>
            <w:shd w:val="clear" w:color="auto" w:fill="auto"/>
            <w:vAlign w:val="bottom"/>
            <w:tcPrChange w:id="263" w:author="Peng, Mia Qing" w:date="2022-11-13T16:27:00Z">
              <w:tcPr>
                <w:tcW w:w="714" w:type="pct"/>
                <w:tcBorders>
                  <w:top w:val="nil"/>
                  <w:left w:val="nil"/>
                  <w:bottom w:val="nil"/>
                  <w:right w:val="single" w:sz="4" w:space="0" w:color="auto"/>
                </w:tcBorders>
                <w:shd w:val="clear" w:color="auto" w:fill="auto"/>
                <w:vAlign w:val="bottom"/>
              </w:tcPr>
            </w:tcPrChange>
          </w:tcPr>
          <w:p w14:paraId="131A35FA" w14:textId="5EBDE6F9" w:rsidR="00215B5A" w:rsidRPr="00215B5A" w:rsidRDefault="00215B5A" w:rsidP="00215B5A">
            <w:pPr>
              <w:jc w:val="center"/>
              <w:rPr>
                <w:rFonts w:ascii="Times New Roman" w:hAnsi="Times New Roman" w:cs="Times New Roman"/>
                <w:color w:val="000000"/>
                <w:sz w:val="18"/>
                <w:szCs w:val="18"/>
              </w:rPr>
            </w:pPr>
            <w:ins w:id="264" w:author="Peng, Mia Qing" w:date="2022-11-13T16:25:00Z">
              <w:r w:rsidRPr="00215B5A">
                <w:rPr>
                  <w:rFonts w:ascii="Times New Roman" w:hAnsi="Times New Roman" w:cs="Times New Roman"/>
                  <w:color w:val="000000"/>
                  <w:sz w:val="18"/>
                  <w:szCs w:val="18"/>
                  <w:rPrChange w:id="265" w:author="Peng, Mia Qing" w:date="2022-11-13T16:27:00Z">
                    <w:rPr>
                      <w:rFonts w:ascii="Calibri" w:hAnsi="Calibri" w:cs="Calibri"/>
                      <w:color w:val="000000"/>
                    </w:rPr>
                  </w:rPrChange>
                </w:rPr>
                <w:t>0.28</w:t>
              </w:r>
              <w:r w:rsidRPr="00215B5A">
                <w:rPr>
                  <w:rFonts w:ascii="Times New Roman" w:hAnsi="Times New Roman" w:cs="Times New Roman"/>
                  <w:color w:val="000000"/>
                  <w:sz w:val="18"/>
                  <w:szCs w:val="18"/>
                  <w:rPrChange w:id="266" w:author="Peng, Mia Qing" w:date="2022-11-13T16:27:00Z">
                    <w:rPr>
                      <w:rFonts w:ascii="Calibri" w:hAnsi="Calibri" w:cs="Calibri"/>
                      <w:color w:val="000000"/>
                    </w:rPr>
                  </w:rPrChange>
                </w:rPr>
                <w:br/>
                <w:t>(0.18, 0.42)</w:t>
              </w:r>
            </w:ins>
            <w:del w:id="267" w:author="Peng, Mia Qing" w:date="2022-11-13T16:25:00Z">
              <w:r w:rsidRPr="00215B5A" w:rsidDel="00DC4EBB">
                <w:rPr>
                  <w:rFonts w:ascii="Times New Roman" w:hAnsi="Times New Roman" w:cs="Times New Roman"/>
                  <w:color w:val="000000"/>
                  <w:sz w:val="18"/>
                  <w:szCs w:val="18"/>
                </w:rPr>
                <w:delText>0.09</w:delText>
              </w:r>
              <w:r w:rsidRPr="00215B5A" w:rsidDel="00DC4EBB">
                <w:rPr>
                  <w:rFonts w:ascii="Times New Roman" w:hAnsi="Times New Roman" w:cs="Times New Roman"/>
                  <w:color w:val="000000"/>
                  <w:sz w:val="18"/>
                  <w:szCs w:val="18"/>
                </w:rPr>
                <w:br/>
                <w:delText>(0.06, 0.14)</w:delText>
              </w:r>
            </w:del>
          </w:p>
        </w:tc>
      </w:tr>
      <w:tr w:rsidR="00215B5A" w:rsidRPr="00215B5A" w14:paraId="276413A9" w14:textId="77777777" w:rsidTr="00215B5A">
        <w:tblPrEx>
          <w:tblW w:w="4808" w:type="pct"/>
          <w:tblBorders>
            <w:insideH w:val="none" w:sz="0" w:space="0" w:color="auto"/>
            <w:insideV w:val="none" w:sz="0" w:space="0" w:color="auto"/>
          </w:tblBorders>
          <w:tblPrExChange w:id="268"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269" w:author="Peng, Mia Qing" w:date="2022-11-13T16:27:00Z">
              <w:tcPr>
                <w:tcW w:w="954" w:type="pct"/>
                <w:vAlign w:val="center"/>
              </w:tcPr>
            </w:tcPrChange>
          </w:tcPr>
          <w:p w14:paraId="53E8A145"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Current</w:t>
            </w:r>
          </w:p>
        </w:tc>
        <w:tc>
          <w:tcPr>
            <w:tcW w:w="391" w:type="pct"/>
            <w:tcBorders>
              <w:top w:val="nil"/>
              <w:left w:val="nil"/>
              <w:bottom w:val="nil"/>
              <w:right w:val="nil"/>
            </w:tcBorders>
            <w:shd w:val="clear" w:color="auto" w:fill="auto"/>
            <w:vAlign w:val="center"/>
            <w:tcPrChange w:id="270" w:author="Peng, Mia Qing" w:date="2022-11-13T16:27:00Z">
              <w:tcPr>
                <w:tcW w:w="391" w:type="pct"/>
                <w:tcBorders>
                  <w:top w:val="nil"/>
                  <w:left w:val="nil"/>
                  <w:bottom w:val="nil"/>
                  <w:right w:val="nil"/>
                </w:tcBorders>
                <w:shd w:val="clear" w:color="auto" w:fill="auto"/>
                <w:vAlign w:val="center"/>
              </w:tcPr>
            </w:tcPrChange>
          </w:tcPr>
          <w:p w14:paraId="1E7FB58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131</w:t>
            </w:r>
          </w:p>
        </w:tc>
        <w:tc>
          <w:tcPr>
            <w:tcW w:w="755" w:type="pct"/>
            <w:tcBorders>
              <w:top w:val="nil"/>
              <w:left w:val="nil"/>
              <w:bottom w:val="nil"/>
              <w:right w:val="nil"/>
            </w:tcBorders>
            <w:shd w:val="clear" w:color="auto" w:fill="auto"/>
            <w:vAlign w:val="bottom"/>
            <w:tcPrChange w:id="271" w:author="Peng, Mia Qing" w:date="2022-11-13T16:27:00Z">
              <w:tcPr>
                <w:tcW w:w="755" w:type="pct"/>
                <w:tcBorders>
                  <w:top w:val="nil"/>
                  <w:left w:val="nil"/>
                  <w:bottom w:val="nil"/>
                  <w:right w:val="nil"/>
                </w:tcBorders>
                <w:shd w:val="clear" w:color="auto" w:fill="auto"/>
                <w:vAlign w:val="bottom"/>
              </w:tcPr>
            </w:tcPrChange>
          </w:tcPr>
          <w:p w14:paraId="2464A1C4"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11.88</w:t>
            </w:r>
            <w:r w:rsidRPr="00215B5A">
              <w:rPr>
                <w:rFonts w:ascii="Times New Roman" w:hAnsi="Times New Roman" w:cs="Times New Roman"/>
                <w:color w:val="000000"/>
                <w:sz w:val="18"/>
                <w:szCs w:val="18"/>
              </w:rPr>
              <w:br/>
              <w:t>(7.77, 19.88)</w:t>
            </w:r>
          </w:p>
        </w:tc>
        <w:tc>
          <w:tcPr>
            <w:tcW w:w="755" w:type="pct"/>
            <w:tcBorders>
              <w:top w:val="nil"/>
              <w:left w:val="nil"/>
              <w:bottom w:val="nil"/>
              <w:right w:val="nil"/>
            </w:tcBorders>
            <w:shd w:val="clear" w:color="auto" w:fill="auto"/>
            <w:vAlign w:val="bottom"/>
            <w:tcPrChange w:id="272" w:author="Peng, Mia Qing" w:date="2022-11-13T16:27:00Z">
              <w:tcPr>
                <w:tcW w:w="755" w:type="pct"/>
                <w:tcBorders>
                  <w:top w:val="nil"/>
                  <w:left w:val="nil"/>
                  <w:bottom w:val="nil"/>
                  <w:right w:val="nil"/>
                </w:tcBorders>
                <w:shd w:val="clear" w:color="auto" w:fill="auto"/>
                <w:vAlign w:val="bottom"/>
              </w:tcPr>
            </w:tcPrChange>
          </w:tcPr>
          <w:p w14:paraId="439E90E1"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4.52</w:t>
            </w:r>
            <w:r w:rsidRPr="00215B5A">
              <w:rPr>
                <w:rFonts w:ascii="Times New Roman" w:hAnsi="Times New Roman" w:cs="Times New Roman"/>
                <w:color w:val="000000"/>
                <w:sz w:val="18"/>
                <w:szCs w:val="18"/>
              </w:rPr>
              <w:br/>
              <w:t>(2.80, 7.14)</w:t>
            </w:r>
          </w:p>
        </w:tc>
        <w:tc>
          <w:tcPr>
            <w:tcW w:w="715" w:type="pct"/>
            <w:tcBorders>
              <w:top w:val="nil"/>
              <w:left w:val="nil"/>
              <w:bottom w:val="nil"/>
              <w:right w:val="nil"/>
            </w:tcBorders>
            <w:shd w:val="clear" w:color="auto" w:fill="auto"/>
            <w:vAlign w:val="bottom"/>
            <w:tcPrChange w:id="273" w:author="Peng, Mia Qing" w:date="2022-11-13T16:27:00Z">
              <w:tcPr>
                <w:tcW w:w="715" w:type="pct"/>
                <w:tcBorders>
                  <w:top w:val="nil"/>
                  <w:left w:val="nil"/>
                  <w:bottom w:val="nil"/>
                  <w:right w:val="nil"/>
                </w:tcBorders>
                <w:shd w:val="clear" w:color="auto" w:fill="auto"/>
                <w:vAlign w:val="bottom"/>
              </w:tcPr>
            </w:tcPrChange>
          </w:tcPr>
          <w:p w14:paraId="3528D5D1"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2.63</w:t>
            </w:r>
            <w:r w:rsidRPr="00215B5A">
              <w:rPr>
                <w:rFonts w:ascii="Times New Roman" w:hAnsi="Times New Roman" w:cs="Times New Roman"/>
                <w:color w:val="000000"/>
                <w:sz w:val="18"/>
                <w:szCs w:val="18"/>
              </w:rPr>
              <w:br/>
              <w:t>(1.66, 4.95)</w:t>
            </w:r>
          </w:p>
        </w:tc>
        <w:tc>
          <w:tcPr>
            <w:tcW w:w="715" w:type="pct"/>
            <w:tcBorders>
              <w:top w:val="nil"/>
              <w:left w:val="nil"/>
              <w:bottom w:val="nil"/>
              <w:right w:val="nil"/>
            </w:tcBorders>
            <w:shd w:val="clear" w:color="auto" w:fill="auto"/>
            <w:vAlign w:val="bottom"/>
            <w:tcPrChange w:id="274" w:author="Peng, Mia Qing" w:date="2022-11-13T16:27:00Z">
              <w:tcPr>
                <w:tcW w:w="715" w:type="pct"/>
                <w:tcBorders>
                  <w:top w:val="nil"/>
                  <w:left w:val="nil"/>
                  <w:bottom w:val="nil"/>
                  <w:right w:val="nil"/>
                </w:tcBorders>
                <w:shd w:val="clear" w:color="auto" w:fill="auto"/>
                <w:vAlign w:val="bottom"/>
              </w:tcPr>
            </w:tcPrChange>
          </w:tcPr>
          <w:p w14:paraId="7A9F70B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2.82</w:t>
            </w:r>
            <w:r w:rsidRPr="00215B5A">
              <w:rPr>
                <w:rFonts w:ascii="Times New Roman" w:hAnsi="Times New Roman" w:cs="Times New Roman"/>
                <w:color w:val="000000"/>
                <w:sz w:val="18"/>
                <w:szCs w:val="18"/>
              </w:rPr>
              <w:br/>
              <w:t>(1.65, 4.44)</w:t>
            </w:r>
          </w:p>
        </w:tc>
        <w:tc>
          <w:tcPr>
            <w:tcW w:w="714" w:type="pct"/>
            <w:tcBorders>
              <w:top w:val="nil"/>
              <w:left w:val="nil"/>
              <w:bottom w:val="nil"/>
              <w:right w:val="single" w:sz="4" w:space="0" w:color="auto"/>
            </w:tcBorders>
            <w:shd w:val="clear" w:color="auto" w:fill="auto"/>
            <w:vAlign w:val="bottom"/>
            <w:tcPrChange w:id="275" w:author="Peng, Mia Qing" w:date="2022-11-13T16:27:00Z">
              <w:tcPr>
                <w:tcW w:w="714" w:type="pct"/>
                <w:tcBorders>
                  <w:top w:val="nil"/>
                  <w:left w:val="nil"/>
                  <w:bottom w:val="nil"/>
                  <w:right w:val="single" w:sz="4" w:space="0" w:color="auto"/>
                </w:tcBorders>
                <w:shd w:val="clear" w:color="auto" w:fill="auto"/>
                <w:vAlign w:val="bottom"/>
              </w:tcPr>
            </w:tcPrChange>
          </w:tcPr>
          <w:p w14:paraId="51B4FD3E" w14:textId="1F582311" w:rsidR="00215B5A" w:rsidRPr="00215B5A" w:rsidRDefault="00215B5A" w:rsidP="00215B5A">
            <w:pPr>
              <w:jc w:val="center"/>
              <w:rPr>
                <w:rFonts w:ascii="Times New Roman" w:hAnsi="Times New Roman" w:cs="Times New Roman"/>
                <w:color w:val="000000"/>
                <w:sz w:val="18"/>
                <w:szCs w:val="18"/>
              </w:rPr>
            </w:pPr>
            <w:ins w:id="276" w:author="Peng, Mia Qing" w:date="2022-11-13T16:25:00Z">
              <w:r w:rsidRPr="00215B5A">
                <w:rPr>
                  <w:rFonts w:ascii="Times New Roman" w:hAnsi="Times New Roman" w:cs="Times New Roman"/>
                  <w:color w:val="000000"/>
                  <w:sz w:val="18"/>
                  <w:szCs w:val="18"/>
                  <w:rPrChange w:id="277" w:author="Peng, Mia Qing" w:date="2022-11-13T16:27:00Z">
                    <w:rPr>
                      <w:rFonts w:ascii="Calibri" w:hAnsi="Calibri" w:cs="Calibri"/>
                      <w:color w:val="000000"/>
                    </w:rPr>
                  </w:rPrChange>
                </w:rPr>
                <w:t>0.30</w:t>
              </w:r>
              <w:r w:rsidRPr="00215B5A">
                <w:rPr>
                  <w:rFonts w:ascii="Times New Roman" w:hAnsi="Times New Roman" w:cs="Times New Roman"/>
                  <w:color w:val="000000"/>
                  <w:sz w:val="18"/>
                  <w:szCs w:val="18"/>
                  <w:rPrChange w:id="278" w:author="Peng, Mia Qing" w:date="2022-11-13T16:27:00Z">
                    <w:rPr>
                      <w:rFonts w:ascii="Calibri" w:hAnsi="Calibri" w:cs="Calibri"/>
                      <w:color w:val="000000"/>
                    </w:rPr>
                  </w:rPrChange>
                </w:rPr>
                <w:br/>
                <w:t>(0.16, 0.52)</w:t>
              </w:r>
            </w:ins>
            <w:del w:id="279" w:author="Peng, Mia Qing" w:date="2022-11-13T16:25:00Z">
              <w:r w:rsidRPr="00215B5A" w:rsidDel="00DC4EBB">
                <w:rPr>
                  <w:rFonts w:ascii="Times New Roman" w:hAnsi="Times New Roman" w:cs="Times New Roman"/>
                  <w:color w:val="000000"/>
                  <w:sz w:val="18"/>
                  <w:szCs w:val="18"/>
                </w:rPr>
                <w:delText>0.09</w:delText>
              </w:r>
              <w:r w:rsidRPr="00215B5A" w:rsidDel="00DC4EBB">
                <w:rPr>
                  <w:rFonts w:ascii="Times New Roman" w:hAnsi="Times New Roman" w:cs="Times New Roman"/>
                  <w:color w:val="000000"/>
                  <w:sz w:val="18"/>
                  <w:szCs w:val="18"/>
                </w:rPr>
                <w:br/>
                <w:delText>(0.06, 0.15)</w:delText>
              </w:r>
            </w:del>
          </w:p>
        </w:tc>
      </w:tr>
      <w:tr w:rsidR="00215B5A" w:rsidRPr="00215B5A" w14:paraId="060E0AEF" w14:textId="77777777" w:rsidTr="00215B5A">
        <w:tblPrEx>
          <w:tblW w:w="4808" w:type="pct"/>
          <w:tblBorders>
            <w:insideH w:val="none" w:sz="0" w:space="0" w:color="auto"/>
            <w:insideV w:val="none" w:sz="0" w:space="0" w:color="auto"/>
          </w:tblBorders>
          <w:tblPrExChange w:id="280"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281" w:author="Peng, Mia Qing" w:date="2022-11-13T16:27:00Z">
              <w:tcPr>
                <w:tcW w:w="954" w:type="pct"/>
                <w:vAlign w:val="center"/>
              </w:tcPr>
            </w:tcPrChange>
          </w:tcPr>
          <w:p w14:paraId="4552EF98"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p-value</w:t>
            </w:r>
          </w:p>
        </w:tc>
        <w:tc>
          <w:tcPr>
            <w:tcW w:w="391" w:type="pct"/>
            <w:vAlign w:val="center"/>
            <w:tcPrChange w:id="282" w:author="Peng, Mia Qing" w:date="2022-11-13T16:27:00Z">
              <w:tcPr>
                <w:tcW w:w="391" w:type="pct"/>
                <w:vAlign w:val="center"/>
              </w:tcPr>
            </w:tcPrChange>
          </w:tcPr>
          <w:p w14:paraId="19BE72B6" w14:textId="77777777" w:rsidR="00215B5A" w:rsidRPr="00215B5A" w:rsidRDefault="00215B5A" w:rsidP="00215B5A">
            <w:pPr>
              <w:jc w:val="center"/>
              <w:rPr>
                <w:rFonts w:ascii="Times New Roman" w:hAnsi="Times New Roman" w:cs="Times New Roman"/>
                <w:sz w:val="18"/>
                <w:szCs w:val="18"/>
              </w:rPr>
            </w:pPr>
          </w:p>
        </w:tc>
        <w:tc>
          <w:tcPr>
            <w:tcW w:w="755" w:type="pct"/>
            <w:tcBorders>
              <w:top w:val="nil"/>
              <w:left w:val="nil"/>
              <w:bottom w:val="nil"/>
              <w:right w:val="nil"/>
            </w:tcBorders>
            <w:shd w:val="clear" w:color="auto" w:fill="auto"/>
            <w:vAlign w:val="bottom"/>
            <w:tcPrChange w:id="283" w:author="Peng, Mia Qing" w:date="2022-11-13T16:27:00Z">
              <w:tcPr>
                <w:tcW w:w="755" w:type="pct"/>
                <w:tcBorders>
                  <w:top w:val="nil"/>
                  <w:left w:val="nil"/>
                  <w:bottom w:val="nil"/>
                  <w:right w:val="nil"/>
                </w:tcBorders>
                <w:shd w:val="clear" w:color="auto" w:fill="auto"/>
                <w:vAlign w:val="bottom"/>
              </w:tcPr>
            </w:tcPrChange>
          </w:tcPr>
          <w:p w14:paraId="3A437773"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0.002</w:t>
            </w:r>
          </w:p>
        </w:tc>
        <w:tc>
          <w:tcPr>
            <w:tcW w:w="755" w:type="pct"/>
            <w:tcBorders>
              <w:top w:val="nil"/>
              <w:left w:val="nil"/>
              <w:bottom w:val="nil"/>
              <w:right w:val="nil"/>
            </w:tcBorders>
            <w:shd w:val="clear" w:color="auto" w:fill="auto"/>
            <w:vAlign w:val="bottom"/>
            <w:tcPrChange w:id="284" w:author="Peng, Mia Qing" w:date="2022-11-13T16:27:00Z">
              <w:tcPr>
                <w:tcW w:w="755" w:type="pct"/>
                <w:tcBorders>
                  <w:top w:val="nil"/>
                  <w:left w:val="nil"/>
                  <w:bottom w:val="nil"/>
                  <w:right w:val="nil"/>
                </w:tcBorders>
                <w:shd w:val="clear" w:color="auto" w:fill="auto"/>
                <w:vAlign w:val="bottom"/>
              </w:tcPr>
            </w:tcPrChange>
          </w:tcPr>
          <w:p w14:paraId="494A4D9E"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0.11</w:t>
            </w:r>
          </w:p>
        </w:tc>
        <w:tc>
          <w:tcPr>
            <w:tcW w:w="715" w:type="pct"/>
            <w:tcBorders>
              <w:top w:val="nil"/>
              <w:left w:val="nil"/>
              <w:bottom w:val="nil"/>
              <w:right w:val="nil"/>
            </w:tcBorders>
            <w:shd w:val="clear" w:color="auto" w:fill="auto"/>
            <w:vAlign w:val="bottom"/>
            <w:tcPrChange w:id="285" w:author="Peng, Mia Qing" w:date="2022-11-13T16:27:00Z">
              <w:tcPr>
                <w:tcW w:w="715" w:type="pct"/>
                <w:tcBorders>
                  <w:top w:val="nil"/>
                  <w:left w:val="nil"/>
                  <w:bottom w:val="nil"/>
                  <w:right w:val="nil"/>
                </w:tcBorders>
                <w:shd w:val="clear" w:color="auto" w:fill="auto"/>
                <w:vAlign w:val="bottom"/>
              </w:tcPr>
            </w:tcPrChange>
          </w:tcPr>
          <w:p w14:paraId="4290943E"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0.01</w:t>
            </w:r>
          </w:p>
        </w:tc>
        <w:tc>
          <w:tcPr>
            <w:tcW w:w="715" w:type="pct"/>
            <w:tcBorders>
              <w:top w:val="nil"/>
              <w:left w:val="nil"/>
              <w:bottom w:val="nil"/>
              <w:right w:val="nil"/>
            </w:tcBorders>
            <w:shd w:val="clear" w:color="auto" w:fill="auto"/>
            <w:vAlign w:val="bottom"/>
            <w:tcPrChange w:id="286" w:author="Peng, Mia Qing" w:date="2022-11-13T16:27:00Z">
              <w:tcPr>
                <w:tcW w:w="715" w:type="pct"/>
                <w:tcBorders>
                  <w:top w:val="nil"/>
                  <w:left w:val="nil"/>
                  <w:bottom w:val="nil"/>
                  <w:right w:val="nil"/>
                </w:tcBorders>
                <w:shd w:val="clear" w:color="auto" w:fill="auto"/>
                <w:vAlign w:val="bottom"/>
              </w:tcPr>
            </w:tcPrChange>
          </w:tcPr>
          <w:p w14:paraId="3F93F34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0.03</w:t>
            </w:r>
          </w:p>
        </w:tc>
        <w:tc>
          <w:tcPr>
            <w:tcW w:w="714" w:type="pct"/>
            <w:tcBorders>
              <w:top w:val="nil"/>
              <w:left w:val="nil"/>
              <w:bottom w:val="nil"/>
              <w:right w:val="single" w:sz="4" w:space="0" w:color="auto"/>
            </w:tcBorders>
            <w:shd w:val="clear" w:color="auto" w:fill="auto"/>
            <w:vAlign w:val="bottom"/>
            <w:tcPrChange w:id="287" w:author="Peng, Mia Qing" w:date="2022-11-13T16:27:00Z">
              <w:tcPr>
                <w:tcW w:w="714" w:type="pct"/>
                <w:tcBorders>
                  <w:top w:val="nil"/>
                  <w:left w:val="nil"/>
                  <w:bottom w:val="nil"/>
                  <w:right w:val="single" w:sz="4" w:space="0" w:color="auto"/>
                </w:tcBorders>
                <w:shd w:val="clear" w:color="auto" w:fill="auto"/>
                <w:vAlign w:val="bottom"/>
              </w:tcPr>
            </w:tcPrChange>
          </w:tcPr>
          <w:p w14:paraId="29E9B694" w14:textId="00F6F51B" w:rsidR="00215B5A" w:rsidRPr="00215B5A" w:rsidRDefault="00215B5A" w:rsidP="00215B5A">
            <w:pPr>
              <w:jc w:val="center"/>
              <w:rPr>
                <w:rFonts w:ascii="Times New Roman" w:hAnsi="Times New Roman" w:cs="Times New Roman"/>
                <w:color w:val="000000"/>
                <w:sz w:val="18"/>
                <w:szCs w:val="18"/>
              </w:rPr>
            </w:pPr>
            <w:ins w:id="288" w:author="Peng, Mia Qing" w:date="2022-11-13T16:25:00Z">
              <w:r w:rsidRPr="00215B5A">
                <w:rPr>
                  <w:rFonts w:ascii="Times New Roman" w:hAnsi="Times New Roman" w:cs="Times New Roman"/>
                  <w:color w:val="000000"/>
                  <w:sz w:val="18"/>
                  <w:szCs w:val="18"/>
                  <w:rPrChange w:id="289" w:author="Peng, Mia Qing" w:date="2022-11-13T16:27:00Z">
                    <w:rPr>
                      <w:rFonts w:ascii="Calibri" w:hAnsi="Calibri" w:cs="Calibri"/>
                      <w:color w:val="000000"/>
                    </w:rPr>
                  </w:rPrChange>
                </w:rPr>
                <w:t>0.12</w:t>
              </w:r>
            </w:ins>
            <w:del w:id="290" w:author="Peng, Mia Qing" w:date="2022-11-13T16:25:00Z">
              <w:r w:rsidRPr="00215B5A" w:rsidDel="00DC4EBB">
                <w:rPr>
                  <w:rFonts w:ascii="Times New Roman" w:hAnsi="Times New Roman" w:cs="Times New Roman"/>
                  <w:color w:val="000000"/>
                  <w:sz w:val="18"/>
                  <w:szCs w:val="18"/>
                </w:rPr>
                <w:delText>0.003</w:delText>
              </w:r>
            </w:del>
          </w:p>
        </w:tc>
      </w:tr>
      <w:tr w:rsidR="00F60BCB" w:rsidRPr="00215B5A" w14:paraId="235EA2E1" w14:textId="77777777" w:rsidTr="00A35266">
        <w:tc>
          <w:tcPr>
            <w:tcW w:w="954" w:type="pct"/>
          </w:tcPr>
          <w:p w14:paraId="63C62B05" w14:textId="77777777" w:rsidR="00F60BCB" w:rsidRPr="00215B5A" w:rsidRDefault="00F60BCB" w:rsidP="00F60BCB">
            <w:pPr>
              <w:rPr>
                <w:rFonts w:ascii="Times New Roman" w:hAnsi="Times New Roman" w:cs="Times New Roman"/>
                <w:sz w:val="18"/>
                <w:szCs w:val="18"/>
              </w:rPr>
            </w:pPr>
          </w:p>
        </w:tc>
        <w:tc>
          <w:tcPr>
            <w:tcW w:w="391" w:type="pct"/>
            <w:vAlign w:val="center"/>
          </w:tcPr>
          <w:p w14:paraId="446D417F"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2E768772"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1436DFE2"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18378ED0"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266E6D66" w14:textId="77777777" w:rsidR="00F60BCB" w:rsidRPr="00215B5A" w:rsidRDefault="00F60BCB" w:rsidP="00F60BCB">
            <w:pPr>
              <w:jc w:val="center"/>
              <w:rPr>
                <w:rFonts w:ascii="Times New Roman" w:hAnsi="Times New Roman" w:cs="Times New Roman"/>
                <w:sz w:val="18"/>
                <w:szCs w:val="18"/>
              </w:rPr>
            </w:pPr>
          </w:p>
        </w:tc>
        <w:tc>
          <w:tcPr>
            <w:tcW w:w="714" w:type="pct"/>
          </w:tcPr>
          <w:p w14:paraId="75679F7E" w14:textId="77777777" w:rsidR="00F60BCB" w:rsidRPr="00215B5A" w:rsidRDefault="00F60BCB" w:rsidP="00F60BCB">
            <w:pPr>
              <w:jc w:val="center"/>
              <w:rPr>
                <w:rFonts w:ascii="Times New Roman" w:hAnsi="Times New Roman" w:cs="Times New Roman"/>
                <w:sz w:val="18"/>
                <w:szCs w:val="18"/>
              </w:rPr>
            </w:pPr>
          </w:p>
        </w:tc>
      </w:tr>
      <w:tr w:rsidR="00F60BCB" w:rsidRPr="00215B5A" w14:paraId="3FB4B7B1" w14:textId="77777777" w:rsidTr="00A35266">
        <w:tc>
          <w:tcPr>
            <w:tcW w:w="954" w:type="pct"/>
          </w:tcPr>
          <w:p w14:paraId="009B6031" w14:textId="77777777" w:rsidR="00F60BCB" w:rsidRPr="00215B5A" w:rsidRDefault="00F60BCB" w:rsidP="00F60BCB">
            <w:pPr>
              <w:rPr>
                <w:rFonts w:ascii="Times New Roman" w:hAnsi="Times New Roman" w:cs="Times New Roman"/>
                <w:b/>
                <w:bCs/>
                <w:sz w:val="18"/>
                <w:szCs w:val="18"/>
              </w:rPr>
            </w:pPr>
            <w:r w:rsidRPr="00215B5A">
              <w:rPr>
                <w:rFonts w:ascii="Times New Roman" w:hAnsi="Times New Roman" w:cs="Times New Roman"/>
                <w:b/>
                <w:bCs/>
                <w:sz w:val="18"/>
                <w:szCs w:val="18"/>
              </w:rPr>
              <w:t>Daily calorie intake</w:t>
            </w:r>
          </w:p>
        </w:tc>
        <w:tc>
          <w:tcPr>
            <w:tcW w:w="391" w:type="pct"/>
            <w:vAlign w:val="center"/>
          </w:tcPr>
          <w:p w14:paraId="63C5F218"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3BE568B3"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6AEE6222"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56379AA7"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2E34CC84" w14:textId="77777777" w:rsidR="00F60BCB" w:rsidRPr="00215B5A" w:rsidRDefault="00F60BCB" w:rsidP="00F60BCB">
            <w:pPr>
              <w:jc w:val="center"/>
              <w:rPr>
                <w:rFonts w:ascii="Times New Roman" w:hAnsi="Times New Roman" w:cs="Times New Roman"/>
                <w:sz w:val="18"/>
                <w:szCs w:val="18"/>
              </w:rPr>
            </w:pPr>
          </w:p>
        </w:tc>
        <w:tc>
          <w:tcPr>
            <w:tcW w:w="714" w:type="pct"/>
          </w:tcPr>
          <w:p w14:paraId="3A96A13F" w14:textId="77777777" w:rsidR="00F60BCB" w:rsidRPr="00215B5A" w:rsidRDefault="00F60BCB" w:rsidP="00F60BCB">
            <w:pPr>
              <w:jc w:val="center"/>
              <w:rPr>
                <w:rFonts w:ascii="Times New Roman" w:hAnsi="Times New Roman" w:cs="Times New Roman"/>
                <w:sz w:val="18"/>
                <w:szCs w:val="18"/>
              </w:rPr>
            </w:pPr>
          </w:p>
        </w:tc>
      </w:tr>
      <w:tr w:rsidR="00215B5A" w:rsidRPr="00215B5A" w14:paraId="70BB5CC1" w14:textId="77777777" w:rsidTr="00215B5A">
        <w:tblPrEx>
          <w:tblW w:w="4808" w:type="pct"/>
          <w:tblBorders>
            <w:insideH w:val="none" w:sz="0" w:space="0" w:color="auto"/>
            <w:insideV w:val="none" w:sz="0" w:space="0" w:color="auto"/>
          </w:tblBorders>
          <w:tblPrExChange w:id="291"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292" w:author="Peng, Mia Qing" w:date="2022-11-13T16:27:00Z">
              <w:tcPr>
                <w:tcW w:w="954" w:type="pct"/>
                <w:vAlign w:val="center"/>
              </w:tcPr>
            </w:tcPrChange>
          </w:tcPr>
          <w:p w14:paraId="12F7D7EC"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1</w:t>
            </w:r>
            <w:r w:rsidRPr="00215B5A">
              <w:rPr>
                <w:rFonts w:ascii="Times New Roman" w:hAnsi="Times New Roman" w:cs="Times New Roman"/>
                <w:sz w:val="18"/>
                <w:szCs w:val="18"/>
                <w:vertAlign w:val="superscript"/>
              </w:rPr>
              <w:t>st</w:t>
            </w:r>
            <w:r w:rsidRPr="00215B5A">
              <w:rPr>
                <w:rFonts w:ascii="Times New Roman" w:hAnsi="Times New Roman" w:cs="Times New Roman"/>
                <w:sz w:val="18"/>
                <w:szCs w:val="18"/>
              </w:rPr>
              <w:t xml:space="preserve"> quartile: </w:t>
            </w:r>
          </w:p>
          <w:p w14:paraId="49232B50" w14:textId="77777777" w:rsidR="00215B5A" w:rsidRPr="00215B5A" w:rsidRDefault="00215B5A" w:rsidP="00215B5A">
            <w:pPr>
              <w:rPr>
                <w:rFonts w:ascii="Times New Roman" w:hAnsi="Times New Roman" w:cs="Times New Roman"/>
                <w:sz w:val="18"/>
                <w:szCs w:val="18"/>
                <w:highlight w:val="yellow"/>
              </w:rPr>
            </w:pPr>
            <w:r w:rsidRPr="00215B5A">
              <w:rPr>
                <w:rFonts w:ascii="Times New Roman" w:hAnsi="Times New Roman" w:cs="Times New Roman"/>
                <w:sz w:val="18"/>
                <w:szCs w:val="18"/>
              </w:rPr>
              <w:t>&lt; 1330 kcal/day</w:t>
            </w:r>
          </w:p>
        </w:tc>
        <w:tc>
          <w:tcPr>
            <w:tcW w:w="391" w:type="pct"/>
            <w:tcBorders>
              <w:top w:val="nil"/>
              <w:left w:val="nil"/>
              <w:bottom w:val="nil"/>
              <w:right w:val="nil"/>
            </w:tcBorders>
            <w:shd w:val="clear" w:color="auto" w:fill="auto"/>
            <w:vAlign w:val="center"/>
            <w:tcPrChange w:id="293" w:author="Peng, Mia Qing" w:date="2022-11-13T16:27:00Z">
              <w:tcPr>
                <w:tcW w:w="391" w:type="pct"/>
                <w:tcBorders>
                  <w:top w:val="nil"/>
                  <w:left w:val="nil"/>
                  <w:bottom w:val="nil"/>
                  <w:right w:val="nil"/>
                </w:tcBorders>
                <w:shd w:val="clear" w:color="auto" w:fill="auto"/>
                <w:vAlign w:val="center"/>
              </w:tcPr>
            </w:tcPrChange>
          </w:tcPr>
          <w:p w14:paraId="654166D7"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324</w:t>
            </w:r>
          </w:p>
        </w:tc>
        <w:tc>
          <w:tcPr>
            <w:tcW w:w="755" w:type="pct"/>
            <w:tcBorders>
              <w:top w:val="nil"/>
              <w:left w:val="nil"/>
              <w:bottom w:val="nil"/>
              <w:right w:val="nil"/>
            </w:tcBorders>
            <w:shd w:val="clear" w:color="auto" w:fill="auto"/>
            <w:vAlign w:val="bottom"/>
            <w:tcPrChange w:id="294" w:author="Peng, Mia Qing" w:date="2022-11-13T16:27:00Z">
              <w:tcPr>
                <w:tcW w:w="755" w:type="pct"/>
                <w:tcBorders>
                  <w:top w:val="nil"/>
                  <w:left w:val="nil"/>
                  <w:bottom w:val="nil"/>
                  <w:right w:val="nil"/>
                </w:tcBorders>
                <w:shd w:val="clear" w:color="auto" w:fill="auto"/>
                <w:vAlign w:val="bottom"/>
              </w:tcPr>
            </w:tcPrChange>
          </w:tcPr>
          <w:p w14:paraId="19132A96"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10.60</w:t>
            </w:r>
            <w:r w:rsidRPr="00215B5A">
              <w:rPr>
                <w:rFonts w:ascii="Times New Roman" w:hAnsi="Times New Roman" w:cs="Times New Roman"/>
                <w:color w:val="000000"/>
                <w:sz w:val="18"/>
                <w:szCs w:val="18"/>
              </w:rPr>
              <w:br/>
              <w:t>(5.87, 18.25)</w:t>
            </w:r>
          </w:p>
        </w:tc>
        <w:tc>
          <w:tcPr>
            <w:tcW w:w="755" w:type="pct"/>
            <w:tcBorders>
              <w:top w:val="nil"/>
              <w:left w:val="nil"/>
              <w:bottom w:val="nil"/>
              <w:right w:val="nil"/>
            </w:tcBorders>
            <w:shd w:val="clear" w:color="auto" w:fill="auto"/>
            <w:vAlign w:val="bottom"/>
            <w:tcPrChange w:id="295" w:author="Peng, Mia Qing" w:date="2022-11-13T16:27:00Z">
              <w:tcPr>
                <w:tcW w:w="755" w:type="pct"/>
                <w:tcBorders>
                  <w:top w:val="nil"/>
                  <w:left w:val="nil"/>
                  <w:bottom w:val="nil"/>
                  <w:right w:val="nil"/>
                </w:tcBorders>
                <w:shd w:val="clear" w:color="auto" w:fill="auto"/>
                <w:vAlign w:val="bottom"/>
              </w:tcPr>
            </w:tcPrChange>
          </w:tcPr>
          <w:p w14:paraId="0F55863A"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4.54</w:t>
            </w:r>
            <w:r w:rsidRPr="00215B5A">
              <w:rPr>
                <w:rFonts w:ascii="Times New Roman" w:hAnsi="Times New Roman" w:cs="Times New Roman"/>
                <w:color w:val="000000"/>
                <w:sz w:val="18"/>
                <w:szCs w:val="18"/>
              </w:rPr>
              <w:br/>
              <w:t>(2.75, 7.38)</w:t>
            </w:r>
          </w:p>
        </w:tc>
        <w:tc>
          <w:tcPr>
            <w:tcW w:w="715" w:type="pct"/>
            <w:tcBorders>
              <w:top w:val="nil"/>
              <w:left w:val="nil"/>
              <w:bottom w:val="nil"/>
              <w:right w:val="nil"/>
            </w:tcBorders>
            <w:shd w:val="clear" w:color="auto" w:fill="auto"/>
            <w:vAlign w:val="bottom"/>
            <w:tcPrChange w:id="296" w:author="Peng, Mia Qing" w:date="2022-11-13T16:27:00Z">
              <w:tcPr>
                <w:tcW w:w="715" w:type="pct"/>
                <w:tcBorders>
                  <w:top w:val="nil"/>
                  <w:left w:val="nil"/>
                  <w:bottom w:val="nil"/>
                  <w:right w:val="nil"/>
                </w:tcBorders>
                <w:shd w:val="clear" w:color="auto" w:fill="auto"/>
                <w:vAlign w:val="bottom"/>
              </w:tcPr>
            </w:tcPrChange>
          </w:tcPr>
          <w:p w14:paraId="5F0B085B"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2.57</w:t>
            </w:r>
            <w:r w:rsidRPr="00215B5A">
              <w:rPr>
                <w:rFonts w:ascii="Times New Roman" w:hAnsi="Times New Roman" w:cs="Times New Roman"/>
                <w:color w:val="000000"/>
                <w:sz w:val="18"/>
                <w:szCs w:val="18"/>
              </w:rPr>
              <w:br/>
              <w:t>(1.53, 4.80)</w:t>
            </w:r>
          </w:p>
        </w:tc>
        <w:tc>
          <w:tcPr>
            <w:tcW w:w="715" w:type="pct"/>
            <w:tcBorders>
              <w:top w:val="nil"/>
              <w:left w:val="nil"/>
              <w:bottom w:val="nil"/>
              <w:right w:val="nil"/>
            </w:tcBorders>
            <w:shd w:val="clear" w:color="auto" w:fill="auto"/>
            <w:vAlign w:val="bottom"/>
            <w:tcPrChange w:id="297" w:author="Peng, Mia Qing" w:date="2022-11-13T16:27:00Z">
              <w:tcPr>
                <w:tcW w:w="715" w:type="pct"/>
                <w:tcBorders>
                  <w:top w:val="nil"/>
                  <w:left w:val="nil"/>
                  <w:bottom w:val="nil"/>
                  <w:right w:val="nil"/>
                </w:tcBorders>
                <w:shd w:val="clear" w:color="auto" w:fill="auto"/>
                <w:vAlign w:val="bottom"/>
              </w:tcPr>
            </w:tcPrChange>
          </w:tcPr>
          <w:p w14:paraId="454C681F"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2.66</w:t>
            </w:r>
            <w:r w:rsidRPr="00215B5A">
              <w:rPr>
                <w:rFonts w:ascii="Times New Roman" w:hAnsi="Times New Roman" w:cs="Times New Roman"/>
                <w:color w:val="000000"/>
                <w:sz w:val="18"/>
                <w:szCs w:val="18"/>
              </w:rPr>
              <w:br/>
              <w:t>(1.73, 4.29)</w:t>
            </w:r>
          </w:p>
        </w:tc>
        <w:tc>
          <w:tcPr>
            <w:tcW w:w="714" w:type="pct"/>
            <w:tcBorders>
              <w:top w:val="nil"/>
              <w:left w:val="nil"/>
              <w:bottom w:val="nil"/>
              <w:right w:val="single" w:sz="4" w:space="0" w:color="auto"/>
            </w:tcBorders>
            <w:shd w:val="clear" w:color="auto" w:fill="auto"/>
            <w:vAlign w:val="bottom"/>
            <w:tcPrChange w:id="298" w:author="Peng, Mia Qing" w:date="2022-11-13T16:27:00Z">
              <w:tcPr>
                <w:tcW w:w="714" w:type="pct"/>
                <w:tcBorders>
                  <w:top w:val="nil"/>
                  <w:left w:val="nil"/>
                  <w:bottom w:val="nil"/>
                  <w:right w:val="single" w:sz="4" w:space="0" w:color="auto"/>
                </w:tcBorders>
                <w:shd w:val="clear" w:color="auto" w:fill="auto"/>
                <w:vAlign w:val="bottom"/>
              </w:tcPr>
            </w:tcPrChange>
          </w:tcPr>
          <w:p w14:paraId="1F4337AB" w14:textId="43AC74BB" w:rsidR="00215B5A" w:rsidRPr="00215B5A" w:rsidRDefault="00215B5A" w:rsidP="00215B5A">
            <w:pPr>
              <w:jc w:val="center"/>
              <w:rPr>
                <w:rFonts w:ascii="Times New Roman" w:hAnsi="Times New Roman" w:cs="Times New Roman"/>
                <w:color w:val="000000"/>
                <w:sz w:val="18"/>
                <w:szCs w:val="18"/>
              </w:rPr>
            </w:pPr>
            <w:ins w:id="299" w:author="Peng, Mia Qing" w:date="2022-11-13T16:25:00Z">
              <w:r w:rsidRPr="00215B5A">
                <w:rPr>
                  <w:rFonts w:ascii="Times New Roman" w:hAnsi="Times New Roman" w:cs="Times New Roman"/>
                  <w:color w:val="000000"/>
                  <w:sz w:val="18"/>
                  <w:szCs w:val="18"/>
                  <w:rPrChange w:id="300" w:author="Peng, Mia Qing" w:date="2022-11-13T16:27:00Z">
                    <w:rPr>
                      <w:rFonts w:ascii="Calibri" w:hAnsi="Calibri" w:cs="Calibri"/>
                      <w:color w:val="000000"/>
                    </w:rPr>
                  </w:rPrChange>
                </w:rPr>
                <w:t>0.28</w:t>
              </w:r>
              <w:r w:rsidRPr="00215B5A">
                <w:rPr>
                  <w:rFonts w:ascii="Times New Roman" w:hAnsi="Times New Roman" w:cs="Times New Roman"/>
                  <w:color w:val="000000"/>
                  <w:sz w:val="18"/>
                  <w:szCs w:val="18"/>
                  <w:rPrChange w:id="301" w:author="Peng, Mia Qing" w:date="2022-11-13T16:27:00Z">
                    <w:rPr>
                      <w:rFonts w:ascii="Calibri" w:hAnsi="Calibri" w:cs="Calibri"/>
                      <w:color w:val="000000"/>
                    </w:rPr>
                  </w:rPrChange>
                </w:rPr>
                <w:br/>
                <w:t>(0.17, 0.47)</w:t>
              </w:r>
            </w:ins>
            <w:del w:id="302" w:author="Peng, Mia Qing" w:date="2022-11-13T16:25:00Z">
              <w:r w:rsidRPr="00215B5A" w:rsidDel="00B544EB">
                <w:rPr>
                  <w:rFonts w:ascii="Times New Roman" w:hAnsi="Times New Roman" w:cs="Times New Roman"/>
                  <w:color w:val="000000"/>
                  <w:sz w:val="18"/>
                  <w:szCs w:val="18"/>
                </w:rPr>
                <w:delText>0.09</w:delText>
              </w:r>
              <w:r w:rsidRPr="00215B5A" w:rsidDel="00B544EB">
                <w:rPr>
                  <w:rFonts w:ascii="Times New Roman" w:hAnsi="Times New Roman" w:cs="Times New Roman"/>
                  <w:color w:val="000000"/>
                  <w:sz w:val="18"/>
                  <w:szCs w:val="18"/>
                </w:rPr>
                <w:br/>
                <w:delText>(0.05, 0.14)</w:delText>
              </w:r>
            </w:del>
          </w:p>
        </w:tc>
      </w:tr>
      <w:tr w:rsidR="00215B5A" w:rsidRPr="00215B5A" w14:paraId="3003B298" w14:textId="77777777" w:rsidTr="00215B5A">
        <w:tblPrEx>
          <w:tblW w:w="4808" w:type="pct"/>
          <w:tblBorders>
            <w:insideH w:val="none" w:sz="0" w:space="0" w:color="auto"/>
            <w:insideV w:val="none" w:sz="0" w:space="0" w:color="auto"/>
          </w:tblBorders>
          <w:tblPrExChange w:id="303"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304" w:author="Peng, Mia Qing" w:date="2022-11-13T16:27:00Z">
              <w:tcPr>
                <w:tcW w:w="954" w:type="pct"/>
                <w:vAlign w:val="center"/>
              </w:tcPr>
            </w:tcPrChange>
          </w:tcPr>
          <w:p w14:paraId="5EE25CCF" w14:textId="77777777" w:rsidR="00215B5A" w:rsidRPr="00215B5A" w:rsidRDefault="00215B5A" w:rsidP="00215B5A">
            <w:pPr>
              <w:rPr>
                <w:rFonts w:ascii="Times New Roman" w:hAnsi="Times New Roman" w:cs="Times New Roman"/>
                <w:sz w:val="18"/>
                <w:szCs w:val="18"/>
                <w:highlight w:val="yellow"/>
              </w:rPr>
            </w:pPr>
            <w:r w:rsidRPr="00215B5A">
              <w:rPr>
                <w:rFonts w:ascii="Times New Roman" w:hAnsi="Times New Roman" w:cs="Times New Roman"/>
                <w:sz w:val="18"/>
                <w:szCs w:val="18"/>
              </w:rPr>
              <w:t>2</w:t>
            </w:r>
            <w:r w:rsidRPr="00215B5A">
              <w:rPr>
                <w:rFonts w:ascii="Times New Roman" w:hAnsi="Times New Roman" w:cs="Times New Roman"/>
                <w:sz w:val="18"/>
                <w:szCs w:val="18"/>
                <w:vertAlign w:val="superscript"/>
              </w:rPr>
              <w:t>nd</w:t>
            </w:r>
            <w:r w:rsidRPr="00215B5A">
              <w:rPr>
                <w:rFonts w:ascii="Times New Roman" w:hAnsi="Times New Roman" w:cs="Times New Roman"/>
                <w:sz w:val="18"/>
                <w:szCs w:val="18"/>
              </w:rPr>
              <w:t xml:space="preserve"> quartile: 1330 – 1680 kcal/day</w:t>
            </w:r>
          </w:p>
        </w:tc>
        <w:tc>
          <w:tcPr>
            <w:tcW w:w="391" w:type="pct"/>
            <w:tcBorders>
              <w:top w:val="nil"/>
              <w:left w:val="nil"/>
              <w:bottom w:val="nil"/>
              <w:right w:val="nil"/>
            </w:tcBorders>
            <w:shd w:val="clear" w:color="auto" w:fill="auto"/>
            <w:vAlign w:val="center"/>
            <w:tcPrChange w:id="305" w:author="Peng, Mia Qing" w:date="2022-11-13T16:27:00Z">
              <w:tcPr>
                <w:tcW w:w="391" w:type="pct"/>
                <w:tcBorders>
                  <w:top w:val="nil"/>
                  <w:left w:val="nil"/>
                  <w:bottom w:val="nil"/>
                  <w:right w:val="nil"/>
                </w:tcBorders>
                <w:shd w:val="clear" w:color="auto" w:fill="auto"/>
                <w:vAlign w:val="center"/>
              </w:tcPr>
            </w:tcPrChange>
          </w:tcPr>
          <w:p w14:paraId="2D0F656A"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323</w:t>
            </w:r>
          </w:p>
        </w:tc>
        <w:tc>
          <w:tcPr>
            <w:tcW w:w="755" w:type="pct"/>
            <w:tcBorders>
              <w:top w:val="nil"/>
              <w:left w:val="nil"/>
              <w:bottom w:val="nil"/>
              <w:right w:val="nil"/>
            </w:tcBorders>
            <w:shd w:val="clear" w:color="auto" w:fill="auto"/>
            <w:vAlign w:val="bottom"/>
            <w:tcPrChange w:id="306" w:author="Peng, Mia Qing" w:date="2022-11-13T16:27:00Z">
              <w:tcPr>
                <w:tcW w:w="755" w:type="pct"/>
                <w:tcBorders>
                  <w:top w:val="nil"/>
                  <w:left w:val="nil"/>
                  <w:bottom w:val="nil"/>
                  <w:right w:val="nil"/>
                </w:tcBorders>
                <w:shd w:val="clear" w:color="auto" w:fill="auto"/>
                <w:vAlign w:val="bottom"/>
              </w:tcPr>
            </w:tcPrChange>
          </w:tcPr>
          <w:p w14:paraId="42B262C8"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10.12</w:t>
            </w:r>
            <w:r w:rsidRPr="00215B5A">
              <w:rPr>
                <w:rFonts w:ascii="Times New Roman" w:hAnsi="Times New Roman" w:cs="Times New Roman"/>
                <w:color w:val="000000"/>
                <w:sz w:val="18"/>
                <w:szCs w:val="18"/>
              </w:rPr>
              <w:br/>
              <w:t>(5.39, 16.68)</w:t>
            </w:r>
          </w:p>
        </w:tc>
        <w:tc>
          <w:tcPr>
            <w:tcW w:w="755" w:type="pct"/>
            <w:tcBorders>
              <w:top w:val="nil"/>
              <w:left w:val="nil"/>
              <w:bottom w:val="nil"/>
              <w:right w:val="nil"/>
            </w:tcBorders>
            <w:shd w:val="clear" w:color="auto" w:fill="auto"/>
            <w:vAlign w:val="bottom"/>
            <w:tcPrChange w:id="307" w:author="Peng, Mia Qing" w:date="2022-11-13T16:27:00Z">
              <w:tcPr>
                <w:tcW w:w="755" w:type="pct"/>
                <w:tcBorders>
                  <w:top w:val="nil"/>
                  <w:left w:val="nil"/>
                  <w:bottom w:val="nil"/>
                  <w:right w:val="nil"/>
                </w:tcBorders>
                <w:shd w:val="clear" w:color="auto" w:fill="auto"/>
                <w:vAlign w:val="bottom"/>
              </w:tcPr>
            </w:tcPrChange>
          </w:tcPr>
          <w:p w14:paraId="5084733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4.33</w:t>
            </w:r>
            <w:r w:rsidRPr="00215B5A">
              <w:rPr>
                <w:rFonts w:ascii="Times New Roman" w:hAnsi="Times New Roman" w:cs="Times New Roman"/>
                <w:color w:val="000000"/>
                <w:sz w:val="18"/>
                <w:szCs w:val="18"/>
              </w:rPr>
              <w:br/>
              <w:t>(2.43, 7.50)</w:t>
            </w:r>
          </w:p>
        </w:tc>
        <w:tc>
          <w:tcPr>
            <w:tcW w:w="715" w:type="pct"/>
            <w:tcBorders>
              <w:top w:val="nil"/>
              <w:left w:val="nil"/>
              <w:bottom w:val="nil"/>
              <w:right w:val="nil"/>
            </w:tcBorders>
            <w:shd w:val="clear" w:color="auto" w:fill="auto"/>
            <w:vAlign w:val="bottom"/>
            <w:tcPrChange w:id="308" w:author="Peng, Mia Qing" w:date="2022-11-13T16:27:00Z">
              <w:tcPr>
                <w:tcW w:w="715" w:type="pct"/>
                <w:tcBorders>
                  <w:top w:val="nil"/>
                  <w:left w:val="nil"/>
                  <w:bottom w:val="nil"/>
                  <w:right w:val="nil"/>
                </w:tcBorders>
                <w:shd w:val="clear" w:color="auto" w:fill="auto"/>
                <w:vAlign w:val="bottom"/>
              </w:tcPr>
            </w:tcPrChange>
          </w:tcPr>
          <w:p w14:paraId="0445CA2C"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2.42</w:t>
            </w:r>
            <w:r w:rsidRPr="00215B5A">
              <w:rPr>
                <w:rFonts w:ascii="Times New Roman" w:hAnsi="Times New Roman" w:cs="Times New Roman"/>
                <w:color w:val="000000"/>
                <w:sz w:val="18"/>
                <w:szCs w:val="18"/>
              </w:rPr>
              <w:br/>
              <w:t>(1.41, 4.49)</w:t>
            </w:r>
          </w:p>
        </w:tc>
        <w:tc>
          <w:tcPr>
            <w:tcW w:w="715" w:type="pct"/>
            <w:tcBorders>
              <w:top w:val="nil"/>
              <w:left w:val="nil"/>
              <w:bottom w:val="nil"/>
              <w:right w:val="nil"/>
            </w:tcBorders>
            <w:shd w:val="clear" w:color="auto" w:fill="auto"/>
            <w:vAlign w:val="bottom"/>
            <w:tcPrChange w:id="309" w:author="Peng, Mia Qing" w:date="2022-11-13T16:27:00Z">
              <w:tcPr>
                <w:tcW w:w="715" w:type="pct"/>
                <w:tcBorders>
                  <w:top w:val="nil"/>
                  <w:left w:val="nil"/>
                  <w:bottom w:val="nil"/>
                  <w:right w:val="nil"/>
                </w:tcBorders>
                <w:shd w:val="clear" w:color="auto" w:fill="auto"/>
                <w:vAlign w:val="bottom"/>
              </w:tcPr>
            </w:tcPrChange>
          </w:tcPr>
          <w:p w14:paraId="0469B9C1"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2.49</w:t>
            </w:r>
            <w:r w:rsidRPr="00215B5A">
              <w:rPr>
                <w:rFonts w:ascii="Times New Roman" w:hAnsi="Times New Roman" w:cs="Times New Roman"/>
                <w:color w:val="000000"/>
                <w:sz w:val="18"/>
                <w:szCs w:val="18"/>
              </w:rPr>
              <w:br/>
              <w:t>(1.60, 3.76)</w:t>
            </w:r>
          </w:p>
        </w:tc>
        <w:tc>
          <w:tcPr>
            <w:tcW w:w="714" w:type="pct"/>
            <w:tcBorders>
              <w:top w:val="nil"/>
              <w:left w:val="nil"/>
              <w:bottom w:val="nil"/>
              <w:right w:val="single" w:sz="4" w:space="0" w:color="auto"/>
            </w:tcBorders>
            <w:shd w:val="clear" w:color="auto" w:fill="auto"/>
            <w:vAlign w:val="bottom"/>
            <w:tcPrChange w:id="310" w:author="Peng, Mia Qing" w:date="2022-11-13T16:27:00Z">
              <w:tcPr>
                <w:tcW w:w="714" w:type="pct"/>
                <w:tcBorders>
                  <w:top w:val="nil"/>
                  <w:left w:val="nil"/>
                  <w:bottom w:val="nil"/>
                  <w:right w:val="single" w:sz="4" w:space="0" w:color="auto"/>
                </w:tcBorders>
                <w:shd w:val="clear" w:color="auto" w:fill="auto"/>
                <w:vAlign w:val="bottom"/>
              </w:tcPr>
            </w:tcPrChange>
          </w:tcPr>
          <w:p w14:paraId="6707C454" w14:textId="098A7BB8" w:rsidR="00215B5A" w:rsidRPr="00215B5A" w:rsidRDefault="00215B5A" w:rsidP="00215B5A">
            <w:pPr>
              <w:jc w:val="center"/>
              <w:rPr>
                <w:rFonts w:ascii="Times New Roman" w:hAnsi="Times New Roman" w:cs="Times New Roman"/>
                <w:color w:val="000000"/>
                <w:sz w:val="18"/>
                <w:szCs w:val="18"/>
              </w:rPr>
            </w:pPr>
            <w:ins w:id="311" w:author="Peng, Mia Qing" w:date="2022-11-13T16:25:00Z">
              <w:r w:rsidRPr="00215B5A">
                <w:rPr>
                  <w:rFonts w:ascii="Times New Roman" w:hAnsi="Times New Roman" w:cs="Times New Roman"/>
                  <w:color w:val="000000"/>
                  <w:sz w:val="18"/>
                  <w:szCs w:val="18"/>
                  <w:rPrChange w:id="312" w:author="Peng, Mia Qing" w:date="2022-11-13T16:27:00Z">
                    <w:rPr>
                      <w:rFonts w:ascii="Calibri" w:hAnsi="Calibri" w:cs="Calibri"/>
                      <w:color w:val="000000"/>
                    </w:rPr>
                  </w:rPrChange>
                </w:rPr>
                <w:t>0.24</w:t>
              </w:r>
              <w:r w:rsidRPr="00215B5A">
                <w:rPr>
                  <w:rFonts w:ascii="Times New Roman" w:hAnsi="Times New Roman" w:cs="Times New Roman"/>
                  <w:color w:val="000000"/>
                  <w:sz w:val="18"/>
                  <w:szCs w:val="18"/>
                  <w:rPrChange w:id="313" w:author="Peng, Mia Qing" w:date="2022-11-13T16:27:00Z">
                    <w:rPr>
                      <w:rFonts w:ascii="Calibri" w:hAnsi="Calibri" w:cs="Calibri"/>
                      <w:color w:val="000000"/>
                    </w:rPr>
                  </w:rPrChange>
                </w:rPr>
                <w:br/>
                <w:t>(0.15, 0.43)</w:t>
              </w:r>
            </w:ins>
            <w:del w:id="314" w:author="Peng, Mia Qing" w:date="2022-11-13T16:25:00Z">
              <w:r w:rsidRPr="00215B5A" w:rsidDel="00B544EB">
                <w:rPr>
                  <w:rFonts w:ascii="Times New Roman" w:hAnsi="Times New Roman" w:cs="Times New Roman"/>
                  <w:color w:val="000000"/>
                  <w:sz w:val="18"/>
                  <w:szCs w:val="18"/>
                </w:rPr>
                <w:delText>0.08</w:delText>
              </w:r>
              <w:r w:rsidRPr="00215B5A" w:rsidDel="00B544EB">
                <w:rPr>
                  <w:rFonts w:ascii="Times New Roman" w:hAnsi="Times New Roman" w:cs="Times New Roman"/>
                  <w:color w:val="000000"/>
                  <w:sz w:val="18"/>
                  <w:szCs w:val="18"/>
                </w:rPr>
                <w:br/>
                <w:delText>(0.05, 0.13)</w:delText>
              </w:r>
            </w:del>
          </w:p>
        </w:tc>
      </w:tr>
      <w:tr w:rsidR="00215B5A" w:rsidRPr="00215B5A" w14:paraId="5A65F9E9" w14:textId="77777777" w:rsidTr="00215B5A">
        <w:tblPrEx>
          <w:tblW w:w="4808" w:type="pct"/>
          <w:tblBorders>
            <w:insideH w:val="none" w:sz="0" w:space="0" w:color="auto"/>
            <w:insideV w:val="none" w:sz="0" w:space="0" w:color="auto"/>
          </w:tblBorders>
          <w:tblPrExChange w:id="315"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316" w:author="Peng, Mia Qing" w:date="2022-11-13T16:27:00Z">
              <w:tcPr>
                <w:tcW w:w="954" w:type="pct"/>
                <w:vAlign w:val="center"/>
              </w:tcPr>
            </w:tcPrChange>
          </w:tcPr>
          <w:p w14:paraId="18E73029" w14:textId="77777777" w:rsidR="00215B5A" w:rsidRPr="00215B5A" w:rsidRDefault="00215B5A" w:rsidP="00215B5A">
            <w:pPr>
              <w:rPr>
                <w:rFonts w:ascii="Times New Roman" w:hAnsi="Times New Roman" w:cs="Times New Roman"/>
                <w:sz w:val="18"/>
                <w:szCs w:val="18"/>
                <w:highlight w:val="yellow"/>
              </w:rPr>
            </w:pPr>
            <w:r w:rsidRPr="00215B5A">
              <w:rPr>
                <w:rFonts w:ascii="Times New Roman" w:hAnsi="Times New Roman" w:cs="Times New Roman"/>
                <w:sz w:val="18"/>
                <w:szCs w:val="18"/>
              </w:rPr>
              <w:t>3</w:t>
            </w:r>
            <w:r w:rsidRPr="00215B5A">
              <w:rPr>
                <w:rFonts w:ascii="Times New Roman" w:hAnsi="Times New Roman" w:cs="Times New Roman"/>
                <w:sz w:val="18"/>
                <w:szCs w:val="18"/>
                <w:vertAlign w:val="superscript"/>
              </w:rPr>
              <w:t>rd</w:t>
            </w:r>
            <w:r w:rsidRPr="00215B5A">
              <w:rPr>
                <w:rFonts w:ascii="Times New Roman" w:hAnsi="Times New Roman" w:cs="Times New Roman"/>
                <w:sz w:val="18"/>
                <w:szCs w:val="18"/>
              </w:rPr>
              <w:t xml:space="preserve"> quartile: 1680 – 2160 kcal/day</w:t>
            </w:r>
          </w:p>
        </w:tc>
        <w:tc>
          <w:tcPr>
            <w:tcW w:w="391" w:type="pct"/>
            <w:tcBorders>
              <w:top w:val="nil"/>
              <w:left w:val="nil"/>
              <w:bottom w:val="nil"/>
              <w:right w:val="nil"/>
            </w:tcBorders>
            <w:shd w:val="clear" w:color="auto" w:fill="auto"/>
            <w:vAlign w:val="center"/>
            <w:tcPrChange w:id="317" w:author="Peng, Mia Qing" w:date="2022-11-13T16:27:00Z">
              <w:tcPr>
                <w:tcW w:w="391" w:type="pct"/>
                <w:tcBorders>
                  <w:top w:val="nil"/>
                  <w:left w:val="nil"/>
                  <w:bottom w:val="nil"/>
                  <w:right w:val="nil"/>
                </w:tcBorders>
                <w:shd w:val="clear" w:color="auto" w:fill="auto"/>
                <w:vAlign w:val="center"/>
              </w:tcPr>
            </w:tcPrChange>
          </w:tcPr>
          <w:p w14:paraId="782F5E8C"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323</w:t>
            </w:r>
          </w:p>
        </w:tc>
        <w:tc>
          <w:tcPr>
            <w:tcW w:w="755" w:type="pct"/>
            <w:tcBorders>
              <w:top w:val="nil"/>
              <w:left w:val="nil"/>
              <w:bottom w:val="nil"/>
              <w:right w:val="nil"/>
            </w:tcBorders>
            <w:shd w:val="clear" w:color="auto" w:fill="auto"/>
            <w:vAlign w:val="bottom"/>
            <w:tcPrChange w:id="318" w:author="Peng, Mia Qing" w:date="2022-11-13T16:27:00Z">
              <w:tcPr>
                <w:tcW w:w="755" w:type="pct"/>
                <w:tcBorders>
                  <w:top w:val="nil"/>
                  <w:left w:val="nil"/>
                  <w:bottom w:val="nil"/>
                  <w:right w:val="nil"/>
                </w:tcBorders>
                <w:shd w:val="clear" w:color="auto" w:fill="auto"/>
                <w:vAlign w:val="bottom"/>
              </w:tcPr>
            </w:tcPrChange>
          </w:tcPr>
          <w:p w14:paraId="4C4B0FE7"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10.15</w:t>
            </w:r>
            <w:r w:rsidRPr="00215B5A">
              <w:rPr>
                <w:rFonts w:ascii="Times New Roman" w:hAnsi="Times New Roman" w:cs="Times New Roman"/>
                <w:color w:val="000000"/>
                <w:sz w:val="18"/>
                <w:szCs w:val="18"/>
              </w:rPr>
              <w:br/>
              <w:t>(5.76, 17.67)</w:t>
            </w:r>
          </w:p>
        </w:tc>
        <w:tc>
          <w:tcPr>
            <w:tcW w:w="755" w:type="pct"/>
            <w:tcBorders>
              <w:top w:val="nil"/>
              <w:left w:val="nil"/>
              <w:bottom w:val="nil"/>
              <w:right w:val="nil"/>
            </w:tcBorders>
            <w:shd w:val="clear" w:color="auto" w:fill="auto"/>
            <w:vAlign w:val="bottom"/>
            <w:tcPrChange w:id="319" w:author="Peng, Mia Qing" w:date="2022-11-13T16:27:00Z">
              <w:tcPr>
                <w:tcW w:w="755" w:type="pct"/>
                <w:tcBorders>
                  <w:top w:val="nil"/>
                  <w:left w:val="nil"/>
                  <w:bottom w:val="nil"/>
                  <w:right w:val="nil"/>
                </w:tcBorders>
                <w:shd w:val="clear" w:color="auto" w:fill="auto"/>
                <w:vAlign w:val="bottom"/>
              </w:tcPr>
            </w:tcPrChange>
          </w:tcPr>
          <w:p w14:paraId="76ADF23F"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4.41</w:t>
            </w:r>
            <w:r w:rsidRPr="00215B5A">
              <w:rPr>
                <w:rFonts w:ascii="Times New Roman" w:hAnsi="Times New Roman" w:cs="Times New Roman"/>
                <w:color w:val="000000"/>
                <w:sz w:val="18"/>
                <w:szCs w:val="18"/>
              </w:rPr>
              <w:br/>
              <w:t>(2.56, 7.85)</w:t>
            </w:r>
          </w:p>
        </w:tc>
        <w:tc>
          <w:tcPr>
            <w:tcW w:w="715" w:type="pct"/>
            <w:tcBorders>
              <w:top w:val="nil"/>
              <w:left w:val="nil"/>
              <w:bottom w:val="nil"/>
              <w:right w:val="nil"/>
            </w:tcBorders>
            <w:shd w:val="clear" w:color="auto" w:fill="auto"/>
            <w:vAlign w:val="bottom"/>
            <w:tcPrChange w:id="320" w:author="Peng, Mia Qing" w:date="2022-11-13T16:27:00Z">
              <w:tcPr>
                <w:tcW w:w="715" w:type="pct"/>
                <w:tcBorders>
                  <w:top w:val="nil"/>
                  <w:left w:val="nil"/>
                  <w:bottom w:val="nil"/>
                  <w:right w:val="nil"/>
                </w:tcBorders>
                <w:shd w:val="clear" w:color="auto" w:fill="auto"/>
                <w:vAlign w:val="bottom"/>
              </w:tcPr>
            </w:tcPrChange>
          </w:tcPr>
          <w:p w14:paraId="0A335938"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2.79</w:t>
            </w:r>
            <w:r w:rsidRPr="00215B5A">
              <w:rPr>
                <w:rFonts w:ascii="Times New Roman" w:hAnsi="Times New Roman" w:cs="Times New Roman"/>
                <w:color w:val="000000"/>
                <w:sz w:val="18"/>
                <w:szCs w:val="18"/>
              </w:rPr>
              <w:br/>
              <w:t>(1.41, 5.00)</w:t>
            </w:r>
          </w:p>
        </w:tc>
        <w:tc>
          <w:tcPr>
            <w:tcW w:w="715" w:type="pct"/>
            <w:tcBorders>
              <w:top w:val="nil"/>
              <w:left w:val="nil"/>
              <w:bottom w:val="nil"/>
              <w:right w:val="nil"/>
            </w:tcBorders>
            <w:shd w:val="clear" w:color="auto" w:fill="auto"/>
            <w:vAlign w:val="bottom"/>
            <w:tcPrChange w:id="321" w:author="Peng, Mia Qing" w:date="2022-11-13T16:27:00Z">
              <w:tcPr>
                <w:tcW w:w="715" w:type="pct"/>
                <w:tcBorders>
                  <w:top w:val="nil"/>
                  <w:left w:val="nil"/>
                  <w:bottom w:val="nil"/>
                  <w:right w:val="nil"/>
                </w:tcBorders>
                <w:shd w:val="clear" w:color="auto" w:fill="auto"/>
                <w:vAlign w:val="bottom"/>
              </w:tcPr>
            </w:tcPrChange>
          </w:tcPr>
          <w:p w14:paraId="6EF27668"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2.87</w:t>
            </w:r>
            <w:r w:rsidRPr="00215B5A">
              <w:rPr>
                <w:rFonts w:ascii="Times New Roman" w:hAnsi="Times New Roman" w:cs="Times New Roman"/>
                <w:color w:val="000000"/>
                <w:sz w:val="18"/>
                <w:szCs w:val="18"/>
              </w:rPr>
              <w:br/>
              <w:t>(1.73, 4.34)</w:t>
            </w:r>
          </w:p>
        </w:tc>
        <w:tc>
          <w:tcPr>
            <w:tcW w:w="714" w:type="pct"/>
            <w:tcBorders>
              <w:top w:val="nil"/>
              <w:left w:val="nil"/>
              <w:bottom w:val="nil"/>
              <w:right w:val="single" w:sz="4" w:space="0" w:color="auto"/>
            </w:tcBorders>
            <w:shd w:val="clear" w:color="auto" w:fill="auto"/>
            <w:vAlign w:val="bottom"/>
            <w:tcPrChange w:id="322" w:author="Peng, Mia Qing" w:date="2022-11-13T16:27:00Z">
              <w:tcPr>
                <w:tcW w:w="714" w:type="pct"/>
                <w:tcBorders>
                  <w:top w:val="nil"/>
                  <w:left w:val="nil"/>
                  <w:bottom w:val="nil"/>
                  <w:right w:val="single" w:sz="4" w:space="0" w:color="auto"/>
                </w:tcBorders>
                <w:shd w:val="clear" w:color="auto" w:fill="auto"/>
                <w:vAlign w:val="bottom"/>
              </w:tcPr>
            </w:tcPrChange>
          </w:tcPr>
          <w:p w14:paraId="66B57568" w14:textId="61C4C80D" w:rsidR="00215B5A" w:rsidRPr="00215B5A" w:rsidRDefault="00215B5A" w:rsidP="00215B5A">
            <w:pPr>
              <w:jc w:val="center"/>
              <w:rPr>
                <w:rFonts w:ascii="Times New Roman" w:hAnsi="Times New Roman" w:cs="Times New Roman"/>
                <w:color w:val="000000"/>
                <w:sz w:val="18"/>
                <w:szCs w:val="18"/>
              </w:rPr>
            </w:pPr>
            <w:ins w:id="323" w:author="Peng, Mia Qing" w:date="2022-11-13T16:25:00Z">
              <w:r w:rsidRPr="00215B5A">
                <w:rPr>
                  <w:rFonts w:ascii="Times New Roman" w:hAnsi="Times New Roman" w:cs="Times New Roman"/>
                  <w:color w:val="000000"/>
                  <w:sz w:val="18"/>
                  <w:szCs w:val="18"/>
                  <w:rPrChange w:id="324" w:author="Peng, Mia Qing" w:date="2022-11-13T16:27:00Z">
                    <w:rPr>
                      <w:rFonts w:ascii="Calibri" w:hAnsi="Calibri" w:cs="Calibri"/>
                      <w:color w:val="000000"/>
                    </w:rPr>
                  </w:rPrChange>
                </w:rPr>
                <w:t>0.26</w:t>
              </w:r>
              <w:r w:rsidRPr="00215B5A">
                <w:rPr>
                  <w:rFonts w:ascii="Times New Roman" w:hAnsi="Times New Roman" w:cs="Times New Roman"/>
                  <w:color w:val="000000"/>
                  <w:sz w:val="18"/>
                  <w:szCs w:val="18"/>
                  <w:rPrChange w:id="325" w:author="Peng, Mia Qing" w:date="2022-11-13T16:27:00Z">
                    <w:rPr>
                      <w:rFonts w:ascii="Calibri" w:hAnsi="Calibri" w:cs="Calibri"/>
                      <w:color w:val="000000"/>
                    </w:rPr>
                  </w:rPrChange>
                </w:rPr>
                <w:br/>
                <w:t>(0.15, 0.45)</w:t>
              </w:r>
            </w:ins>
            <w:del w:id="326" w:author="Peng, Mia Qing" w:date="2022-11-13T16:25:00Z">
              <w:r w:rsidRPr="00215B5A" w:rsidDel="00B544EB">
                <w:rPr>
                  <w:rFonts w:ascii="Times New Roman" w:hAnsi="Times New Roman" w:cs="Times New Roman"/>
                  <w:color w:val="000000"/>
                  <w:sz w:val="18"/>
                  <w:szCs w:val="18"/>
                </w:rPr>
                <w:delText>0.08</w:delText>
              </w:r>
              <w:r w:rsidRPr="00215B5A" w:rsidDel="00B544EB">
                <w:rPr>
                  <w:rFonts w:ascii="Times New Roman" w:hAnsi="Times New Roman" w:cs="Times New Roman"/>
                  <w:color w:val="000000"/>
                  <w:sz w:val="18"/>
                  <w:szCs w:val="18"/>
                </w:rPr>
                <w:br/>
                <w:delText>(0.05, 0.13)</w:delText>
              </w:r>
            </w:del>
          </w:p>
        </w:tc>
      </w:tr>
      <w:tr w:rsidR="00215B5A" w:rsidRPr="00215B5A" w14:paraId="72E7E5AB" w14:textId="77777777" w:rsidTr="00215B5A">
        <w:tblPrEx>
          <w:tblW w:w="4808" w:type="pct"/>
          <w:tblBorders>
            <w:insideH w:val="none" w:sz="0" w:space="0" w:color="auto"/>
            <w:insideV w:val="none" w:sz="0" w:space="0" w:color="auto"/>
          </w:tblBorders>
          <w:tblPrExChange w:id="327"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328" w:author="Peng, Mia Qing" w:date="2022-11-13T16:27:00Z">
              <w:tcPr>
                <w:tcW w:w="954" w:type="pct"/>
                <w:vAlign w:val="center"/>
              </w:tcPr>
            </w:tcPrChange>
          </w:tcPr>
          <w:p w14:paraId="15314566"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4</w:t>
            </w:r>
            <w:r w:rsidRPr="00215B5A">
              <w:rPr>
                <w:rFonts w:ascii="Times New Roman" w:hAnsi="Times New Roman" w:cs="Times New Roman"/>
                <w:sz w:val="18"/>
                <w:szCs w:val="18"/>
                <w:vertAlign w:val="superscript"/>
              </w:rPr>
              <w:t>th</w:t>
            </w:r>
            <w:r w:rsidRPr="00215B5A">
              <w:rPr>
                <w:rFonts w:ascii="Times New Roman" w:hAnsi="Times New Roman" w:cs="Times New Roman"/>
                <w:sz w:val="18"/>
                <w:szCs w:val="18"/>
              </w:rPr>
              <w:t xml:space="preserve"> quartile: </w:t>
            </w:r>
          </w:p>
          <w:p w14:paraId="1E402729" w14:textId="77777777" w:rsidR="00215B5A" w:rsidRPr="00215B5A" w:rsidRDefault="00215B5A" w:rsidP="00215B5A">
            <w:pPr>
              <w:rPr>
                <w:rFonts w:ascii="Times New Roman" w:hAnsi="Times New Roman" w:cs="Times New Roman"/>
                <w:sz w:val="18"/>
                <w:szCs w:val="18"/>
                <w:highlight w:val="yellow"/>
              </w:rPr>
            </w:pPr>
            <w:r w:rsidRPr="00215B5A">
              <w:rPr>
                <w:rFonts w:ascii="Times New Roman" w:hAnsi="Times New Roman" w:cs="Times New Roman"/>
                <w:sz w:val="18"/>
                <w:szCs w:val="18"/>
              </w:rPr>
              <w:t>&gt; 2160 kcal/day</w:t>
            </w:r>
          </w:p>
        </w:tc>
        <w:tc>
          <w:tcPr>
            <w:tcW w:w="391" w:type="pct"/>
            <w:tcBorders>
              <w:top w:val="nil"/>
              <w:left w:val="nil"/>
              <w:bottom w:val="nil"/>
              <w:right w:val="nil"/>
            </w:tcBorders>
            <w:shd w:val="clear" w:color="auto" w:fill="auto"/>
            <w:vAlign w:val="center"/>
            <w:tcPrChange w:id="329" w:author="Peng, Mia Qing" w:date="2022-11-13T16:27:00Z">
              <w:tcPr>
                <w:tcW w:w="391" w:type="pct"/>
                <w:tcBorders>
                  <w:top w:val="nil"/>
                  <w:left w:val="nil"/>
                  <w:bottom w:val="nil"/>
                  <w:right w:val="nil"/>
                </w:tcBorders>
                <w:shd w:val="clear" w:color="auto" w:fill="auto"/>
                <w:vAlign w:val="center"/>
              </w:tcPr>
            </w:tcPrChange>
          </w:tcPr>
          <w:p w14:paraId="1E2AFFDA"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323</w:t>
            </w:r>
          </w:p>
        </w:tc>
        <w:tc>
          <w:tcPr>
            <w:tcW w:w="755" w:type="pct"/>
            <w:tcBorders>
              <w:top w:val="nil"/>
              <w:left w:val="nil"/>
              <w:bottom w:val="nil"/>
              <w:right w:val="nil"/>
            </w:tcBorders>
            <w:shd w:val="clear" w:color="auto" w:fill="auto"/>
            <w:vAlign w:val="bottom"/>
            <w:tcPrChange w:id="330" w:author="Peng, Mia Qing" w:date="2022-11-13T16:27:00Z">
              <w:tcPr>
                <w:tcW w:w="755" w:type="pct"/>
                <w:tcBorders>
                  <w:top w:val="nil"/>
                  <w:left w:val="nil"/>
                  <w:bottom w:val="nil"/>
                  <w:right w:val="nil"/>
                </w:tcBorders>
                <w:shd w:val="clear" w:color="auto" w:fill="auto"/>
                <w:vAlign w:val="bottom"/>
              </w:tcPr>
            </w:tcPrChange>
          </w:tcPr>
          <w:p w14:paraId="72A60B42"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11.18</w:t>
            </w:r>
            <w:r w:rsidRPr="00215B5A">
              <w:rPr>
                <w:rFonts w:ascii="Times New Roman" w:hAnsi="Times New Roman" w:cs="Times New Roman"/>
                <w:color w:val="000000"/>
                <w:sz w:val="18"/>
                <w:szCs w:val="18"/>
              </w:rPr>
              <w:br/>
              <w:t>(6.22, 19.78)</w:t>
            </w:r>
          </w:p>
        </w:tc>
        <w:tc>
          <w:tcPr>
            <w:tcW w:w="755" w:type="pct"/>
            <w:tcBorders>
              <w:top w:val="nil"/>
              <w:left w:val="nil"/>
              <w:bottom w:val="nil"/>
              <w:right w:val="nil"/>
            </w:tcBorders>
            <w:shd w:val="clear" w:color="auto" w:fill="auto"/>
            <w:vAlign w:val="bottom"/>
            <w:tcPrChange w:id="331" w:author="Peng, Mia Qing" w:date="2022-11-13T16:27:00Z">
              <w:tcPr>
                <w:tcW w:w="755" w:type="pct"/>
                <w:tcBorders>
                  <w:top w:val="nil"/>
                  <w:left w:val="nil"/>
                  <w:bottom w:val="nil"/>
                  <w:right w:val="nil"/>
                </w:tcBorders>
                <w:shd w:val="clear" w:color="auto" w:fill="auto"/>
                <w:vAlign w:val="bottom"/>
              </w:tcPr>
            </w:tcPrChange>
          </w:tcPr>
          <w:p w14:paraId="670AE49A"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4.56</w:t>
            </w:r>
            <w:r w:rsidRPr="00215B5A">
              <w:rPr>
                <w:rFonts w:ascii="Times New Roman" w:hAnsi="Times New Roman" w:cs="Times New Roman"/>
                <w:color w:val="000000"/>
                <w:sz w:val="18"/>
                <w:szCs w:val="18"/>
              </w:rPr>
              <w:br/>
              <w:t>(2.85, 8.13)</w:t>
            </w:r>
          </w:p>
        </w:tc>
        <w:tc>
          <w:tcPr>
            <w:tcW w:w="715" w:type="pct"/>
            <w:tcBorders>
              <w:top w:val="nil"/>
              <w:left w:val="nil"/>
              <w:bottom w:val="nil"/>
              <w:right w:val="nil"/>
            </w:tcBorders>
            <w:shd w:val="clear" w:color="auto" w:fill="auto"/>
            <w:vAlign w:val="bottom"/>
            <w:tcPrChange w:id="332" w:author="Peng, Mia Qing" w:date="2022-11-13T16:27:00Z">
              <w:tcPr>
                <w:tcW w:w="715" w:type="pct"/>
                <w:tcBorders>
                  <w:top w:val="nil"/>
                  <w:left w:val="nil"/>
                  <w:bottom w:val="nil"/>
                  <w:right w:val="nil"/>
                </w:tcBorders>
                <w:shd w:val="clear" w:color="auto" w:fill="auto"/>
                <w:vAlign w:val="bottom"/>
              </w:tcPr>
            </w:tcPrChange>
          </w:tcPr>
          <w:p w14:paraId="27F0CB14"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2.93</w:t>
            </w:r>
            <w:r w:rsidRPr="00215B5A">
              <w:rPr>
                <w:rFonts w:ascii="Times New Roman" w:hAnsi="Times New Roman" w:cs="Times New Roman"/>
                <w:color w:val="000000"/>
                <w:sz w:val="18"/>
                <w:szCs w:val="18"/>
              </w:rPr>
              <w:br/>
              <w:t>(1.62, 5.62)</w:t>
            </w:r>
          </w:p>
        </w:tc>
        <w:tc>
          <w:tcPr>
            <w:tcW w:w="715" w:type="pct"/>
            <w:tcBorders>
              <w:top w:val="nil"/>
              <w:left w:val="nil"/>
              <w:bottom w:val="nil"/>
              <w:right w:val="nil"/>
            </w:tcBorders>
            <w:shd w:val="clear" w:color="auto" w:fill="auto"/>
            <w:vAlign w:val="bottom"/>
            <w:tcPrChange w:id="333" w:author="Peng, Mia Qing" w:date="2022-11-13T16:27:00Z">
              <w:tcPr>
                <w:tcW w:w="715" w:type="pct"/>
                <w:tcBorders>
                  <w:top w:val="nil"/>
                  <w:left w:val="nil"/>
                  <w:bottom w:val="nil"/>
                  <w:right w:val="nil"/>
                </w:tcBorders>
                <w:shd w:val="clear" w:color="auto" w:fill="auto"/>
                <w:vAlign w:val="bottom"/>
              </w:tcPr>
            </w:tcPrChange>
          </w:tcPr>
          <w:p w14:paraId="5BAB7DA7"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2.80</w:t>
            </w:r>
            <w:r w:rsidRPr="00215B5A">
              <w:rPr>
                <w:rFonts w:ascii="Times New Roman" w:hAnsi="Times New Roman" w:cs="Times New Roman"/>
                <w:color w:val="000000"/>
                <w:sz w:val="18"/>
                <w:szCs w:val="18"/>
              </w:rPr>
              <w:br/>
              <w:t>(1.77, 4.63)</w:t>
            </w:r>
          </w:p>
        </w:tc>
        <w:tc>
          <w:tcPr>
            <w:tcW w:w="714" w:type="pct"/>
            <w:tcBorders>
              <w:top w:val="nil"/>
              <w:left w:val="nil"/>
              <w:bottom w:val="nil"/>
              <w:right w:val="single" w:sz="4" w:space="0" w:color="auto"/>
            </w:tcBorders>
            <w:shd w:val="clear" w:color="auto" w:fill="auto"/>
            <w:vAlign w:val="bottom"/>
            <w:tcPrChange w:id="334" w:author="Peng, Mia Qing" w:date="2022-11-13T16:27:00Z">
              <w:tcPr>
                <w:tcW w:w="714" w:type="pct"/>
                <w:tcBorders>
                  <w:top w:val="nil"/>
                  <w:left w:val="nil"/>
                  <w:bottom w:val="nil"/>
                  <w:right w:val="single" w:sz="4" w:space="0" w:color="auto"/>
                </w:tcBorders>
                <w:shd w:val="clear" w:color="auto" w:fill="auto"/>
                <w:vAlign w:val="bottom"/>
              </w:tcPr>
            </w:tcPrChange>
          </w:tcPr>
          <w:p w14:paraId="5D006322" w14:textId="65FBFE16" w:rsidR="00215B5A" w:rsidRPr="00215B5A" w:rsidRDefault="00215B5A" w:rsidP="00215B5A">
            <w:pPr>
              <w:jc w:val="center"/>
              <w:rPr>
                <w:rFonts w:ascii="Times New Roman" w:hAnsi="Times New Roman" w:cs="Times New Roman"/>
                <w:color w:val="000000"/>
                <w:sz w:val="18"/>
                <w:szCs w:val="18"/>
              </w:rPr>
            </w:pPr>
            <w:ins w:id="335" w:author="Peng, Mia Qing" w:date="2022-11-13T16:25:00Z">
              <w:r w:rsidRPr="00215B5A">
                <w:rPr>
                  <w:rFonts w:ascii="Times New Roman" w:hAnsi="Times New Roman" w:cs="Times New Roman"/>
                  <w:color w:val="000000"/>
                  <w:sz w:val="18"/>
                  <w:szCs w:val="18"/>
                  <w:rPrChange w:id="336" w:author="Peng, Mia Qing" w:date="2022-11-13T16:27:00Z">
                    <w:rPr>
                      <w:rFonts w:ascii="Calibri" w:hAnsi="Calibri" w:cs="Calibri"/>
                      <w:color w:val="000000"/>
                    </w:rPr>
                  </w:rPrChange>
                </w:rPr>
                <w:t>0.28</w:t>
              </w:r>
              <w:r w:rsidRPr="00215B5A">
                <w:rPr>
                  <w:rFonts w:ascii="Times New Roman" w:hAnsi="Times New Roman" w:cs="Times New Roman"/>
                  <w:color w:val="000000"/>
                  <w:sz w:val="18"/>
                  <w:szCs w:val="18"/>
                  <w:rPrChange w:id="337" w:author="Peng, Mia Qing" w:date="2022-11-13T16:27:00Z">
                    <w:rPr>
                      <w:rFonts w:ascii="Calibri" w:hAnsi="Calibri" w:cs="Calibri"/>
                      <w:color w:val="000000"/>
                    </w:rPr>
                  </w:rPrChange>
                </w:rPr>
                <w:br/>
                <w:t>(0.17, 0.49)</w:t>
              </w:r>
            </w:ins>
            <w:del w:id="338" w:author="Peng, Mia Qing" w:date="2022-11-13T16:25:00Z">
              <w:r w:rsidRPr="00215B5A" w:rsidDel="00B544EB">
                <w:rPr>
                  <w:rFonts w:ascii="Times New Roman" w:hAnsi="Times New Roman" w:cs="Times New Roman"/>
                  <w:color w:val="000000"/>
                  <w:sz w:val="18"/>
                  <w:szCs w:val="18"/>
                </w:rPr>
                <w:delText>0.09</w:delText>
              </w:r>
              <w:r w:rsidRPr="00215B5A" w:rsidDel="00B544EB">
                <w:rPr>
                  <w:rFonts w:ascii="Times New Roman" w:hAnsi="Times New Roman" w:cs="Times New Roman"/>
                  <w:color w:val="000000"/>
                  <w:sz w:val="18"/>
                  <w:szCs w:val="18"/>
                </w:rPr>
                <w:br/>
                <w:delText>(0.05, 0.14)</w:delText>
              </w:r>
            </w:del>
          </w:p>
        </w:tc>
      </w:tr>
      <w:tr w:rsidR="00215B5A" w:rsidRPr="00215B5A" w14:paraId="6EF702A2" w14:textId="77777777" w:rsidTr="00215B5A">
        <w:tblPrEx>
          <w:tblW w:w="4808" w:type="pct"/>
          <w:tblBorders>
            <w:insideH w:val="none" w:sz="0" w:space="0" w:color="auto"/>
            <w:insideV w:val="none" w:sz="0" w:space="0" w:color="auto"/>
          </w:tblBorders>
          <w:tblPrExChange w:id="339"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340" w:author="Peng, Mia Qing" w:date="2022-11-13T16:27:00Z">
              <w:tcPr>
                <w:tcW w:w="954" w:type="pct"/>
                <w:vAlign w:val="center"/>
              </w:tcPr>
            </w:tcPrChange>
          </w:tcPr>
          <w:p w14:paraId="4562B48D"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p-value</w:t>
            </w:r>
          </w:p>
        </w:tc>
        <w:tc>
          <w:tcPr>
            <w:tcW w:w="391" w:type="pct"/>
            <w:vAlign w:val="center"/>
            <w:tcPrChange w:id="341" w:author="Peng, Mia Qing" w:date="2022-11-13T16:27:00Z">
              <w:tcPr>
                <w:tcW w:w="391" w:type="pct"/>
                <w:vAlign w:val="center"/>
              </w:tcPr>
            </w:tcPrChange>
          </w:tcPr>
          <w:p w14:paraId="76B5608F" w14:textId="77777777" w:rsidR="00215B5A" w:rsidRPr="00215B5A" w:rsidRDefault="00215B5A" w:rsidP="00215B5A">
            <w:pPr>
              <w:jc w:val="center"/>
              <w:rPr>
                <w:rFonts w:ascii="Times New Roman" w:hAnsi="Times New Roman" w:cs="Times New Roman"/>
                <w:sz w:val="18"/>
                <w:szCs w:val="18"/>
              </w:rPr>
            </w:pPr>
          </w:p>
        </w:tc>
        <w:tc>
          <w:tcPr>
            <w:tcW w:w="755" w:type="pct"/>
            <w:tcBorders>
              <w:top w:val="nil"/>
              <w:left w:val="nil"/>
              <w:bottom w:val="nil"/>
              <w:right w:val="nil"/>
            </w:tcBorders>
            <w:shd w:val="clear" w:color="auto" w:fill="auto"/>
            <w:vAlign w:val="bottom"/>
            <w:tcPrChange w:id="342" w:author="Peng, Mia Qing" w:date="2022-11-13T16:27:00Z">
              <w:tcPr>
                <w:tcW w:w="755" w:type="pct"/>
                <w:tcBorders>
                  <w:top w:val="nil"/>
                  <w:left w:val="nil"/>
                  <w:bottom w:val="nil"/>
                  <w:right w:val="nil"/>
                </w:tcBorders>
                <w:shd w:val="clear" w:color="auto" w:fill="auto"/>
                <w:vAlign w:val="bottom"/>
              </w:tcPr>
            </w:tcPrChange>
          </w:tcPr>
          <w:p w14:paraId="274637E6"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0.30</w:t>
            </w:r>
          </w:p>
        </w:tc>
        <w:tc>
          <w:tcPr>
            <w:tcW w:w="755" w:type="pct"/>
            <w:tcBorders>
              <w:top w:val="nil"/>
              <w:left w:val="nil"/>
              <w:bottom w:val="nil"/>
              <w:right w:val="nil"/>
            </w:tcBorders>
            <w:shd w:val="clear" w:color="auto" w:fill="auto"/>
            <w:vAlign w:val="bottom"/>
            <w:tcPrChange w:id="343" w:author="Peng, Mia Qing" w:date="2022-11-13T16:27:00Z">
              <w:tcPr>
                <w:tcW w:w="755" w:type="pct"/>
                <w:tcBorders>
                  <w:top w:val="nil"/>
                  <w:left w:val="nil"/>
                  <w:bottom w:val="nil"/>
                  <w:right w:val="nil"/>
                </w:tcBorders>
                <w:shd w:val="clear" w:color="auto" w:fill="auto"/>
                <w:vAlign w:val="bottom"/>
              </w:tcPr>
            </w:tcPrChange>
          </w:tcPr>
          <w:p w14:paraId="4BDB4666"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0.39</w:t>
            </w:r>
          </w:p>
        </w:tc>
        <w:tc>
          <w:tcPr>
            <w:tcW w:w="715" w:type="pct"/>
            <w:tcBorders>
              <w:top w:val="nil"/>
              <w:left w:val="nil"/>
              <w:bottom w:val="nil"/>
              <w:right w:val="nil"/>
            </w:tcBorders>
            <w:shd w:val="clear" w:color="auto" w:fill="auto"/>
            <w:vAlign w:val="bottom"/>
            <w:tcPrChange w:id="344" w:author="Peng, Mia Qing" w:date="2022-11-13T16:27:00Z">
              <w:tcPr>
                <w:tcW w:w="715" w:type="pct"/>
                <w:tcBorders>
                  <w:top w:val="nil"/>
                  <w:left w:val="nil"/>
                  <w:bottom w:val="nil"/>
                  <w:right w:val="nil"/>
                </w:tcBorders>
                <w:shd w:val="clear" w:color="auto" w:fill="auto"/>
                <w:vAlign w:val="bottom"/>
              </w:tcPr>
            </w:tcPrChange>
          </w:tcPr>
          <w:p w14:paraId="36289AB6"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0.21</w:t>
            </w:r>
          </w:p>
        </w:tc>
        <w:tc>
          <w:tcPr>
            <w:tcW w:w="715" w:type="pct"/>
            <w:tcBorders>
              <w:top w:val="nil"/>
              <w:left w:val="nil"/>
              <w:bottom w:val="nil"/>
              <w:right w:val="nil"/>
            </w:tcBorders>
            <w:shd w:val="clear" w:color="auto" w:fill="auto"/>
            <w:vAlign w:val="bottom"/>
            <w:tcPrChange w:id="345" w:author="Peng, Mia Qing" w:date="2022-11-13T16:27:00Z">
              <w:tcPr>
                <w:tcW w:w="715" w:type="pct"/>
                <w:tcBorders>
                  <w:top w:val="nil"/>
                  <w:left w:val="nil"/>
                  <w:bottom w:val="nil"/>
                  <w:right w:val="nil"/>
                </w:tcBorders>
                <w:shd w:val="clear" w:color="auto" w:fill="auto"/>
                <w:vAlign w:val="bottom"/>
              </w:tcPr>
            </w:tcPrChange>
          </w:tcPr>
          <w:p w14:paraId="4EC401EC"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0.30</w:t>
            </w:r>
          </w:p>
        </w:tc>
        <w:tc>
          <w:tcPr>
            <w:tcW w:w="714" w:type="pct"/>
            <w:tcBorders>
              <w:top w:val="nil"/>
              <w:left w:val="nil"/>
              <w:bottom w:val="nil"/>
              <w:right w:val="single" w:sz="4" w:space="0" w:color="auto"/>
            </w:tcBorders>
            <w:shd w:val="clear" w:color="auto" w:fill="auto"/>
            <w:vAlign w:val="bottom"/>
            <w:tcPrChange w:id="346" w:author="Peng, Mia Qing" w:date="2022-11-13T16:27:00Z">
              <w:tcPr>
                <w:tcW w:w="714" w:type="pct"/>
                <w:tcBorders>
                  <w:top w:val="nil"/>
                  <w:left w:val="nil"/>
                  <w:bottom w:val="nil"/>
                  <w:right w:val="single" w:sz="4" w:space="0" w:color="auto"/>
                </w:tcBorders>
                <w:shd w:val="clear" w:color="auto" w:fill="auto"/>
                <w:vAlign w:val="bottom"/>
              </w:tcPr>
            </w:tcPrChange>
          </w:tcPr>
          <w:p w14:paraId="508A915A" w14:textId="7583D510" w:rsidR="00215B5A" w:rsidRPr="00215B5A" w:rsidRDefault="00215B5A" w:rsidP="00215B5A">
            <w:pPr>
              <w:jc w:val="center"/>
              <w:rPr>
                <w:rFonts w:ascii="Times New Roman" w:hAnsi="Times New Roman" w:cs="Times New Roman"/>
                <w:color w:val="000000"/>
                <w:sz w:val="18"/>
                <w:szCs w:val="18"/>
              </w:rPr>
            </w:pPr>
            <w:ins w:id="347" w:author="Peng, Mia Qing" w:date="2022-11-13T16:25:00Z">
              <w:r w:rsidRPr="00215B5A">
                <w:rPr>
                  <w:rFonts w:ascii="Times New Roman" w:hAnsi="Times New Roman" w:cs="Times New Roman"/>
                  <w:color w:val="000000"/>
                  <w:sz w:val="18"/>
                  <w:szCs w:val="18"/>
                  <w:rPrChange w:id="348" w:author="Peng, Mia Qing" w:date="2022-11-13T16:27:00Z">
                    <w:rPr>
                      <w:rFonts w:ascii="Calibri" w:hAnsi="Calibri" w:cs="Calibri"/>
                      <w:color w:val="000000"/>
                    </w:rPr>
                  </w:rPrChange>
                </w:rPr>
                <w:t>0.10</w:t>
              </w:r>
            </w:ins>
            <w:del w:id="349" w:author="Peng, Mia Qing" w:date="2022-11-13T16:25:00Z">
              <w:r w:rsidRPr="00215B5A" w:rsidDel="00B544EB">
                <w:rPr>
                  <w:rFonts w:ascii="Times New Roman" w:hAnsi="Times New Roman" w:cs="Times New Roman"/>
                  <w:color w:val="000000"/>
                  <w:sz w:val="18"/>
                  <w:szCs w:val="18"/>
                </w:rPr>
                <w:delText>0.18</w:delText>
              </w:r>
            </w:del>
          </w:p>
        </w:tc>
      </w:tr>
      <w:tr w:rsidR="00F60BCB" w:rsidRPr="00215B5A" w14:paraId="5310FF0E" w14:textId="77777777" w:rsidTr="00A35266">
        <w:tc>
          <w:tcPr>
            <w:tcW w:w="954" w:type="pct"/>
          </w:tcPr>
          <w:p w14:paraId="152CF1FF" w14:textId="77777777" w:rsidR="00F60BCB" w:rsidRPr="00215B5A" w:rsidRDefault="00F60BCB" w:rsidP="00F60BCB">
            <w:pPr>
              <w:rPr>
                <w:rFonts w:ascii="Times New Roman" w:hAnsi="Times New Roman" w:cs="Times New Roman"/>
                <w:sz w:val="18"/>
                <w:szCs w:val="18"/>
              </w:rPr>
            </w:pPr>
          </w:p>
        </w:tc>
        <w:tc>
          <w:tcPr>
            <w:tcW w:w="391" w:type="pct"/>
            <w:vAlign w:val="center"/>
          </w:tcPr>
          <w:p w14:paraId="784C81E6"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2A205296"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350D0C0D"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5094141B"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5BD4314A" w14:textId="77777777" w:rsidR="00F60BCB" w:rsidRPr="00215B5A" w:rsidRDefault="00F60BCB" w:rsidP="00F60BCB">
            <w:pPr>
              <w:jc w:val="center"/>
              <w:rPr>
                <w:rFonts w:ascii="Times New Roman" w:hAnsi="Times New Roman" w:cs="Times New Roman"/>
                <w:sz w:val="18"/>
                <w:szCs w:val="18"/>
              </w:rPr>
            </w:pPr>
          </w:p>
        </w:tc>
        <w:tc>
          <w:tcPr>
            <w:tcW w:w="714" w:type="pct"/>
          </w:tcPr>
          <w:p w14:paraId="7673C9C8" w14:textId="77777777" w:rsidR="00F60BCB" w:rsidRPr="00215B5A" w:rsidRDefault="00F60BCB" w:rsidP="00F60BCB">
            <w:pPr>
              <w:jc w:val="center"/>
              <w:rPr>
                <w:rFonts w:ascii="Times New Roman" w:hAnsi="Times New Roman" w:cs="Times New Roman"/>
                <w:sz w:val="18"/>
                <w:szCs w:val="18"/>
              </w:rPr>
            </w:pPr>
          </w:p>
        </w:tc>
      </w:tr>
      <w:tr w:rsidR="00F60BCB" w:rsidRPr="00215B5A" w14:paraId="268C7F5D" w14:textId="77777777" w:rsidTr="00A35266">
        <w:tc>
          <w:tcPr>
            <w:tcW w:w="954" w:type="pct"/>
          </w:tcPr>
          <w:p w14:paraId="4E15B099" w14:textId="77777777" w:rsidR="00F60BCB" w:rsidRPr="00215B5A" w:rsidRDefault="00F60BCB" w:rsidP="00F60BCB">
            <w:pPr>
              <w:rPr>
                <w:rFonts w:ascii="Times New Roman" w:hAnsi="Times New Roman" w:cs="Times New Roman"/>
                <w:b/>
                <w:bCs/>
                <w:sz w:val="18"/>
                <w:szCs w:val="18"/>
              </w:rPr>
            </w:pPr>
            <w:r w:rsidRPr="00215B5A">
              <w:rPr>
                <w:rFonts w:ascii="Times New Roman" w:hAnsi="Times New Roman" w:cs="Times New Roman"/>
                <w:b/>
                <w:bCs/>
                <w:sz w:val="18"/>
                <w:szCs w:val="18"/>
              </w:rPr>
              <w:t>Physical activity</w:t>
            </w:r>
          </w:p>
        </w:tc>
        <w:tc>
          <w:tcPr>
            <w:tcW w:w="391" w:type="pct"/>
            <w:vAlign w:val="center"/>
          </w:tcPr>
          <w:p w14:paraId="3124C8BB"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6B357E08"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7E30D969"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33118F8D"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43BCD82F" w14:textId="77777777" w:rsidR="00F60BCB" w:rsidRPr="00215B5A" w:rsidRDefault="00F60BCB" w:rsidP="00F60BCB">
            <w:pPr>
              <w:jc w:val="center"/>
              <w:rPr>
                <w:rFonts w:ascii="Times New Roman" w:hAnsi="Times New Roman" w:cs="Times New Roman"/>
                <w:sz w:val="18"/>
                <w:szCs w:val="18"/>
              </w:rPr>
            </w:pPr>
          </w:p>
        </w:tc>
        <w:tc>
          <w:tcPr>
            <w:tcW w:w="714" w:type="pct"/>
          </w:tcPr>
          <w:p w14:paraId="3EBE533F" w14:textId="77777777" w:rsidR="00F60BCB" w:rsidRPr="00215B5A" w:rsidRDefault="00F60BCB" w:rsidP="00F60BCB">
            <w:pPr>
              <w:jc w:val="center"/>
              <w:rPr>
                <w:rFonts w:ascii="Times New Roman" w:hAnsi="Times New Roman" w:cs="Times New Roman"/>
                <w:sz w:val="18"/>
                <w:szCs w:val="18"/>
              </w:rPr>
            </w:pPr>
          </w:p>
        </w:tc>
      </w:tr>
      <w:tr w:rsidR="00215B5A" w:rsidRPr="00215B5A" w14:paraId="760E6B2C" w14:textId="77777777" w:rsidTr="00215B5A">
        <w:tblPrEx>
          <w:tblW w:w="4808" w:type="pct"/>
          <w:tblBorders>
            <w:insideH w:val="none" w:sz="0" w:space="0" w:color="auto"/>
            <w:insideV w:val="none" w:sz="0" w:space="0" w:color="auto"/>
          </w:tblBorders>
          <w:tblPrExChange w:id="350"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351" w:author="Peng, Mia Qing" w:date="2022-11-13T16:27:00Z">
              <w:tcPr>
                <w:tcW w:w="954" w:type="pct"/>
                <w:vAlign w:val="center"/>
              </w:tcPr>
            </w:tcPrChange>
          </w:tcPr>
          <w:p w14:paraId="76FEE6B4"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lastRenderedPageBreak/>
              <w:t>1</w:t>
            </w:r>
            <w:r w:rsidRPr="00215B5A">
              <w:rPr>
                <w:rFonts w:ascii="Times New Roman" w:hAnsi="Times New Roman" w:cs="Times New Roman"/>
                <w:sz w:val="18"/>
                <w:szCs w:val="18"/>
                <w:vertAlign w:val="superscript"/>
              </w:rPr>
              <w:t>st</w:t>
            </w:r>
            <w:r w:rsidRPr="00215B5A">
              <w:rPr>
                <w:rFonts w:ascii="Times New Roman" w:hAnsi="Times New Roman" w:cs="Times New Roman"/>
                <w:sz w:val="18"/>
                <w:szCs w:val="18"/>
              </w:rPr>
              <w:t xml:space="preserve"> quartile: </w:t>
            </w:r>
          </w:p>
          <w:p w14:paraId="2BE57204" w14:textId="77777777" w:rsidR="00215B5A" w:rsidRPr="00215B5A" w:rsidRDefault="00215B5A" w:rsidP="00215B5A">
            <w:pPr>
              <w:rPr>
                <w:rFonts w:ascii="Times New Roman" w:hAnsi="Times New Roman" w:cs="Times New Roman"/>
                <w:sz w:val="18"/>
                <w:szCs w:val="18"/>
                <w:highlight w:val="yellow"/>
              </w:rPr>
            </w:pPr>
            <w:r w:rsidRPr="00215B5A">
              <w:rPr>
                <w:rFonts w:ascii="Times New Roman" w:hAnsi="Times New Roman" w:cs="Times New Roman"/>
                <w:sz w:val="18"/>
                <w:szCs w:val="18"/>
              </w:rPr>
              <w:t>&lt; 6.7</w:t>
            </w:r>
          </w:p>
        </w:tc>
        <w:tc>
          <w:tcPr>
            <w:tcW w:w="391" w:type="pct"/>
            <w:tcBorders>
              <w:top w:val="nil"/>
              <w:left w:val="nil"/>
              <w:bottom w:val="nil"/>
              <w:right w:val="nil"/>
            </w:tcBorders>
            <w:shd w:val="clear" w:color="auto" w:fill="auto"/>
            <w:vAlign w:val="center"/>
            <w:tcPrChange w:id="352" w:author="Peng, Mia Qing" w:date="2022-11-13T16:27:00Z">
              <w:tcPr>
                <w:tcW w:w="391" w:type="pct"/>
                <w:tcBorders>
                  <w:top w:val="nil"/>
                  <w:left w:val="nil"/>
                  <w:bottom w:val="nil"/>
                  <w:right w:val="nil"/>
                </w:tcBorders>
                <w:shd w:val="clear" w:color="auto" w:fill="auto"/>
                <w:vAlign w:val="center"/>
              </w:tcPr>
            </w:tcPrChange>
          </w:tcPr>
          <w:p w14:paraId="1C53C937"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324</w:t>
            </w:r>
          </w:p>
        </w:tc>
        <w:tc>
          <w:tcPr>
            <w:tcW w:w="755" w:type="pct"/>
            <w:tcBorders>
              <w:top w:val="nil"/>
              <w:left w:val="nil"/>
              <w:bottom w:val="nil"/>
              <w:right w:val="nil"/>
            </w:tcBorders>
            <w:shd w:val="clear" w:color="auto" w:fill="auto"/>
            <w:vAlign w:val="bottom"/>
            <w:tcPrChange w:id="353" w:author="Peng, Mia Qing" w:date="2022-11-13T16:27:00Z">
              <w:tcPr>
                <w:tcW w:w="755" w:type="pct"/>
                <w:tcBorders>
                  <w:top w:val="nil"/>
                  <w:left w:val="nil"/>
                  <w:bottom w:val="nil"/>
                  <w:right w:val="nil"/>
                </w:tcBorders>
                <w:shd w:val="clear" w:color="auto" w:fill="auto"/>
                <w:vAlign w:val="bottom"/>
              </w:tcPr>
            </w:tcPrChange>
          </w:tcPr>
          <w:p w14:paraId="555AFA94"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11.08</w:t>
            </w:r>
            <w:r w:rsidRPr="00215B5A">
              <w:rPr>
                <w:rFonts w:ascii="Times New Roman" w:hAnsi="Times New Roman" w:cs="Times New Roman"/>
                <w:color w:val="000000"/>
                <w:sz w:val="18"/>
                <w:szCs w:val="18"/>
              </w:rPr>
              <w:br/>
              <w:t>(5.89, 18.86)</w:t>
            </w:r>
          </w:p>
        </w:tc>
        <w:tc>
          <w:tcPr>
            <w:tcW w:w="755" w:type="pct"/>
            <w:tcBorders>
              <w:top w:val="nil"/>
              <w:left w:val="nil"/>
              <w:bottom w:val="nil"/>
              <w:right w:val="nil"/>
            </w:tcBorders>
            <w:shd w:val="clear" w:color="auto" w:fill="auto"/>
            <w:vAlign w:val="bottom"/>
            <w:tcPrChange w:id="354" w:author="Peng, Mia Qing" w:date="2022-11-13T16:27:00Z">
              <w:tcPr>
                <w:tcW w:w="755" w:type="pct"/>
                <w:tcBorders>
                  <w:top w:val="nil"/>
                  <w:left w:val="nil"/>
                  <w:bottom w:val="nil"/>
                  <w:right w:val="nil"/>
                </w:tcBorders>
                <w:shd w:val="clear" w:color="auto" w:fill="auto"/>
                <w:vAlign w:val="bottom"/>
              </w:tcPr>
            </w:tcPrChange>
          </w:tcPr>
          <w:p w14:paraId="1E4BD111"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4.54</w:t>
            </w:r>
            <w:r w:rsidRPr="00215B5A">
              <w:rPr>
                <w:rFonts w:ascii="Times New Roman" w:hAnsi="Times New Roman" w:cs="Times New Roman"/>
                <w:color w:val="000000"/>
                <w:sz w:val="18"/>
                <w:szCs w:val="18"/>
              </w:rPr>
              <w:br/>
              <w:t>(2.69, 8.09)</w:t>
            </w:r>
          </w:p>
        </w:tc>
        <w:tc>
          <w:tcPr>
            <w:tcW w:w="715" w:type="pct"/>
            <w:tcBorders>
              <w:top w:val="nil"/>
              <w:left w:val="nil"/>
              <w:bottom w:val="nil"/>
              <w:right w:val="nil"/>
            </w:tcBorders>
            <w:shd w:val="clear" w:color="auto" w:fill="auto"/>
            <w:vAlign w:val="bottom"/>
            <w:tcPrChange w:id="355" w:author="Peng, Mia Qing" w:date="2022-11-13T16:27:00Z">
              <w:tcPr>
                <w:tcW w:w="715" w:type="pct"/>
                <w:tcBorders>
                  <w:top w:val="nil"/>
                  <w:left w:val="nil"/>
                  <w:bottom w:val="nil"/>
                  <w:right w:val="nil"/>
                </w:tcBorders>
                <w:shd w:val="clear" w:color="auto" w:fill="auto"/>
                <w:vAlign w:val="bottom"/>
              </w:tcPr>
            </w:tcPrChange>
          </w:tcPr>
          <w:p w14:paraId="5DA02FB9"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2.42</w:t>
            </w:r>
            <w:r w:rsidRPr="00215B5A">
              <w:rPr>
                <w:rFonts w:ascii="Times New Roman" w:hAnsi="Times New Roman" w:cs="Times New Roman"/>
                <w:color w:val="000000"/>
                <w:sz w:val="18"/>
                <w:szCs w:val="18"/>
              </w:rPr>
              <w:br/>
              <w:t>(1.41, 4.73)</w:t>
            </w:r>
          </w:p>
        </w:tc>
        <w:tc>
          <w:tcPr>
            <w:tcW w:w="715" w:type="pct"/>
            <w:tcBorders>
              <w:top w:val="nil"/>
              <w:left w:val="nil"/>
              <w:bottom w:val="nil"/>
              <w:right w:val="nil"/>
            </w:tcBorders>
            <w:shd w:val="clear" w:color="auto" w:fill="auto"/>
            <w:vAlign w:val="bottom"/>
            <w:tcPrChange w:id="356" w:author="Peng, Mia Qing" w:date="2022-11-13T16:27:00Z">
              <w:tcPr>
                <w:tcW w:w="715" w:type="pct"/>
                <w:tcBorders>
                  <w:top w:val="nil"/>
                  <w:left w:val="nil"/>
                  <w:bottom w:val="nil"/>
                  <w:right w:val="nil"/>
                </w:tcBorders>
                <w:shd w:val="clear" w:color="auto" w:fill="auto"/>
                <w:vAlign w:val="bottom"/>
              </w:tcPr>
            </w:tcPrChange>
          </w:tcPr>
          <w:p w14:paraId="6553AF09"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2.57</w:t>
            </w:r>
            <w:r w:rsidRPr="00215B5A">
              <w:rPr>
                <w:rFonts w:ascii="Times New Roman" w:hAnsi="Times New Roman" w:cs="Times New Roman"/>
                <w:color w:val="000000"/>
                <w:sz w:val="18"/>
                <w:szCs w:val="18"/>
              </w:rPr>
              <w:br/>
              <w:t>(1.56, 3.92)</w:t>
            </w:r>
          </w:p>
        </w:tc>
        <w:tc>
          <w:tcPr>
            <w:tcW w:w="714" w:type="pct"/>
            <w:tcBorders>
              <w:top w:val="nil"/>
              <w:left w:val="nil"/>
              <w:bottom w:val="nil"/>
              <w:right w:val="single" w:sz="4" w:space="0" w:color="auto"/>
            </w:tcBorders>
            <w:shd w:val="clear" w:color="auto" w:fill="auto"/>
            <w:vAlign w:val="bottom"/>
            <w:tcPrChange w:id="357" w:author="Peng, Mia Qing" w:date="2022-11-13T16:27:00Z">
              <w:tcPr>
                <w:tcW w:w="714" w:type="pct"/>
                <w:tcBorders>
                  <w:top w:val="nil"/>
                  <w:left w:val="nil"/>
                  <w:bottom w:val="nil"/>
                  <w:right w:val="single" w:sz="4" w:space="0" w:color="auto"/>
                </w:tcBorders>
                <w:shd w:val="clear" w:color="auto" w:fill="auto"/>
                <w:vAlign w:val="bottom"/>
              </w:tcPr>
            </w:tcPrChange>
          </w:tcPr>
          <w:p w14:paraId="566EDC83" w14:textId="393CAE00" w:rsidR="00215B5A" w:rsidRPr="00215B5A" w:rsidRDefault="00215B5A" w:rsidP="00215B5A">
            <w:pPr>
              <w:jc w:val="center"/>
              <w:rPr>
                <w:rFonts w:ascii="Times New Roman" w:hAnsi="Times New Roman" w:cs="Times New Roman"/>
                <w:color w:val="000000"/>
                <w:sz w:val="18"/>
                <w:szCs w:val="18"/>
              </w:rPr>
            </w:pPr>
            <w:ins w:id="358" w:author="Peng, Mia Qing" w:date="2022-11-13T16:26:00Z">
              <w:r w:rsidRPr="00215B5A">
                <w:rPr>
                  <w:rFonts w:ascii="Times New Roman" w:hAnsi="Times New Roman" w:cs="Times New Roman"/>
                  <w:color w:val="000000"/>
                  <w:sz w:val="18"/>
                  <w:szCs w:val="18"/>
                  <w:rPrChange w:id="359" w:author="Peng, Mia Qing" w:date="2022-11-13T16:27:00Z">
                    <w:rPr>
                      <w:rFonts w:ascii="Calibri" w:hAnsi="Calibri" w:cs="Calibri"/>
                      <w:color w:val="000000"/>
                    </w:rPr>
                  </w:rPrChange>
                </w:rPr>
                <w:t>0.26</w:t>
              </w:r>
              <w:r w:rsidRPr="00215B5A">
                <w:rPr>
                  <w:rFonts w:ascii="Times New Roman" w:hAnsi="Times New Roman" w:cs="Times New Roman"/>
                  <w:color w:val="000000"/>
                  <w:sz w:val="18"/>
                  <w:szCs w:val="18"/>
                  <w:rPrChange w:id="360" w:author="Peng, Mia Qing" w:date="2022-11-13T16:27:00Z">
                    <w:rPr>
                      <w:rFonts w:ascii="Calibri" w:hAnsi="Calibri" w:cs="Calibri"/>
                      <w:color w:val="000000"/>
                    </w:rPr>
                  </w:rPrChange>
                </w:rPr>
                <w:br/>
                <w:t>(0.14, 0.46)</w:t>
              </w:r>
            </w:ins>
            <w:del w:id="361" w:author="Peng, Mia Qing" w:date="2022-11-13T16:26:00Z">
              <w:r w:rsidRPr="00215B5A" w:rsidDel="001C4F64">
                <w:rPr>
                  <w:rFonts w:ascii="Times New Roman" w:hAnsi="Times New Roman" w:cs="Times New Roman"/>
                  <w:color w:val="000000"/>
                  <w:sz w:val="18"/>
                  <w:szCs w:val="18"/>
                </w:rPr>
                <w:delText>0.09</w:delText>
              </w:r>
              <w:r w:rsidRPr="00215B5A" w:rsidDel="001C4F64">
                <w:rPr>
                  <w:rFonts w:ascii="Times New Roman" w:hAnsi="Times New Roman" w:cs="Times New Roman"/>
                  <w:color w:val="000000"/>
                  <w:sz w:val="18"/>
                  <w:szCs w:val="18"/>
                </w:rPr>
                <w:br/>
                <w:delText>(0.05, 0.15)</w:delText>
              </w:r>
            </w:del>
          </w:p>
        </w:tc>
      </w:tr>
      <w:tr w:rsidR="00215B5A" w:rsidRPr="00215B5A" w14:paraId="6A58EC86" w14:textId="77777777" w:rsidTr="00215B5A">
        <w:tblPrEx>
          <w:tblW w:w="4808" w:type="pct"/>
          <w:tblBorders>
            <w:insideH w:val="none" w:sz="0" w:space="0" w:color="auto"/>
            <w:insideV w:val="none" w:sz="0" w:space="0" w:color="auto"/>
          </w:tblBorders>
          <w:tblPrExChange w:id="362"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363" w:author="Peng, Mia Qing" w:date="2022-11-13T16:27:00Z">
              <w:tcPr>
                <w:tcW w:w="954" w:type="pct"/>
                <w:vAlign w:val="center"/>
              </w:tcPr>
            </w:tcPrChange>
          </w:tcPr>
          <w:p w14:paraId="2232722B"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2</w:t>
            </w:r>
            <w:r w:rsidRPr="00215B5A">
              <w:rPr>
                <w:rFonts w:ascii="Times New Roman" w:hAnsi="Times New Roman" w:cs="Times New Roman"/>
                <w:sz w:val="18"/>
                <w:szCs w:val="18"/>
                <w:vertAlign w:val="superscript"/>
              </w:rPr>
              <w:t>nd</w:t>
            </w:r>
            <w:r w:rsidRPr="00215B5A">
              <w:rPr>
                <w:rFonts w:ascii="Times New Roman" w:hAnsi="Times New Roman" w:cs="Times New Roman"/>
                <w:sz w:val="18"/>
                <w:szCs w:val="18"/>
              </w:rPr>
              <w:t xml:space="preserve"> quartile: </w:t>
            </w:r>
          </w:p>
          <w:p w14:paraId="0452A6C7" w14:textId="77777777" w:rsidR="00215B5A" w:rsidRPr="00215B5A" w:rsidRDefault="00215B5A" w:rsidP="00215B5A">
            <w:pPr>
              <w:rPr>
                <w:rFonts w:ascii="Times New Roman" w:hAnsi="Times New Roman" w:cs="Times New Roman"/>
                <w:sz w:val="18"/>
                <w:szCs w:val="18"/>
                <w:highlight w:val="yellow"/>
              </w:rPr>
            </w:pPr>
            <w:r w:rsidRPr="00215B5A">
              <w:rPr>
                <w:rFonts w:ascii="Times New Roman" w:hAnsi="Times New Roman" w:cs="Times New Roman"/>
                <w:sz w:val="18"/>
                <w:szCs w:val="18"/>
              </w:rPr>
              <w:t>6.7 – 7.9</w:t>
            </w:r>
          </w:p>
        </w:tc>
        <w:tc>
          <w:tcPr>
            <w:tcW w:w="391" w:type="pct"/>
            <w:tcBorders>
              <w:top w:val="nil"/>
              <w:left w:val="nil"/>
              <w:bottom w:val="nil"/>
              <w:right w:val="nil"/>
            </w:tcBorders>
            <w:shd w:val="clear" w:color="auto" w:fill="auto"/>
            <w:vAlign w:val="center"/>
            <w:tcPrChange w:id="364" w:author="Peng, Mia Qing" w:date="2022-11-13T16:27:00Z">
              <w:tcPr>
                <w:tcW w:w="391" w:type="pct"/>
                <w:tcBorders>
                  <w:top w:val="nil"/>
                  <w:left w:val="nil"/>
                  <w:bottom w:val="nil"/>
                  <w:right w:val="nil"/>
                </w:tcBorders>
                <w:shd w:val="clear" w:color="auto" w:fill="auto"/>
                <w:vAlign w:val="center"/>
              </w:tcPr>
            </w:tcPrChange>
          </w:tcPr>
          <w:p w14:paraId="71D4DAE2"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324</w:t>
            </w:r>
          </w:p>
        </w:tc>
        <w:tc>
          <w:tcPr>
            <w:tcW w:w="755" w:type="pct"/>
            <w:tcBorders>
              <w:top w:val="nil"/>
              <w:left w:val="nil"/>
              <w:bottom w:val="nil"/>
              <w:right w:val="nil"/>
            </w:tcBorders>
            <w:shd w:val="clear" w:color="auto" w:fill="auto"/>
            <w:vAlign w:val="bottom"/>
            <w:tcPrChange w:id="365" w:author="Peng, Mia Qing" w:date="2022-11-13T16:27:00Z">
              <w:tcPr>
                <w:tcW w:w="755" w:type="pct"/>
                <w:tcBorders>
                  <w:top w:val="nil"/>
                  <w:left w:val="nil"/>
                  <w:bottom w:val="nil"/>
                  <w:right w:val="nil"/>
                </w:tcBorders>
                <w:shd w:val="clear" w:color="auto" w:fill="auto"/>
                <w:vAlign w:val="bottom"/>
              </w:tcPr>
            </w:tcPrChange>
          </w:tcPr>
          <w:p w14:paraId="0DDE11F5"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10.81</w:t>
            </w:r>
            <w:r w:rsidRPr="00215B5A">
              <w:rPr>
                <w:rFonts w:ascii="Times New Roman" w:hAnsi="Times New Roman" w:cs="Times New Roman"/>
                <w:color w:val="000000"/>
                <w:sz w:val="18"/>
                <w:szCs w:val="18"/>
              </w:rPr>
              <w:br/>
              <w:t>(6.26, 18.54)</w:t>
            </w:r>
          </w:p>
        </w:tc>
        <w:tc>
          <w:tcPr>
            <w:tcW w:w="755" w:type="pct"/>
            <w:tcBorders>
              <w:top w:val="nil"/>
              <w:left w:val="nil"/>
              <w:bottom w:val="nil"/>
              <w:right w:val="nil"/>
            </w:tcBorders>
            <w:shd w:val="clear" w:color="auto" w:fill="auto"/>
            <w:vAlign w:val="bottom"/>
            <w:tcPrChange w:id="366" w:author="Peng, Mia Qing" w:date="2022-11-13T16:27:00Z">
              <w:tcPr>
                <w:tcW w:w="755" w:type="pct"/>
                <w:tcBorders>
                  <w:top w:val="nil"/>
                  <w:left w:val="nil"/>
                  <w:bottom w:val="nil"/>
                  <w:right w:val="nil"/>
                </w:tcBorders>
                <w:shd w:val="clear" w:color="auto" w:fill="auto"/>
                <w:vAlign w:val="bottom"/>
              </w:tcPr>
            </w:tcPrChange>
          </w:tcPr>
          <w:p w14:paraId="1B638F3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4.31</w:t>
            </w:r>
            <w:r w:rsidRPr="00215B5A">
              <w:rPr>
                <w:rFonts w:ascii="Times New Roman" w:hAnsi="Times New Roman" w:cs="Times New Roman"/>
                <w:color w:val="000000"/>
                <w:sz w:val="18"/>
                <w:szCs w:val="18"/>
              </w:rPr>
              <w:br/>
              <w:t>(2.37, 7.09)</w:t>
            </w:r>
          </w:p>
        </w:tc>
        <w:tc>
          <w:tcPr>
            <w:tcW w:w="715" w:type="pct"/>
            <w:tcBorders>
              <w:top w:val="nil"/>
              <w:left w:val="nil"/>
              <w:bottom w:val="nil"/>
              <w:right w:val="nil"/>
            </w:tcBorders>
            <w:shd w:val="clear" w:color="auto" w:fill="auto"/>
            <w:vAlign w:val="bottom"/>
            <w:tcPrChange w:id="367" w:author="Peng, Mia Qing" w:date="2022-11-13T16:27:00Z">
              <w:tcPr>
                <w:tcW w:w="715" w:type="pct"/>
                <w:tcBorders>
                  <w:top w:val="nil"/>
                  <w:left w:val="nil"/>
                  <w:bottom w:val="nil"/>
                  <w:right w:val="nil"/>
                </w:tcBorders>
                <w:shd w:val="clear" w:color="auto" w:fill="auto"/>
                <w:vAlign w:val="bottom"/>
              </w:tcPr>
            </w:tcPrChange>
          </w:tcPr>
          <w:p w14:paraId="557AE995"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2.29</w:t>
            </w:r>
            <w:r w:rsidRPr="00215B5A">
              <w:rPr>
                <w:rFonts w:ascii="Times New Roman" w:hAnsi="Times New Roman" w:cs="Times New Roman"/>
                <w:color w:val="000000"/>
                <w:sz w:val="18"/>
                <w:szCs w:val="18"/>
              </w:rPr>
              <w:br/>
              <w:t>(1.40, 4.31)</w:t>
            </w:r>
          </w:p>
        </w:tc>
        <w:tc>
          <w:tcPr>
            <w:tcW w:w="715" w:type="pct"/>
            <w:tcBorders>
              <w:top w:val="nil"/>
              <w:left w:val="nil"/>
              <w:bottom w:val="nil"/>
              <w:right w:val="nil"/>
            </w:tcBorders>
            <w:shd w:val="clear" w:color="auto" w:fill="auto"/>
            <w:vAlign w:val="bottom"/>
            <w:tcPrChange w:id="368" w:author="Peng, Mia Qing" w:date="2022-11-13T16:27:00Z">
              <w:tcPr>
                <w:tcW w:w="715" w:type="pct"/>
                <w:tcBorders>
                  <w:top w:val="nil"/>
                  <w:left w:val="nil"/>
                  <w:bottom w:val="nil"/>
                  <w:right w:val="nil"/>
                </w:tcBorders>
                <w:shd w:val="clear" w:color="auto" w:fill="auto"/>
                <w:vAlign w:val="bottom"/>
              </w:tcPr>
            </w:tcPrChange>
          </w:tcPr>
          <w:p w14:paraId="675FCB79"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2.73</w:t>
            </w:r>
            <w:r w:rsidRPr="00215B5A">
              <w:rPr>
                <w:rFonts w:ascii="Times New Roman" w:hAnsi="Times New Roman" w:cs="Times New Roman"/>
                <w:color w:val="000000"/>
                <w:sz w:val="18"/>
                <w:szCs w:val="18"/>
              </w:rPr>
              <w:br/>
              <w:t>(1.58, 4.30)</w:t>
            </w:r>
          </w:p>
        </w:tc>
        <w:tc>
          <w:tcPr>
            <w:tcW w:w="714" w:type="pct"/>
            <w:tcBorders>
              <w:top w:val="nil"/>
              <w:left w:val="nil"/>
              <w:bottom w:val="nil"/>
              <w:right w:val="single" w:sz="4" w:space="0" w:color="auto"/>
            </w:tcBorders>
            <w:shd w:val="clear" w:color="auto" w:fill="auto"/>
            <w:vAlign w:val="bottom"/>
            <w:tcPrChange w:id="369" w:author="Peng, Mia Qing" w:date="2022-11-13T16:27:00Z">
              <w:tcPr>
                <w:tcW w:w="714" w:type="pct"/>
                <w:tcBorders>
                  <w:top w:val="nil"/>
                  <w:left w:val="nil"/>
                  <w:bottom w:val="nil"/>
                  <w:right w:val="single" w:sz="4" w:space="0" w:color="auto"/>
                </w:tcBorders>
                <w:shd w:val="clear" w:color="auto" w:fill="auto"/>
                <w:vAlign w:val="bottom"/>
              </w:tcPr>
            </w:tcPrChange>
          </w:tcPr>
          <w:p w14:paraId="610DD2B2" w14:textId="6303A0FD" w:rsidR="00215B5A" w:rsidRPr="00215B5A" w:rsidRDefault="00215B5A" w:rsidP="00215B5A">
            <w:pPr>
              <w:jc w:val="center"/>
              <w:rPr>
                <w:rFonts w:ascii="Times New Roman" w:hAnsi="Times New Roman" w:cs="Times New Roman"/>
                <w:color w:val="000000"/>
                <w:sz w:val="18"/>
                <w:szCs w:val="18"/>
              </w:rPr>
            </w:pPr>
            <w:ins w:id="370" w:author="Peng, Mia Qing" w:date="2022-11-13T16:26:00Z">
              <w:r w:rsidRPr="00215B5A">
                <w:rPr>
                  <w:rFonts w:ascii="Times New Roman" w:hAnsi="Times New Roman" w:cs="Times New Roman"/>
                  <w:color w:val="000000"/>
                  <w:sz w:val="18"/>
                  <w:szCs w:val="18"/>
                  <w:rPrChange w:id="371" w:author="Peng, Mia Qing" w:date="2022-11-13T16:27:00Z">
                    <w:rPr>
                      <w:rFonts w:ascii="Calibri" w:hAnsi="Calibri" w:cs="Calibri"/>
                      <w:color w:val="000000"/>
                    </w:rPr>
                  </w:rPrChange>
                </w:rPr>
                <w:t>0.26</w:t>
              </w:r>
              <w:r w:rsidRPr="00215B5A">
                <w:rPr>
                  <w:rFonts w:ascii="Times New Roman" w:hAnsi="Times New Roman" w:cs="Times New Roman"/>
                  <w:color w:val="000000"/>
                  <w:sz w:val="18"/>
                  <w:szCs w:val="18"/>
                  <w:rPrChange w:id="372" w:author="Peng, Mia Qing" w:date="2022-11-13T16:27:00Z">
                    <w:rPr>
                      <w:rFonts w:ascii="Calibri" w:hAnsi="Calibri" w:cs="Calibri"/>
                      <w:color w:val="000000"/>
                    </w:rPr>
                  </w:rPrChange>
                </w:rPr>
                <w:br/>
                <w:t>(0.15, 0.45)</w:t>
              </w:r>
            </w:ins>
            <w:del w:id="373" w:author="Peng, Mia Qing" w:date="2022-11-13T16:26:00Z">
              <w:r w:rsidRPr="00215B5A" w:rsidDel="001C4F64">
                <w:rPr>
                  <w:rFonts w:ascii="Times New Roman" w:hAnsi="Times New Roman" w:cs="Times New Roman"/>
                  <w:color w:val="000000"/>
                  <w:sz w:val="18"/>
                  <w:szCs w:val="18"/>
                </w:rPr>
                <w:delText>0.08</w:delText>
              </w:r>
              <w:r w:rsidRPr="00215B5A" w:rsidDel="001C4F64">
                <w:rPr>
                  <w:rFonts w:ascii="Times New Roman" w:hAnsi="Times New Roman" w:cs="Times New Roman"/>
                  <w:color w:val="000000"/>
                  <w:sz w:val="18"/>
                  <w:szCs w:val="18"/>
                </w:rPr>
                <w:br/>
                <w:delText>(0.05, 0.13)</w:delText>
              </w:r>
            </w:del>
          </w:p>
        </w:tc>
      </w:tr>
      <w:tr w:rsidR="00215B5A" w:rsidRPr="00215B5A" w14:paraId="44C5359F" w14:textId="77777777" w:rsidTr="00215B5A">
        <w:tblPrEx>
          <w:tblW w:w="4808" w:type="pct"/>
          <w:tblBorders>
            <w:insideH w:val="none" w:sz="0" w:space="0" w:color="auto"/>
            <w:insideV w:val="none" w:sz="0" w:space="0" w:color="auto"/>
          </w:tblBorders>
          <w:tblPrExChange w:id="374"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375" w:author="Peng, Mia Qing" w:date="2022-11-13T16:27:00Z">
              <w:tcPr>
                <w:tcW w:w="954" w:type="pct"/>
                <w:vAlign w:val="center"/>
              </w:tcPr>
            </w:tcPrChange>
          </w:tcPr>
          <w:p w14:paraId="7076C62A"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3</w:t>
            </w:r>
            <w:r w:rsidRPr="00215B5A">
              <w:rPr>
                <w:rFonts w:ascii="Times New Roman" w:hAnsi="Times New Roman" w:cs="Times New Roman"/>
                <w:sz w:val="18"/>
                <w:szCs w:val="18"/>
                <w:vertAlign w:val="superscript"/>
              </w:rPr>
              <w:t>rd</w:t>
            </w:r>
            <w:r w:rsidRPr="00215B5A">
              <w:rPr>
                <w:rFonts w:ascii="Times New Roman" w:hAnsi="Times New Roman" w:cs="Times New Roman"/>
                <w:sz w:val="18"/>
                <w:szCs w:val="18"/>
              </w:rPr>
              <w:t xml:space="preserve"> quartile:</w:t>
            </w:r>
          </w:p>
          <w:p w14:paraId="179D3245" w14:textId="77777777" w:rsidR="00215B5A" w:rsidRPr="00215B5A" w:rsidRDefault="00215B5A" w:rsidP="00215B5A">
            <w:pPr>
              <w:rPr>
                <w:rFonts w:ascii="Times New Roman" w:hAnsi="Times New Roman" w:cs="Times New Roman"/>
                <w:sz w:val="18"/>
                <w:szCs w:val="18"/>
                <w:highlight w:val="yellow"/>
              </w:rPr>
            </w:pPr>
            <w:r w:rsidRPr="00215B5A">
              <w:rPr>
                <w:rFonts w:ascii="Times New Roman" w:hAnsi="Times New Roman" w:cs="Times New Roman"/>
                <w:sz w:val="18"/>
                <w:szCs w:val="18"/>
              </w:rPr>
              <w:t>7.9 – 9.0</w:t>
            </w:r>
          </w:p>
        </w:tc>
        <w:tc>
          <w:tcPr>
            <w:tcW w:w="391" w:type="pct"/>
            <w:tcBorders>
              <w:top w:val="nil"/>
              <w:left w:val="nil"/>
              <w:bottom w:val="nil"/>
              <w:right w:val="nil"/>
            </w:tcBorders>
            <w:shd w:val="clear" w:color="auto" w:fill="auto"/>
            <w:vAlign w:val="center"/>
            <w:tcPrChange w:id="376" w:author="Peng, Mia Qing" w:date="2022-11-13T16:27:00Z">
              <w:tcPr>
                <w:tcW w:w="391" w:type="pct"/>
                <w:tcBorders>
                  <w:top w:val="nil"/>
                  <w:left w:val="nil"/>
                  <w:bottom w:val="nil"/>
                  <w:right w:val="nil"/>
                </w:tcBorders>
                <w:shd w:val="clear" w:color="auto" w:fill="auto"/>
                <w:vAlign w:val="center"/>
              </w:tcPr>
            </w:tcPrChange>
          </w:tcPr>
          <w:p w14:paraId="049E4208"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327</w:t>
            </w:r>
          </w:p>
        </w:tc>
        <w:tc>
          <w:tcPr>
            <w:tcW w:w="755" w:type="pct"/>
            <w:tcBorders>
              <w:top w:val="nil"/>
              <w:left w:val="nil"/>
              <w:bottom w:val="nil"/>
              <w:right w:val="nil"/>
            </w:tcBorders>
            <w:shd w:val="clear" w:color="auto" w:fill="auto"/>
            <w:vAlign w:val="bottom"/>
            <w:tcPrChange w:id="377" w:author="Peng, Mia Qing" w:date="2022-11-13T16:27:00Z">
              <w:tcPr>
                <w:tcW w:w="755" w:type="pct"/>
                <w:tcBorders>
                  <w:top w:val="nil"/>
                  <w:left w:val="nil"/>
                  <w:bottom w:val="nil"/>
                  <w:right w:val="nil"/>
                </w:tcBorders>
                <w:shd w:val="clear" w:color="auto" w:fill="auto"/>
                <w:vAlign w:val="bottom"/>
              </w:tcPr>
            </w:tcPrChange>
          </w:tcPr>
          <w:p w14:paraId="4657F2E4"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10.58</w:t>
            </w:r>
            <w:r w:rsidRPr="00215B5A">
              <w:rPr>
                <w:rFonts w:ascii="Times New Roman" w:hAnsi="Times New Roman" w:cs="Times New Roman"/>
                <w:color w:val="000000"/>
                <w:sz w:val="18"/>
                <w:szCs w:val="18"/>
              </w:rPr>
              <w:br/>
              <w:t>(6.23, 18.24)</w:t>
            </w:r>
          </w:p>
        </w:tc>
        <w:tc>
          <w:tcPr>
            <w:tcW w:w="755" w:type="pct"/>
            <w:tcBorders>
              <w:top w:val="nil"/>
              <w:left w:val="nil"/>
              <w:bottom w:val="nil"/>
              <w:right w:val="nil"/>
            </w:tcBorders>
            <w:shd w:val="clear" w:color="auto" w:fill="auto"/>
            <w:vAlign w:val="bottom"/>
            <w:tcPrChange w:id="378" w:author="Peng, Mia Qing" w:date="2022-11-13T16:27:00Z">
              <w:tcPr>
                <w:tcW w:w="755" w:type="pct"/>
                <w:tcBorders>
                  <w:top w:val="nil"/>
                  <w:left w:val="nil"/>
                  <w:bottom w:val="nil"/>
                  <w:right w:val="nil"/>
                </w:tcBorders>
                <w:shd w:val="clear" w:color="auto" w:fill="auto"/>
                <w:vAlign w:val="bottom"/>
              </w:tcPr>
            </w:tcPrChange>
          </w:tcPr>
          <w:p w14:paraId="370DE155"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4.33</w:t>
            </w:r>
            <w:r w:rsidRPr="00215B5A">
              <w:rPr>
                <w:rFonts w:ascii="Times New Roman" w:hAnsi="Times New Roman" w:cs="Times New Roman"/>
                <w:color w:val="000000"/>
                <w:sz w:val="18"/>
                <w:szCs w:val="18"/>
              </w:rPr>
              <w:br/>
              <w:t>(2.57, 7.65)</w:t>
            </w:r>
          </w:p>
        </w:tc>
        <w:tc>
          <w:tcPr>
            <w:tcW w:w="715" w:type="pct"/>
            <w:tcBorders>
              <w:top w:val="nil"/>
              <w:left w:val="nil"/>
              <w:bottom w:val="nil"/>
              <w:right w:val="nil"/>
            </w:tcBorders>
            <w:shd w:val="clear" w:color="auto" w:fill="auto"/>
            <w:vAlign w:val="bottom"/>
            <w:tcPrChange w:id="379" w:author="Peng, Mia Qing" w:date="2022-11-13T16:27:00Z">
              <w:tcPr>
                <w:tcW w:w="715" w:type="pct"/>
                <w:tcBorders>
                  <w:top w:val="nil"/>
                  <w:left w:val="nil"/>
                  <w:bottom w:val="nil"/>
                  <w:right w:val="nil"/>
                </w:tcBorders>
                <w:shd w:val="clear" w:color="auto" w:fill="auto"/>
                <w:vAlign w:val="bottom"/>
              </w:tcPr>
            </w:tcPrChange>
          </w:tcPr>
          <w:p w14:paraId="2A8A3ED1"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2.80</w:t>
            </w:r>
            <w:r w:rsidRPr="00215B5A">
              <w:rPr>
                <w:rFonts w:ascii="Times New Roman" w:hAnsi="Times New Roman" w:cs="Times New Roman"/>
                <w:color w:val="000000"/>
                <w:sz w:val="18"/>
                <w:szCs w:val="18"/>
              </w:rPr>
              <w:br/>
              <w:t>(1.46, 5.03)</w:t>
            </w:r>
          </w:p>
        </w:tc>
        <w:tc>
          <w:tcPr>
            <w:tcW w:w="715" w:type="pct"/>
            <w:tcBorders>
              <w:top w:val="nil"/>
              <w:left w:val="nil"/>
              <w:bottom w:val="nil"/>
              <w:right w:val="nil"/>
            </w:tcBorders>
            <w:shd w:val="clear" w:color="auto" w:fill="auto"/>
            <w:vAlign w:val="bottom"/>
            <w:tcPrChange w:id="380" w:author="Peng, Mia Qing" w:date="2022-11-13T16:27:00Z">
              <w:tcPr>
                <w:tcW w:w="715" w:type="pct"/>
                <w:tcBorders>
                  <w:top w:val="nil"/>
                  <w:left w:val="nil"/>
                  <w:bottom w:val="nil"/>
                  <w:right w:val="nil"/>
                </w:tcBorders>
                <w:shd w:val="clear" w:color="auto" w:fill="auto"/>
                <w:vAlign w:val="bottom"/>
              </w:tcPr>
            </w:tcPrChange>
          </w:tcPr>
          <w:p w14:paraId="14988F9A"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2.84</w:t>
            </w:r>
            <w:r w:rsidRPr="00215B5A">
              <w:rPr>
                <w:rFonts w:ascii="Times New Roman" w:hAnsi="Times New Roman" w:cs="Times New Roman"/>
                <w:color w:val="000000"/>
                <w:sz w:val="18"/>
                <w:szCs w:val="18"/>
              </w:rPr>
              <w:br/>
              <w:t>(1.91, 4.37)</w:t>
            </w:r>
          </w:p>
        </w:tc>
        <w:tc>
          <w:tcPr>
            <w:tcW w:w="714" w:type="pct"/>
            <w:tcBorders>
              <w:top w:val="nil"/>
              <w:left w:val="nil"/>
              <w:bottom w:val="nil"/>
              <w:right w:val="single" w:sz="4" w:space="0" w:color="auto"/>
            </w:tcBorders>
            <w:shd w:val="clear" w:color="auto" w:fill="auto"/>
            <w:vAlign w:val="bottom"/>
            <w:tcPrChange w:id="381" w:author="Peng, Mia Qing" w:date="2022-11-13T16:27:00Z">
              <w:tcPr>
                <w:tcW w:w="714" w:type="pct"/>
                <w:tcBorders>
                  <w:top w:val="nil"/>
                  <w:left w:val="nil"/>
                  <w:bottom w:val="nil"/>
                  <w:right w:val="single" w:sz="4" w:space="0" w:color="auto"/>
                </w:tcBorders>
                <w:shd w:val="clear" w:color="auto" w:fill="auto"/>
                <w:vAlign w:val="bottom"/>
              </w:tcPr>
            </w:tcPrChange>
          </w:tcPr>
          <w:p w14:paraId="3BC9B8D9" w14:textId="50E6CA06" w:rsidR="00215B5A" w:rsidRPr="00215B5A" w:rsidRDefault="00215B5A" w:rsidP="00215B5A">
            <w:pPr>
              <w:jc w:val="center"/>
              <w:rPr>
                <w:rFonts w:ascii="Times New Roman" w:hAnsi="Times New Roman" w:cs="Times New Roman"/>
                <w:color w:val="000000"/>
                <w:sz w:val="18"/>
                <w:szCs w:val="18"/>
              </w:rPr>
            </w:pPr>
            <w:ins w:id="382" w:author="Peng, Mia Qing" w:date="2022-11-13T16:26:00Z">
              <w:r w:rsidRPr="00215B5A">
                <w:rPr>
                  <w:rFonts w:ascii="Times New Roman" w:hAnsi="Times New Roman" w:cs="Times New Roman"/>
                  <w:color w:val="000000"/>
                  <w:sz w:val="18"/>
                  <w:szCs w:val="18"/>
                  <w:rPrChange w:id="383" w:author="Peng, Mia Qing" w:date="2022-11-13T16:27:00Z">
                    <w:rPr>
                      <w:rFonts w:ascii="Calibri" w:hAnsi="Calibri" w:cs="Calibri"/>
                      <w:color w:val="000000"/>
                    </w:rPr>
                  </w:rPrChange>
                </w:rPr>
                <w:t>0.27</w:t>
              </w:r>
              <w:r w:rsidRPr="00215B5A">
                <w:rPr>
                  <w:rFonts w:ascii="Times New Roman" w:hAnsi="Times New Roman" w:cs="Times New Roman"/>
                  <w:color w:val="000000"/>
                  <w:sz w:val="18"/>
                  <w:szCs w:val="18"/>
                  <w:rPrChange w:id="384" w:author="Peng, Mia Qing" w:date="2022-11-13T16:27:00Z">
                    <w:rPr>
                      <w:rFonts w:ascii="Calibri" w:hAnsi="Calibri" w:cs="Calibri"/>
                      <w:color w:val="000000"/>
                    </w:rPr>
                  </w:rPrChange>
                </w:rPr>
                <w:br/>
                <w:t>(0.17, 0.45)</w:t>
              </w:r>
            </w:ins>
            <w:del w:id="385" w:author="Peng, Mia Qing" w:date="2022-11-13T16:26:00Z">
              <w:r w:rsidRPr="00215B5A" w:rsidDel="001C4F64">
                <w:rPr>
                  <w:rFonts w:ascii="Times New Roman" w:hAnsi="Times New Roman" w:cs="Times New Roman"/>
                  <w:color w:val="000000"/>
                  <w:sz w:val="18"/>
                  <w:szCs w:val="18"/>
                </w:rPr>
                <w:delText>0.09</w:delText>
              </w:r>
              <w:r w:rsidRPr="00215B5A" w:rsidDel="001C4F64">
                <w:rPr>
                  <w:rFonts w:ascii="Times New Roman" w:hAnsi="Times New Roman" w:cs="Times New Roman"/>
                  <w:color w:val="000000"/>
                  <w:sz w:val="18"/>
                  <w:szCs w:val="18"/>
                </w:rPr>
                <w:br/>
                <w:delText>(0.06, 0.13)</w:delText>
              </w:r>
            </w:del>
          </w:p>
        </w:tc>
      </w:tr>
      <w:tr w:rsidR="00215B5A" w:rsidRPr="00215B5A" w14:paraId="0B3EF802" w14:textId="77777777" w:rsidTr="00215B5A">
        <w:tblPrEx>
          <w:tblW w:w="4808" w:type="pct"/>
          <w:tblBorders>
            <w:insideH w:val="none" w:sz="0" w:space="0" w:color="auto"/>
            <w:insideV w:val="none" w:sz="0" w:space="0" w:color="auto"/>
          </w:tblBorders>
          <w:tblPrExChange w:id="386"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387" w:author="Peng, Mia Qing" w:date="2022-11-13T16:27:00Z">
              <w:tcPr>
                <w:tcW w:w="954" w:type="pct"/>
                <w:vAlign w:val="center"/>
              </w:tcPr>
            </w:tcPrChange>
          </w:tcPr>
          <w:p w14:paraId="5CA6F7F7"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4</w:t>
            </w:r>
            <w:r w:rsidRPr="00215B5A">
              <w:rPr>
                <w:rFonts w:ascii="Times New Roman" w:hAnsi="Times New Roman" w:cs="Times New Roman"/>
                <w:sz w:val="18"/>
                <w:szCs w:val="18"/>
                <w:vertAlign w:val="superscript"/>
              </w:rPr>
              <w:t>th</w:t>
            </w:r>
            <w:r w:rsidRPr="00215B5A">
              <w:rPr>
                <w:rFonts w:ascii="Times New Roman" w:hAnsi="Times New Roman" w:cs="Times New Roman"/>
                <w:sz w:val="18"/>
                <w:szCs w:val="18"/>
              </w:rPr>
              <w:t xml:space="preserve"> quartile:</w:t>
            </w:r>
          </w:p>
          <w:p w14:paraId="0C83AB74" w14:textId="77777777" w:rsidR="00215B5A" w:rsidRPr="00215B5A" w:rsidRDefault="00215B5A" w:rsidP="00215B5A">
            <w:pPr>
              <w:rPr>
                <w:rFonts w:ascii="Times New Roman" w:hAnsi="Times New Roman" w:cs="Times New Roman"/>
                <w:sz w:val="18"/>
                <w:szCs w:val="18"/>
                <w:highlight w:val="yellow"/>
              </w:rPr>
            </w:pPr>
            <w:r w:rsidRPr="00215B5A">
              <w:rPr>
                <w:rFonts w:ascii="Times New Roman" w:hAnsi="Times New Roman" w:cs="Times New Roman"/>
                <w:sz w:val="18"/>
                <w:szCs w:val="18"/>
              </w:rPr>
              <w:t>&gt; 9.0</w:t>
            </w:r>
          </w:p>
        </w:tc>
        <w:tc>
          <w:tcPr>
            <w:tcW w:w="391" w:type="pct"/>
            <w:tcBorders>
              <w:top w:val="nil"/>
              <w:left w:val="nil"/>
              <w:bottom w:val="nil"/>
              <w:right w:val="nil"/>
            </w:tcBorders>
            <w:shd w:val="clear" w:color="auto" w:fill="auto"/>
            <w:vAlign w:val="center"/>
            <w:tcPrChange w:id="388" w:author="Peng, Mia Qing" w:date="2022-11-13T16:27:00Z">
              <w:tcPr>
                <w:tcW w:w="391" w:type="pct"/>
                <w:tcBorders>
                  <w:top w:val="nil"/>
                  <w:left w:val="nil"/>
                  <w:bottom w:val="nil"/>
                  <w:right w:val="nil"/>
                </w:tcBorders>
                <w:shd w:val="clear" w:color="auto" w:fill="auto"/>
                <w:vAlign w:val="center"/>
              </w:tcPr>
            </w:tcPrChange>
          </w:tcPr>
          <w:p w14:paraId="32554A1F"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318</w:t>
            </w:r>
          </w:p>
        </w:tc>
        <w:tc>
          <w:tcPr>
            <w:tcW w:w="755" w:type="pct"/>
            <w:tcBorders>
              <w:top w:val="nil"/>
              <w:left w:val="nil"/>
              <w:bottom w:val="nil"/>
              <w:right w:val="nil"/>
            </w:tcBorders>
            <w:shd w:val="clear" w:color="auto" w:fill="auto"/>
            <w:vAlign w:val="bottom"/>
            <w:tcPrChange w:id="389" w:author="Peng, Mia Qing" w:date="2022-11-13T16:27:00Z">
              <w:tcPr>
                <w:tcW w:w="755" w:type="pct"/>
                <w:tcBorders>
                  <w:top w:val="nil"/>
                  <w:left w:val="nil"/>
                  <w:bottom w:val="nil"/>
                  <w:right w:val="nil"/>
                </w:tcBorders>
                <w:shd w:val="clear" w:color="auto" w:fill="auto"/>
                <w:vAlign w:val="bottom"/>
              </w:tcPr>
            </w:tcPrChange>
          </w:tcPr>
          <w:p w14:paraId="0D095DF5"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9.31</w:t>
            </w:r>
            <w:r w:rsidRPr="00215B5A">
              <w:rPr>
                <w:rFonts w:ascii="Times New Roman" w:hAnsi="Times New Roman" w:cs="Times New Roman"/>
                <w:color w:val="000000"/>
                <w:sz w:val="18"/>
                <w:szCs w:val="18"/>
              </w:rPr>
              <w:br/>
              <w:t>(4.78, 16.65)</w:t>
            </w:r>
          </w:p>
        </w:tc>
        <w:tc>
          <w:tcPr>
            <w:tcW w:w="755" w:type="pct"/>
            <w:tcBorders>
              <w:top w:val="nil"/>
              <w:left w:val="nil"/>
              <w:bottom w:val="nil"/>
              <w:right w:val="nil"/>
            </w:tcBorders>
            <w:shd w:val="clear" w:color="auto" w:fill="auto"/>
            <w:vAlign w:val="bottom"/>
            <w:tcPrChange w:id="390" w:author="Peng, Mia Qing" w:date="2022-11-13T16:27:00Z">
              <w:tcPr>
                <w:tcW w:w="755" w:type="pct"/>
                <w:tcBorders>
                  <w:top w:val="nil"/>
                  <w:left w:val="nil"/>
                  <w:bottom w:val="nil"/>
                  <w:right w:val="nil"/>
                </w:tcBorders>
                <w:shd w:val="clear" w:color="auto" w:fill="auto"/>
                <w:vAlign w:val="bottom"/>
              </w:tcPr>
            </w:tcPrChange>
          </w:tcPr>
          <w:p w14:paraId="3B66398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4.54</w:t>
            </w:r>
            <w:r w:rsidRPr="00215B5A">
              <w:rPr>
                <w:rFonts w:ascii="Times New Roman" w:hAnsi="Times New Roman" w:cs="Times New Roman"/>
                <w:color w:val="000000"/>
                <w:sz w:val="18"/>
                <w:szCs w:val="18"/>
              </w:rPr>
              <w:br/>
              <w:t>(2.85, 7.90)</w:t>
            </w:r>
          </w:p>
        </w:tc>
        <w:tc>
          <w:tcPr>
            <w:tcW w:w="715" w:type="pct"/>
            <w:tcBorders>
              <w:top w:val="nil"/>
              <w:left w:val="nil"/>
              <w:bottom w:val="nil"/>
              <w:right w:val="nil"/>
            </w:tcBorders>
            <w:shd w:val="clear" w:color="auto" w:fill="auto"/>
            <w:vAlign w:val="bottom"/>
            <w:tcPrChange w:id="391" w:author="Peng, Mia Qing" w:date="2022-11-13T16:27:00Z">
              <w:tcPr>
                <w:tcW w:w="715" w:type="pct"/>
                <w:tcBorders>
                  <w:top w:val="nil"/>
                  <w:left w:val="nil"/>
                  <w:bottom w:val="nil"/>
                  <w:right w:val="nil"/>
                </w:tcBorders>
                <w:shd w:val="clear" w:color="auto" w:fill="auto"/>
                <w:vAlign w:val="bottom"/>
              </w:tcPr>
            </w:tcPrChange>
          </w:tcPr>
          <w:p w14:paraId="5BBA9CE1"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3.04</w:t>
            </w:r>
            <w:r w:rsidRPr="00215B5A">
              <w:rPr>
                <w:rFonts w:ascii="Times New Roman" w:hAnsi="Times New Roman" w:cs="Times New Roman"/>
                <w:color w:val="000000"/>
                <w:sz w:val="18"/>
                <w:szCs w:val="18"/>
              </w:rPr>
              <w:br/>
              <w:t>(1.73, 5.46)</w:t>
            </w:r>
          </w:p>
        </w:tc>
        <w:tc>
          <w:tcPr>
            <w:tcW w:w="715" w:type="pct"/>
            <w:tcBorders>
              <w:top w:val="nil"/>
              <w:left w:val="nil"/>
              <w:bottom w:val="nil"/>
              <w:right w:val="nil"/>
            </w:tcBorders>
            <w:shd w:val="clear" w:color="auto" w:fill="auto"/>
            <w:vAlign w:val="bottom"/>
            <w:tcPrChange w:id="392" w:author="Peng, Mia Qing" w:date="2022-11-13T16:27:00Z">
              <w:tcPr>
                <w:tcW w:w="715" w:type="pct"/>
                <w:tcBorders>
                  <w:top w:val="nil"/>
                  <w:left w:val="nil"/>
                  <w:bottom w:val="nil"/>
                  <w:right w:val="nil"/>
                </w:tcBorders>
                <w:shd w:val="clear" w:color="auto" w:fill="auto"/>
                <w:vAlign w:val="bottom"/>
              </w:tcPr>
            </w:tcPrChange>
          </w:tcPr>
          <w:p w14:paraId="21214898"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2.70</w:t>
            </w:r>
            <w:r w:rsidRPr="00215B5A">
              <w:rPr>
                <w:rFonts w:ascii="Times New Roman" w:hAnsi="Times New Roman" w:cs="Times New Roman"/>
                <w:color w:val="000000"/>
                <w:sz w:val="18"/>
                <w:szCs w:val="18"/>
              </w:rPr>
              <w:br/>
              <w:t>(1.76, 4.49)</w:t>
            </w:r>
          </w:p>
        </w:tc>
        <w:tc>
          <w:tcPr>
            <w:tcW w:w="714" w:type="pct"/>
            <w:tcBorders>
              <w:top w:val="nil"/>
              <w:left w:val="nil"/>
              <w:bottom w:val="nil"/>
              <w:right w:val="single" w:sz="4" w:space="0" w:color="auto"/>
            </w:tcBorders>
            <w:shd w:val="clear" w:color="auto" w:fill="auto"/>
            <w:vAlign w:val="bottom"/>
            <w:tcPrChange w:id="393" w:author="Peng, Mia Qing" w:date="2022-11-13T16:27:00Z">
              <w:tcPr>
                <w:tcW w:w="714" w:type="pct"/>
                <w:tcBorders>
                  <w:top w:val="nil"/>
                  <w:left w:val="nil"/>
                  <w:bottom w:val="nil"/>
                  <w:right w:val="single" w:sz="4" w:space="0" w:color="auto"/>
                </w:tcBorders>
                <w:shd w:val="clear" w:color="auto" w:fill="auto"/>
                <w:vAlign w:val="bottom"/>
              </w:tcPr>
            </w:tcPrChange>
          </w:tcPr>
          <w:p w14:paraId="14EAB56E" w14:textId="19D1553F" w:rsidR="00215B5A" w:rsidRPr="00215B5A" w:rsidRDefault="00215B5A" w:rsidP="00215B5A">
            <w:pPr>
              <w:jc w:val="center"/>
              <w:rPr>
                <w:rFonts w:ascii="Times New Roman" w:hAnsi="Times New Roman" w:cs="Times New Roman"/>
                <w:color w:val="000000"/>
                <w:sz w:val="18"/>
                <w:szCs w:val="18"/>
              </w:rPr>
            </w:pPr>
            <w:ins w:id="394" w:author="Peng, Mia Qing" w:date="2022-11-13T16:26:00Z">
              <w:r w:rsidRPr="00215B5A">
                <w:rPr>
                  <w:rFonts w:ascii="Times New Roman" w:hAnsi="Times New Roman" w:cs="Times New Roman"/>
                  <w:color w:val="000000"/>
                  <w:sz w:val="18"/>
                  <w:szCs w:val="18"/>
                  <w:rPrChange w:id="395" w:author="Peng, Mia Qing" w:date="2022-11-13T16:27:00Z">
                    <w:rPr>
                      <w:rFonts w:ascii="Calibri" w:hAnsi="Calibri" w:cs="Calibri"/>
                      <w:color w:val="000000"/>
                    </w:rPr>
                  </w:rPrChange>
                </w:rPr>
                <w:t>0.28</w:t>
              </w:r>
              <w:r w:rsidRPr="00215B5A">
                <w:rPr>
                  <w:rFonts w:ascii="Times New Roman" w:hAnsi="Times New Roman" w:cs="Times New Roman"/>
                  <w:color w:val="000000"/>
                  <w:sz w:val="18"/>
                  <w:szCs w:val="18"/>
                  <w:rPrChange w:id="396" w:author="Peng, Mia Qing" w:date="2022-11-13T16:27:00Z">
                    <w:rPr>
                      <w:rFonts w:ascii="Calibri" w:hAnsi="Calibri" w:cs="Calibri"/>
                      <w:color w:val="000000"/>
                    </w:rPr>
                  </w:rPrChange>
                </w:rPr>
                <w:br/>
                <w:t>(0.18, 0.49)</w:t>
              </w:r>
            </w:ins>
            <w:del w:id="397" w:author="Peng, Mia Qing" w:date="2022-11-13T16:26:00Z">
              <w:r w:rsidRPr="00215B5A" w:rsidDel="001C4F64">
                <w:rPr>
                  <w:rFonts w:ascii="Times New Roman" w:hAnsi="Times New Roman" w:cs="Times New Roman"/>
                  <w:color w:val="000000"/>
                  <w:sz w:val="18"/>
                  <w:szCs w:val="18"/>
                </w:rPr>
                <w:delText>0.08</w:delText>
              </w:r>
              <w:r w:rsidRPr="00215B5A" w:rsidDel="001C4F64">
                <w:rPr>
                  <w:rFonts w:ascii="Times New Roman" w:hAnsi="Times New Roman" w:cs="Times New Roman"/>
                  <w:color w:val="000000"/>
                  <w:sz w:val="18"/>
                  <w:szCs w:val="18"/>
                </w:rPr>
                <w:br/>
                <w:delText>(0.05, 0.13)</w:delText>
              </w:r>
            </w:del>
          </w:p>
        </w:tc>
      </w:tr>
      <w:tr w:rsidR="00215B5A" w:rsidRPr="00215B5A" w14:paraId="5F1AE42F" w14:textId="77777777" w:rsidTr="00215B5A">
        <w:tblPrEx>
          <w:tblW w:w="4808" w:type="pct"/>
          <w:tblBorders>
            <w:insideH w:val="none" w:sz="0" w:space="0" w:color="auto"/>
            <w:insideV w:val="none" w:sz="0" w:space="0" w:color="auto"/>
          </w:tblBorders>
          <w:tblPrExChange w:id="398"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399" w:author="Peng, Mia Qing" w:date="2022-11-13T16:27:00Z">
              <w:tcPr>
                <w:tcW w:w="954" w:type="pct"/>
                <w:vAlign w:val="center"/>
              </w:tcPr>
            </w:tcPrChange>
          </w:tcPr>
          <w:p w14:paraId="09BD1D4D"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p-value</w:t>
            </w:r>
          </w:p>
        </w:tc>
        <w:tc>
          <w:tcPr>
            <w:tcW w:w="391" w:type="pct"/>
            <w:vAlign w:val="center"/>
            <w:tcPrChange w:id="400" w:author="Peng, Mia Qing" w:date="2022-11-13T16:27:00Z">
              <w:tcPr>
                <w:tcW w:w="391" w:type="pct"/>
                <w:vAlign w:val="center"/>
              </w:tcPr>
            </w:tcPrChange>
          </w:tcPr>
          <w:p w14:paraId="3719CBC5" w14:textId="77777777" w:rsidR="00215B5A" w:rsidRPr="00215B5A" w:rsidRDefault="00215B5A" w:rsidP="00215B5A">
            <w:pPr>
              <w:jc w:val="center"/>
              <w:rPr>
                <w:rFonts w:ascii="Times New Roman" w:hAnsi="Times New Roman" w:cs="Times New Roman"/>
                <w:sz w:val="18"/>
                <w:szCs w:val="18"/>
              </w:rPr>
            </w:pPr>
          </w:p>
        </w:tc>
        <w:tc>
          <w:tcPr>
            <w:tcW w:w="755" w:type="pct"/>
            <w:tcBorders>
              <w:top w:val="nil"/>
              <w:left w:val="nil"/>
              <w:bottom w:val="nil"/>
              <w:right w:val="nil"/>
            </w:tcBorders>
            <w:shd w:val="clear" w:color="auto" w:fill="auto"/>
            <w:vAlign w:val="bottom"/>
            <w:tcPrChange w:id="401" w:author="Peng, Mia Qing" w:date="2022-11-13T16:27:00Z">
              <w:tcPr>
                <w:tcW w:w="755" w:type="pct"/>
                <w:tcBorders>
                  <w:top w:val="nil"/>
                  <w:left w:val="nil"/>
                  <w:bottom w:val="nil"/>
                  <w:right w:val="nil"/>
                </w:tcBorders>
                <w:shd w:val="clear" w:color="auto" w:fill="auto"/>
                <w:vAlign w:val="bottom"/>
              </w:tcPr>
            </w:tcPrChange>
          </w:tcPr>
          <w:p w14:paraId="73AB1244"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0.17</w:t>
            </w:r>
          </w:p>
        </w:tc>
        <w:tc>
          <w:tcPr>
            <w:tcW w:w="755" w:type="pct"/>
            <w:tcBorders>
              <w:top w:val="nil"/>
              <w:left w:val="nil"/>
              <w:bottom w:val="nil"/>
              <w:right w:val="nil"/>
            </w:tcBorders>
            <w:shd w:val="clear" w:color="auto" w:fill="auto"/>
            <w:vAlign w:val="bottom"/>
            <w:tcPrChange w:id="402" w:author="Peng, Mia Qing" w:date="2022-11-13T16:27:00Z">
              <w:tcPr>
                <w:tcW w:w="755" w:type="pct"/>
                <w:tcBorders>
                  <w:top w:val="nil"/>
                  <w:left w:val="nil"/>
                  <w:bottom w:val="nil"/>
                  <w:right w:val="nil"/>
                </w:tcBorders>
                <w:shd w:val="clear" w:color="auto" w:fill="auto"/>
                <w:vAlign w:val="bottom"/>
              </w:tcPr>
            </w:tcPrChange>
          </w:tcPr>
          <w:p w14:paraId="04E8A268"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0.36</w:t>
            </w:r>
          </w:p>
        </w:tc>
        <w:tc>
          <w:tcPr>
            <w:tcW w:w="715" w:type="pct"/>
            <w:tcBorders>
              <w:top w:val="nil"/>
              <w:left w:val="nil"/>
              <w:bottom w:val="nil"/>
              <w:right w:val="nil"/>
            </w:tcBorders>
            <w:shd w:val="clear" w:color="auto" w:fill="auto"/>
            <w:vAlign w:val="bottom"/>
            <w:tcPrChange w:id="403" w:author="Peng, Mia Qing" w:date="2022-11-13T16:27:00Z">
              <w:tcPr>
                <w:tcW w:w="715" w:type="pct"/>
                <w:tcBorders>
                  <w:top w:val="nil"/>
                  <w:left w:val="nil"/>
                  <w:bottom w:val="nil"/>
                  <w:right w:val="nil"/>
                </w:tcBorders>
                <w:shd w:val="clear" w:color="auto" w:fill="auto"/>
                <w:vAlign w:val="bottom"/>
              </w:tcPr>
            </w:tcPrChange>
          </w:tcPr>
          <w:p w14:paraId="6BAB323E"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0.001</w:t>
            </w:r>
          </w:p>
        </w:tc>
        <w:tc>
          <w:tcPr>
            <w:tcW w:w="715" w:type="pct"/>
            <w:tcBorders>
              <w:top w:val="nil"/>
              <w:left w:val="nil"/>
              <w:bottom w:val="nil"/>
              <w:right w:val="nil"/>
            </w:tcBorders>
            <w:shd w:val="clear" w:color="auto" w:fill="auto"/>
            <w:vAlign w:val="bottom"/>
            <w:tcPrChange w:id="404" w:author="Peng, Mia Qing" w:date="2022-11-13T16:27:00Z">
              <w:tcPr>
                <w:tcW w:w="715" w:type="pct"/>
                <w:tcBorders>
                  <w:top w:val="nil"/>
                  <w:left w:val="nil"/>
                  <w:bottom w:val="nil"/>
                  <w:right w:val="nil"/>
                </w:tcBorders>
                <w:shd w:val="clear" w:color="auto" w:fill="auto"/>
                <w:vAlign w:val="bottom"/>
              </w:tcPr>
            </w:tcPrChange>
          </w:tcPr>
          <w:p w14:paraId="21B352C9"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0.08</w:t>
            </w:r>
          </w:p>
        </w:tc>
        <w:tc>
          <w:tcPr>
            <w:tcW w:w="714" w:type="pct"/>
            <w:tcBorders>
              <w:top w:val="nil"/>
              <w:left w:val="nil"/>
              <w:bottom w:val="nil"/>
              <w:right w:val="single" w:sz="4" w:space="0" w:color="auto"/>
            </w:tcBorders>
            <w:shd w:val="clear" w:color="auto" w:fill="auto"/>
            <w:vAlign w:val="bottom"/>
            <w:tcPrChange w:id="405" w:author="Peng, Mia Qing" w:date="2022-11-13T16:27:00Z">
              <w:tcPr>
                <w:tcW w:w="714" w:type="pct"/>
                <w:tcBorders>
                  <w:top w:val="nil"/>
                  <w:left w:val="nil"/>
                  <w:bottom w:val="nil"/>
                  <w:right w:val="single" w:sz="4" w:space="0" w:color="auto"/>
                </w:tcBorders>
                <w:shd w:val="clear" w:color="auto" w:fill="auto"/>
                <w:vAlign w:val="bottom"/>
              </w:tcPr>
            </w:tcPrChange>
          </w:tcPr>
          <w:p w14:paraId="777BAFF9" w14:textId="7A8BB092" w:rsidR="00215B5A" w:rsidRPr="00215B5A" w:rsidRDefault="00215B5A" w:rsidP="00215B5A">
            <w:pPr>
              <w:jc w:val="center"/>
              <w:rPr>
                <w:rFonts w:ascii="Times New Roman" w:hAnsi="Times New Roman" w:cs="Times New Roman"/>
                <w:color w:val="000000"/>
                <w:sz w:val="18"/>
                <w:szCs w:val="18"/>
              </w:rPr>
            </w:pPr>
            <w:ins w:id="406" w:author="Peng, Mia Qing" w:date="2022-11-13T16:26:00Z">
              <w:r w:rsidRPr="00215B5A">
                <w:rPr>
                  <w:rFonts w:ascii="Times New Roman" w:hAnsi="Times New Roman" w:cs="Times New Roman"/>
                  <w:color w:val="000000"/>
                  <w:sz w:val="18"/>
                  <w:szCs w:val="18"/>
                  <w:rPrChange w:id="407" w:author="Peng, Mia Qing" w:date="2022-11-13T16:27:00Z">
                    <w:rPr>
                      <w:rFonts w:ascii="Calibri" w:hAnsi="Calibri" w:cs="Calibri"/>
                      <w:color w:val="000000"/>
                    </w:rPr>
                  </w:rPrChange>
                </w:rPr>
                <w:t>0.21</w:t>
              </w:r>
            </w:ins>
            <w:del w:id="408" w:author="Peng, Mia Qing" w:date="2022-11-13T16:26:00Z">
              <w:r w:rsidRPr="00215B5A" w:rsidDel="001C4F64">
                <w:rPr>
                  <w:rFonts w:ascii="Times New Roman" w:hAnsi="Times New Roman" w:cs="Times New Roman"/>
                  <w:color w:val="000000"/>
                  <w:sz w:val="18"/>
                  <w:szCs w:val="18"/>
                </w:rPr>
                <w:delText>0.68</w:delText>
              </w:r>
            </w:del>
          </w:p>
        </w:tc>
      </w:tr>
      <w:tr w:rsidR="00F60BCB" w:rsidRPr="00215B5A" w14:paraId="39BB9608" w14:textId="77777777" w:rsidTr="00A35266">
        <w:tc>
          <w:tcPr>
            <w:tcW w:w="954" w:type="pct"/>
          </w:tcPr>
          <w:p w14:paraId="25B0BB50" w14:textId="77777777" w:rsidR="00F60BCB" w:rsidRPr="00215B5A" w:rsidRDefault="00F60BCB" w:rsidP="00F60BCB">
            <w:pPr>
              <w:rPr>
                <w:rFonts w:ascii="Times New Roman" w:hAnsi="Times New Roman" w:cs="Times New Roman"/>
                <w:sz w:val="18"/>
                <w:szCs w:val="18"/>
              </w:rPr>
            </w:pPr>
          </w:p>
        </w:tc>
        <w:tc>
          <w:tcPr>
            <w:tcW w:w="391" w:type="pct"/>
            <w:vAlign w:val="center"/>
          </w:tcPr>
          <w:p w14:paraId="080EB68C"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377DBB1A"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6D7FAEA8"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565C578B"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2F975AB8" w14:textId="77777777" w:rsidR="00F60BCB" w:rsidRPr="00215B5A" w:rsidRDefault="00F60BCB" w:rsidP="00F60BCB">
            <w:pPr>
              <w:jc w:val="center"/>
              <w:rPr>
                <w:rFonts w:ascii="Times New Roman" w:hAnsi="Times New Roman" w:cs="Times New Roman"/>
                <w:sz w:val="18"/>
                <w:szCs w:val="18"/>
              </w:rPr>
            </w:pPr>
          </w:p>
        </w:tc>
        <w:tc>
          <w:tcPr>
            <w:tcW w:w="714" w:type="pct"/>
          </w:tcPr>
          <w:p w14:paraId="5C801BE9" w14:textId="77777777" w:rsidR="00F60BCB" w:rsidRPr="00215B5A" w:rsidRDefault="00F60BCB" w:rsidP="00F60BCB">
            <w:pPr>
              <w:jc w:val="center"/>
              <w:rPr>
                <w:rFonts w:ascii="Times New Roman" w:hAnsi="Times New Roman" w:cs="Times New Roman"/>
                <w:sz w:val="18"/>
                <w:szCs w:val="18"/>
              </w:rPr>
            </w:pPr>
          </w:p>
        </w:tc>
      </w:tr>
      <w:tr w:rsidR="00F60BCB" w:rsidRPr="00215B5A" w14:paraId="504BED71" w14:textId="77777777" w:rsidTr="00A35266">
        <w:tc>
          <w:tcPr>
            <w:tcW w:w="954" w:type="pct"/>
          </w:tcPr>
          <w:p w14:paraId="6C778952" w14:textId="77777777" w:rsidR="00F60BCB" w:rsidRPr="00215B5A" w:rsidRDefault="00F60BCB" w:rsidP="00F60BCB">
            <w:pPr>
              <w:rPr>
                <w:rFonts w:ascii="Times New Roman" w:hAnsi="Times New Roman" w:cs="Times New Roman"/>
                <w:b/>
                <w:bCs/>
                <w:sz w:val="18"/>
                <w:szCs w:val="18"/>
              </w:rPr>
            </w:pPr>
            <w:r w:rsidRPr="00215B5A">
              <w:rPr>
                <w:rFonts w:ascii="Times New Roman" w:hAnsi="Times New Roman" w:cs="Times New Roman"/>
                <w:b/>
                <w:bCs/>
                <w:sz w:val="18"/>
                <w:szCs w:val="18"/>
              </w:rPr>
              <w:t>Menopausal status</w:t>
            </w:r>
          </w:p>
        </w:tc>
        <w:tc>
          <w:tcPr>
            <w:tcW w:w="391" w:type="pct"/>
            <w:vAlign w:val="center"/>
          </w:tcPr>
          <w:p w14:paraId="40DBF584"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5166A3FE"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69AE1559"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5675DB83"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027304D0" w14:textId="77777777" w:rsidR="00F60BCB" w:rsidRPr="00215B5A" w:rsidRDefault="00F60BCB" w:rsidP="00F60BCB">
            <w:pPr>
              <w:jc w:val="center"/>
              <w:rPr>
                <w:rFonts w:ascii="Times New Roman" w:hAnsi="Times New Roman" w:cs="Times New Roman"/>
                <w:sz w:val="18"/>
                <w:szCs w:val="18"/>
              </w:rPr>
            </w:pPr>
          </w:p>
        </w:tc>
        <w:tc>
          <w:tcPr>
            <w:tcW w:w="714" w:type="pct"/>
          </w:tcPr>
          <w:p w14:paraId="118C5956" w14:textId="77777777" w:rsidR="00F60BCB" w:rsidRPr="00215B5A" w:rsidRDefault="00F60BCB" w:rsidP="00F60BCB">
            <w:pPr>
              <w:jc w:val="center"/>
              <w:rPr>
                <w:rFonts w:ascii="Times New Roman" w:hAnsi="Times New Roman" w:cs="Times New Roman"/>
                <w:sz w:val="18"/>
                <w:szCs w:val="18"/>
              </w:rPr>
            </w:pPr>
          </w:p>
        </w:tc>
      </w:tr>
      <w:tr w:rsidR="00215B5A" w:rsidRPr="00215B5A" w14:paraId="6BCA47E2" w14:textId="77777777" w:rsidTr="00215B5A">
        <w:tblPrEx>
          <w:tblW w:w="4808" w:type="pct"/>
          <w:tblBorders>
            <w:insideH w:val="none" w:sz="0" w:space="0" w:color="auto"/>
            <w:insideV w:val="none" w:sz="0" w:space="0" w:color="auto"/>
          </w:tblBorders>
          <w:tblPrExChange w:id="409"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410" w:author="Peng, Mia Qing" w:date="2022-11-13T16:27:00Z">
              <w:tcPr>
                <w:tcW w:w="954" w:type="pct"/>
                <w:vAlign w:val="center"/>
              </w:tcPr>
            </w:tcPrChange>
          </w:tcPr>
          <w:p w14:paraId="0BE0F78C"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Pre- or peri- menopausal</w:t>
            </w:r>
          </w:p>
        </w:tc>
        <w:tc>
          <w:tcPr>
            <w:tcW w:w="391" w:type="pct"/>
            <w:tcBorders>
              <w:top w:val="nil"/>
              <w:left w:val="nil"/>
              <w:bottom w:val="nil"/>
              <w:right w:val="nil"/>
            </w:tcBorders>
            <w:shd w:val="clear" w:color="auto" w:fill="auto"/>
            <w:vAlign w:val="center"/>
            <w:tcPrChange w:id="411" w:author="Peng, Mia Qing" w:date="2022-11-13T16:27:00Z">
              <w:tcPr>
                <w:tcW w:w="391" w:type="pct"/>
                <w:tcBorders>
                  <w:top w:val="nil"/>
                  <w:left w:val="nil"/>
                  <w:bottom w:val="nil"/>
                  <w:right w:val="nil"/>
                </w:tcBorders>
                <w:shd w:val="clear" w:color="auto" w:fill="auto"/>
                <w:vAlign w:val="center"/>
              </w:tcPr>
            </w:tcPrChange>
          </w:tcPr>
          <w:p w14:paraId="50857420"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913</w:t>
            </w:r>
          </w:p>
        </w:tc>
        <w:tc>
          <w:tcPr>
            <w:tcW w:w="755" w:type="pct"/>
            <w:tcBorders>
              <w:top w:val="nil"/>
              <w:left w:val="nil"/>
              <w:bottom w:val="nil"/>
              <w:right w:val="nil"/>
            </w:tcBorders>
            <w:shd w:val="clear" w:color="auto" w:fill="auto"/>
            <w:vAlign w:val="bottom"/>
            <w:tcPrChange w:id="412" w:author="Peng, Mia Qing" w:date="2022-11-13T16:27:00Z">
              <w:tcPr>
                <w:tcW w:w="755" w:type="pct"/>
                <w:tcBorders>
                  <w:top w:val="nil"/>
                  <w:left w:val="nil"/>
                  <w:bottom w:val="nil"/>
                  <w:right w:val="nil"/>
                </w:tcBorders>
                <w:shd w:val="clear" w:color="auto" w:fill="auto"/>
                <w:vAlign w:val="bottom"/>
              </w:tcPr>
            </w:tcPrChange>
          </w:tcPr>
          <w:p w14:paraId="2AC4C74B"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10.31</w:t>
            </w:r>
            <w:r w:rsidRPr="00215B5A">
              <w:rPr>
                <w:rFonts w:ascii="Times New Roman" w:hAnsi="Times New Roman" w:cs="Times New Roman"/>
                <w:color w:val="000000"/>
                <w:sz w:val="18"/>
                <w:szCs w:val="18"/>
              </w:rPr>
              <w:br/>
              <w:t>(5.96, 18.31)</w:t>
            </w:r>
          </w:p>
        </w:tc>
        <w:tc>
          <w:tcPr>
            <w:tcW w:w="755" w:type="pct"/>
            <w:tcBorders>
              <w:top w:val="nil"/>
              <w:left w:val="nil"/>
              <w:bottom w:val="nil"/>
              <w:right w:val="nil"/>
            </w:tcBorders>
            <w:shd w:val="clear" w:color="auto" w:fill="auto"/>
            <w:vAlign w:val="bottom"/>
            <w:tcPrChange w:id="413" w:author="Peng, Mia Qing" w:date="2022-11-13T16:27:00Z">
              <w:tcPr>
                <w:tcW w:w="755" w:type="pct"/>
                <w:tcBorders>
                  <w:top w:val="nil"/>
                  <w:left w:val="nil"/>
                  <w:bottom w:val="nil"/>
                  <w:right w:val="nil"/>
                </w:tcBorders>
                <w:shd w:val="clear" w:color="auto" w:fill="auto"/>
                <w:vAlign w:val="bottom"/>
              </w:tcPr>
            </w:tcPrChange>
          </w:tcPr>
          <w:p w14:paraId="5A1E4FA7"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4.54</w:t>
            </w:r>
            <w:r w:rsidRPr="00215B5A">
              <w:rPr>
                <w:rFonts w:ascii="Times New Roman" w:hAnsi="Times New Roman" w:cs="Times New Roman"/>
                <w:color w:val="000000"/>
                <w:sz w:val="18"/>
                <w:szCs w:val="18"/>
              </w:rPr>
              <w:br/>
              <w:t>(2.75, 7.90)</w:t>
            </w:r>
          </w:p>
        </w:tc>
        <w:tc>
          <w:tcPr>
            <w:tcW w:w="715" w:type="pct"/>
            <w:tcBorders>
              <w:top w:val="nil"/>
              <w:left w:val="nil"/>
              <w:bottom w:val="nil"/>
              <w:right w:val="nil"/>
            </w:tcBorders>
            <w:shd w:val="clear" w:color="auto" w:fill="auto"/>
            <w:vAlign w:val="bottom"/>
            <w:tcPrChange w:id="414" w:author="Peng, Mia Qing" w:date="2022-11-13T16:27:00Z">
              <w:tcPr>
                <w:tcW w:w="715" w:type="pct"/>
                <w:tcBorders>
                  <w:top w:val="nil"/>
                  <w:left w:val="nil"/>
                  <w:bottom w:val="nil"/>
                  <w:right w:val="nil"/>
                </w:tcBorders>
                <w:shd w:val="clear" w:color="auto" w:fill="auto"/>
                <w:vAlign w:val="bottom"/>
              </w:tcPr>
            </w:tcPrChange>
          </w:tcPr>
          <w:p w14:paraId="57E2977A"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2.73</w:t>
            </w:r>
            <w:r w:rsidRPr="00215B5A">
              <w:rPr>
                <w:rFonts w:ascii="Times New Roman" w:hAnsi="Times New Roman" w:cs="Times New Roman"/>
                <w:color w:val="000000"/>
                <w:sz w:val="18"/>
                <w:szCs w:val="18"/>
              </w:rPr>
              <w:br/>
              <w:t>(1.54, 4.91)</w:t>
            </w:r>
          </w:p>
        </w:tc>
        <w:tc>
          <w:tcPr>
            <w:tcW w:w="715" w:type="pct"/>
            <w:tcBorders>
              <w:top w:val="nil"/>
              <w:left w:val="nil"/>
              <w:bottom w:val="nil"/>
              <w:right w:val="nil"/>
            </w:tcBorders>
            <w:shd w:val="clear" w:color="auto" w:fill="auto"/>
            <w:vAlign w:val="bottom"/>
            <w:tcPrChange w:id="415" w:author="Peng, Mia Qing" w:date="2022-11-13T16:27:00Z">
              <w:tcPr>
                <w:tcW w:w="715" w:type="pct"/>
                <w:tcBorders>
                  <w:top w:val="nil"/>
                  <w:left w:val="nil"/>
                  <w:bottom w:val="nil"/>
                  <w:right w:val="nil"/>
                </w:tcBorders>
                <w:shd w:val="clear" w:color="auto" w:fill="auto"/>
                <w:vAlign w:val="bottom"/>
              </w:tcPr>
            </w:tcPrChange>
          </w:tcPr>
          <w:p w14:paraId="2ADA0D0C"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2.69</w:t>
            </w:r>
            <w:r w:rsidRPr="00215B5A">
              <w:rPr>
                <w:rFonts w:ascii="Times New Roman" w:hAnsi="Times New Roman" w:cs="Times New Roman"/>
                <w:color w:val="000000"/>
                <w:sz w:val="18"/>
                <w:szCs w:val="18"/>
              </w:rPr>
              <w:br/>
              <w:t>(1.73, 4.26)</w:t>
            </w:r>
          </w:p>
        </w:tc>
        <w:tc>
          <w:tcPr>
            <w:tcW w:w="714" w:type="pct"/>
            <w:tcBorders>
              <w:top w:val="nil"/>
              <w:left w:val="nil"/>
              <w:bottom w:val="nil"/>
              <w:right w:val="single" w:sz="4" w:space="0" w:color="auto"/>
            </w:tcBorders>
            <w:shd w:val="clear" w:color="auto" w:fill="auto"/>
            <w:vAlign w:val="bottom"/>
            <w:tcPrChange w:id="416" w:author="Peng, Mia Qing" w:date="2022-11-13T16:27:00Z">
              <w:tcPr>
                <w:tcW w:w="714" w:type="pct"/>
                <w:tcBorders>
                  <w:top w:val="nil"/>
                  <w:left w:val="nil"/>
                  <w:bottom w:val="nil"/>
                  <w:right w:val="single" w:sz="4" w:space="0" w:color="auto"/>
                </w:tcBorders>
                <w:shd w:val="clear" w:color="auto" w:fill="auto"/>
                <w:vAlign w:val="bottom"/>
              </w:tcPr>
            </w:tcPrChange>
          </w:tcPr>
          <w:p w14:paraId="0A334427" w14:textId="719A6432" w:rsidR="00215B5A" w:rsidRPr="00215B5A" w:rsidRDefault="00215B5A" w:rsidP="00215B5A">
            <w:pPr>
              <w:jc w:val="center"/>
              <w:rPr>
                <w:rFonts w:ascii="Times New Roman" w:hAnsi="Times New Roman" w:cs="Times New Roman"/>
                <w:color w:val="000000"/>
                <w:sz w:val="18"/>
                <w:szCs w:val="18"/>
              </w:rPr>
            </w:pPr>
            <w:ins w:id="417" w:author="Peng, Mia Qing" w:date="2022-11-13T16:26:00Z">
              <w:r w:rsidRPr="00215B5A">
                <w:rPr>
                  <w:rFonts w:ascii="Times New Roman" w:hAnsi="Times New Roman" w:cs="Times New Roman"/>
                  <w:color w:val="000000"/>
                  <w:sz w:val="18"/>
                  <w:szCs w:val="18"/>
                  <w:rPrChange w:id="418" w:author="Peng, Mia Qing" w:date="2022-11-13T16:27:00Z">
                    <w:rPr>
                      <w:rFonts w:ascii="Calibri" w:hAnsi="Calibri" w:cs="Calibri"/>
                      <w:color w:val="000000"/>
                    </w:rPr>
                  </w:rPrChange>
                </w:rPr>
                <w:t>0.27</w:t>
              </w:r>
              <w:r w:rsidRPr="00215B5A">
                <w:rPr>
                  <w:rFonts w:ascii="Times New Roman" w:hAnsi="Times New Roman" w:cs="Times New Roman"/>
                  <w:color w:val="000000"/>
                  <w:sz w:val="18"/>
                  <w:szCs w:val="18"/>
                  <w:rPrChange w:id="419" w:author="Peng, Mia Qing" w:date="2022-11-13T16:27:00Z">
                    <w:rPr>
                      <w:rFonts w:ascii="Calibri" w:hAnsi="Calibri" w:cs="Calibri"/>
                      <w:color w:val="000000"/>
                    </w:rPr>
                  </w:rPrChange>
                </w:rPr>
                <w:br/>
                <w:t>(0.16, 0.45)</w:t>
              </w:r>
            </w:ins>
            <w:del w:id="420" w:author="Peng, Mia Qing" w:date="2022-11-13T16:26:00Z">
              <w:r w:rsidRPr="00215B5A" w:rsidDel="000A34FF">
                <w:rPr>
                  <w:rFonts w:ascii="Times New Roman" w:hAnsi="Times New Roman" w:cs="Times New Roman"/>
                  <w:color w:val="000000"/>
                  <w:sz w:val="18"/>
                  <w:szCs w:val="18"/>
                </w:rPr>
                <w:delText>0.09</w:delText>
              </w:r>
              <w:r w:rsidRPr="00215B5A" w:rsidDel="000A34FF">
                <w:rPr>
                  <w:rFonts w:ascii="Times New Roman" w:hAnsi="Times New Roman" w:cs="Times New Roman"/>
                  <w:color w:val="000000"/>
                  <w:sz w:val="18"/>
                  <w:szCs w:val="18"/>
                </w:rPr>
                <w:br/>
                <w:delText>(0.05, 0.14)</w:delText>
              </w:r>
            </w:del>
          </w:p>
        </w:tc>
      </w:tr>
      <w:tr w:rsidR="00215B5A" w:rsidRPr="00215B5A" w14:paraId="713AA0E6" w14:textId="77777777" w:rsidTr="00215B5A">
        <w:tblPrEx>
          <w:tblW w:w="4808" w:type="pct"/>
          <w:tblBorders>
            <w:insideH w:val="none" w:sz="0" w:space="0" w:color="auto"/>
            <w:insideV w:val="none" w:sz="0" w:space="0" w:color="auto"/>
          </w:tblBorders>
          <w:tblPrExChange w:id="421"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422" w:author="Peng, Mia Qing" w:date="2022-11-13T16:27:00Z">
              <w:tcPr>
                <w:tcW w:w="954" w:type="pct"/>
                <w:vAlign w:val="center"/>
              </w:tcPr>
            </w:tcPrChange>
          </w:tcPr>
          <w:p w14:paraId="4A34A063"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Natural/surgical menopause</w:t>
            </w:r>
          </w:p>
        </w:tc>
        <w:tc>
          <w:tcPr>
            <w:tcW w:w="391" w:type="pct"/>
            <w:tcBorders>
              <w:top w:val="nil"/>
              <w:left w:val="nil"/>
              <w:bottom w:val="nil"/>
              <w:right w:val="nil"/>
            </w:tcBorders>
            <w:shd w:val="clear" w:color="auto" w:fill="auto"/>
            <w:vAlign w:val="center"/>
            <w:tcPrChange w:id="423" w:author="Peng, Mia Qing" w:date="2022-11-13T16:27:00Z">
              <w:tcPr>
                <w:tcW w:w="391" w:type="pct"/>
                <w:tcBorders>
                  <w:top w:val="nil"/>
                  <w:left w:val="nil"/>
                  <w:bottom w:val="nil"/>
                  <w:right w:val="nil"/>
                </w:tcBorders>
                <w:shd w:val="clear" w:color="auto" w:fill="auto"/>
                <w:vAlign w:val="center"/>
              </w:tcPr>
            </w:tcPrChange>
          </w:tcPr>
          <w:p w14:paraId="5FF9D665"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186</w:t>
            </w:r>
          </w:p>
        </w:tc>
        <w:tc>
          <w:tcPr>
            <w:tcW w:w="755" w:type="pct"/>
            <w:tcBorders>
              <w:top w:val="nil"/>
              <w:left w:val="nil"/>
              <w:bottom w:val="nil"/>
              <w:right w:val="nil"/>
            </w:tcBorders>
            <w:shd w:val="clear" w:color="auto" w:fill="auto"/>
            <w:vAlign w:val="bottom"/>
            <w:tcPrChange w:id="424" w:author="Peng, Mia Qing" w:date="2022-11-13T16:27:00Z">
              <w:tcPr>
                <w:tcW w:w="755" w:type="pct"/>
                <w:tcBorders>
                  <w:top w:val="nil"/>
                  <w:left w:val="nil"/>
                  <w:bottom w:val="nil"/>
                  <w:right w:val="nil"/>
                </w:tcBorders>
                <w:shd w:val="clear" w:color="auto" w:fill="auto"/>
                <w:vAlign w:val="bottom"/>
              </w:tcPr>
            </w:tcPrChange>
          </w:tcPr>
          <w:p w14:paraId="0EA2D821"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9.53</w:t>
            </w:r>
            <w:r w:rsidRPr="00215B5A">
              <w:rPr>
                <w:rFonts w:ascii="Times New Roman" w:hAnsi="Times New Roman" w:cs="Times New Roman"/>
                <w:color w:val="000000"/>
                <w:sz w:val="18"/>
                <w:szCs w:val="18"/>
              </w:rPr>
              <w:br/>
              <w:t>(4.57, 18.12)</w:t>
            </w:r>
          </w:p>
        </w:tc>
        <w:tc>
          <w:tcPr>
            <w:tcW w:w="755" w:type="pct"/>
            <w:tcBorders>
              <w:top w:val="nil"/>
              <w:left w:val="nil"/>
              <w:bottom w:val="nil"/>
              <w:right w:val="nil"/>
            </w:tcBorders>
            <w:shd w:val="clear" w:color="auto" w:fill="auto"/>
            <w:vAlign w:val="bottom"/>
            <w:tcPrChange w:id="425" w:author="Peng, Mia Qing" w:date="2022-11-13T16:27:00Z">
              <w:tcPr>
                <w:tcW w:w="755" w:type="pct"/>
                <w:tcBorders>
                  <w:top w:val="nil"/>
                  <w:left w:val="nil"/>
                  <w:bottom w:val="nil"/>
                  <w:right w:val="nil"/>
                </w:tcBorders>
                <w:shd w:val="clear" w:color="auto" w:fill="auto"/>
                <w:vAlign w:val="bottom"/>
              </w:tcPr>
            </w:tcPrChange>
          </w:tcPr>
          <w:p w14:paraId="184A31FF"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4.13</w:t>
            </w:r>
            <w:r w:rsidRPr="00215B5A">
              <w:rPr>
                <w:rFonts w:ascii="Times New Roman" w:hAnsi="Times New Roman" w:cs="Times New Roman"/>
                <w:color w:val="000000"/>
                <w:sz w:val="18"/>
                <w:szCs w:val="18"/>
              </w:rPr>
              <w:br/>
              <w:t>(2.33, 6.74)</w:t>
            </w:r>
          </w:p>
        </w:tc>
        <w:tc>
          <w:tcPr>
            <w:tcW w:w="715" w:type="pct"/>
            <w:tcBorders>
              <w:top w:val="nil"/>
              <w:left w:val="nil"/>
              <w:bottom w:val="nil"/>
              <w:right w:val="nil"/>
            </w:tcBorders>
            <w:shd w:val="clear" w:color="auto" w:fill="auto"/>
            <w:vAlign w:val="bottom"/>
            <w:tcPrChange w:id="426" w:author="Peng, Mia Qing" w:date="2022-11-13T16:27:00Z">
              <w:tcPr>
                <w:tcW w:w="715" w:type="pct"/>
                <w:tcBorders>
                  <w:top w:val="nil"/>
                  <w:left w:val="nil"/>
                  <w:bottom w:val="nil"/>
                  <w:right w:val="nil"/>
                </w:tcBorders>
                <w:shd w:val="clear" w:color="auto" w:fill="auto"/>
                <w:vAlign w:val="bottom"/>
              </w:tcPr>
            </w:tcPrChange>
          </w:tcPr>
          <w:p w14:paraId="716CCC77"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2.36</w:t>
            </w:r>
            <w:r w:rsidRPr="00215B5A">
              <w:rPr>
                <w:rFonts w:ascii="Times New Roman" w:hAnsi="Times New Roman" w:cs="Times New Roman"/>
                <w:color w:val="000000"/>
                <w:sz w:val="18"/>
                <w:szCs w:val="18"/>
              </w:rPr>
              <w:br/>
              <w:t>(1.31, 5.00)</w:t>
            </w:r>
          </w:p>
        </w:tc>
        <w:tc>
          <w:tcPr>
            <w:tcW w:w="715" w:type="pct"/>
            <w:tcBorders>
              <w:top w:val="nil"/>
              <w:left w:val="nil"/>
              <w:bottom w:val="nil"/>
              <w:right w:val="nil"/>
            </w:tcBorders>
            <w:shd w:val="clear" w:color="auto" w:fill="auto"/>
            <w:vAlign w:val="bottom"/>
            <w:tcPrChange w:id="427" w:author="Peng, Mia Qing" w:date="2022-11-13T16:27:00Z">
              <w:tcPr>
                <w:tcW w:w="715" w:type="pct"/>
                <w:tcBorders>
                  <w:top w:val="nil"/>
                  <w:left w:val="nil"/>
                  <w:bottom w:val="nil"/>
                  <w:right w:val="nil"/>
                </w:tcBorders>
                <w:shd w:val="clear" w:color="auto" w:fill="auto"/>
                <w:vAlign w:val="bottom"/>
              </w:tcPr>
            </w:tcPrChange>
          </w:tcPr>
          <w:p w14:paraId="75ECE059"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2.11</w:t>
            </w:r>
            <w:r w:rsidRPr="00215B5A">
              <w:rPr>
                <w:rFonts w:ascii="Times New Roman" w:hAnsi="Times New Roman" w:cs="Times New Roman"/>
                <w:color w:val="000000"/>
                <w:sz w:val="18"/>
                <w:szCs w:val="18"/>
              </w:rPr>
              <w:br/>
              <w:t>(1.49, 4.04)</w:t>
            </w:r>
          </w:p>
        </w:tc>
        <w:tc>
          <w:tcPr>
            <w:tcW w:w="714" w:type="pct"/>
            <w:tcBorders>
              <w:top w:val="nil"/>
              <w:left w:val="nil"/>
              <w:bottom w:val="nil"/>
              <w:right w:val="single" w:sz="4" w:space="0" w:color="auto"/>
            </w:tcBorders>
            <w:shd w:val="clear" w:color="auto" w:fill="auto"/>
            <w:vAlign w:val="bottom"/>
            <w:tcPrChange w:id="428" w:author="Peng, Mia Qing" w:date="2022-11-13T16:27:00Z">
              <w:tcPr>
                <w:tcW w:w="714" w:type="pct"/>
                <w:tcBorders>
                  <w:top w:val="nil"/>
                  <w:left w:val="nil"/>
                  <w:bottom w:val="nil"/>
                  <w:right w:val="single" w:sz="4" w:space="0" w:color="auto"/>
                </w:tcBorders>
                <w:shd w:val="clear" w:color="auto" w:fill="auto"/>
                <w:vAlign w:val="bottom"/>
              </w:tcPr>
            </w:tcPrChange>
          </w:tcPr>
          <w:p w14:paraId="1B679E8F" w14:textId="43987123" w:rsidR="00215B5A" w:rsidRPr="00215B5A" w:rsidRDefault="00215B5A" w:rsidP="00215B5A">
            <w:pPr>
              <w:jc w:val="center"/>
              <w:rPr>
                <w:rFonts w:ascii="Times New Roman" w:hAnsi="Times New Roman" w:cs="Times New Roman"/>
                <w:color w:val="000000"/>
                <w:sz w:val="18"/>
                <w:szCs w:val="18"/>
              </w:rPr>
            </w:pPr>
            <w:ins w:id="429" w:author="Peng, Mia Qing" w:date="2022-11-13T16:26:00Z">
              <w:r w:rsidRPr="00215B5A">
                <w:rPr>
                  <w:rFonts w:ascii="Times New Roman" w:hAnsi="Times New Roman" w:cs="Times New Roman"/>
                  <w:color w:val="000000"/>
                  <w:sz w:val="18"/>
                  <w:szCs w:val="18"/>
                  <w:rPrChange w:id="430" w:author="Peng, Mia Qing" w:date="2022-11-13T16:27:00Z">
                    <w:rPr>
                      <w:rFonts w:ascii="Calibri" w:hAnsi="Calibri" w:cs="Calibri"/>
                      <w:color w:val="000000"/>
                    </w:rPr>
                  </w:rPrChange>
                </w:rPr>
                <w:t>0.25</w:t>
              </w:r>
              <w:r w:rsidRPr="00215B5A">
                <w:rPr>
                  <w:rFonts w:ascii="Times New Roman" w:hAnsi="Times New Roman" w:cs="Times New Roman"/>
                  <w:color w:val="000000"/>
                  <w:sz w:val="18"/>
                  <w:szCs w:val="18"/>
                  <w:rPrChange w:id="431" w:author="Peng, Mia Qing" w:date="2022-11-13T16:27:00Z">
                    <w:rPr>
                      <w:rFonts w:ascii="Calibri" w:hAnsi="Calibri" w:cs="Calibri"/>
                      <w:color w:val="000000"/>
                    </w:rPr>
                  </w:rPrChange>
                </w:rPr>
                <w:br/>
                <w:t>(0.14, 0.50)</w:t>
              </w:r>
            </w:ins>
            <w:del w:id="432" w:author="Peng, Mia Qing" w:date="2022-11-13T16:26:00Z">
              <w:r w:rsidRPr="00215B5A" w:rsidDel="000A34FF">
                <w:rPr>
                  <w:rFonts w:ascii="Times New Roman" w:hAnsi="Times New Roman" w:cs="Times New Roman"/>
                  <w:color w:val="000000"/>
                  <w:sz w:val="18"/>
                  <w:szCs w:val="18"/>
                </w:rPr>
                <w:delText>0.08</w:delText>
              </w:r>
              <w:r w:rsidRPr="00215B5A" w:rsidDel="000A34FF">
                <w:rPr>
                  <w:rFonts w:ascii="Times New Roman" w:hAnsi="Times New Roman" w:cs="Times New Roman"/>
                  <w:color w:val="000000"/>
                  <w:sz w:val="18"/>
                  <w:szCs w:val="18"/>
                </w:rPr>
                <w:br/>
                <w:delText>(0.04, 0.13)</w:delText>
              </w:r>
            </w:del>
          </w:p>
        </w:tc>
      </w:tr>
      <w:tr w:rsidR="00215B5A" w:rsidRPr="00215B5A" w14:paraId="67F3F572" w14:textId="77777777" w:rsidTr="00215B5A">
        <w:tblPrEx>
          <w:tblW w:w="4808" w:type="pct"/>
          <w:tblBorders>
            <w:insideH w:val="none" w:sz="0" w:space="0" w:color="auto"/>
            <w:insideV w:val="none" w:sz="0" w:space="0" w:color="auto"/>
          </w:tblBorders>
          <w:tblPrExChange w:id="433"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434" w:author="Peng, Mia Qing" w:date="2022-11-13T16:27:00Z">
              <w:tcPr>
                <w:tcW w:w="954" w:type="pct"/>
                <w:vAlign w:val="center"/>
              </w:tcPr>
            </w:tcPrChange>
          </w:tcPr>
          <w:p w14:paraId="713B864C"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Unknown due to hormone therapy</w:t>
            </w:r>
          </w:p>
        </w:tc>
        <w:tc>
          <w:tcPr>
            <w:tcW w:w="391" w:type="pct"/>
            <w:tcBorders>
              <w:top w:val="nil"/>
              <w:left w:val="nil"/>
              <w:bottom w:val="nil"/>
              <w:right w:val="nil"/>
            </w:tcBorders>
            <w:shd w:val="clear" w:color="auto" w:fill="auto"/>
            <w:vAlign w:val="center"/>
            <w:tcPrChange w:id="435" w:author="Peng, Mia Qing" w:date="2022-11-13T16:27:00Z">
              <w:tcPr>
                <w:tcW w:w="391" w:type="pct"/>
                <w:tcBorders>
                  <w:top w:val="nil"/>
                  <w:left w:val="nil"/>
                  <w:bottom w:val="nil"/>
                  <w:right w:val="nil"/>
                </w:tcBorders>
                <w:shd w:val="clear" w:color="auto" w:fill="auto"/>
                <w:vAlign w:val="center"/>
              </w:tcPr>
            </w:tcPrChange>
          </w:tcPr>
          <w:p w14:paraId="139BFD6F"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194</w:t>
            </w:r>
          </w:p>
        </w:tc>
        <w:tc>
          <w:tcPr>
            <w:tcW w:w="755" w:type="pct"/>
            <w:tcBorders>
              <w:top w:val="nil"/>
              <w:left w:val="nil"/>
              <w:bottom w:val="nil"/>
              <w:right w:val="nil"/>
            </w:tcBorders>
            <w:shd w:val="clear" w:color="auto" w:fill="auto"/>
            <w:vAlign w:val="bottom"/>
            <w:tcPrChange w:id="436" w:author="Peng, Mia Qing" w:date="2022-11-13T16:27:00Z">
              <w:tcPr>
                <w:tcW w:w="755" w:type="pct"/>
                <w:tcBorders>
                  <w:top w:val="nil"/>
                  <w:left w:val="nil"/>
                  <w:bottom w:val="nil"/>
                  <w:right w:val="nil"/>
                </w:tcBorders>
                <w:shd w:val="clear" w:color="auto" w:fill="auto"/>
                <w:vAlign w:val="bottom"/>
              </w:tcPr>
            </w:tcPrChange>
          </w:tcPr>
          <w:p w14:paraId="62564D7C"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11.28</w:t>
            </w:r>
            <w:r w:rsidRPr="00215B5A">
              <w:rPr>
                <w:rFonts w:ascii="Times New Roman" w:hAnsi="Times New Roman" w:cs="Times New Roman"/>
                <w:color w:val="000000"/>
                <w:sz w:val="18"/>
                <w:szCs w:val="18"/>
              </w:rPr>
              <w:br/>
              <w:t>(6.66, 18.32)</w:t>
            </w:r>
          </w:p>
        </w:tc>
        <w:tc>
          <w:tcPr>
            <w:tcW w:w="755" w:type="pct"/>
            <w:tcBorders>
              <w:top w:val="nil"/>
              <w:left w:val="nil"/>
              <w:bottom w:val="nil"/>
              <w:right w:val="nil"/>
            </w:tcBorders>
            <w:shd w:val="clear" w:color="auto" w:fill="auto"/>
            <w:vAlign w:val="bottom"/>
            <w:tcPrChange w:id="437" w:author="Peng, Mia Qing" w:date="2022-11-13T16:27:00Z">
              <w:tcPr>
                <w:tcW w:w="755" w:type="pct"/>
                <w:tcBorders>
                  <w:top w:val="nil"/>
                  <w:left w:val="nil"/>
                  <w:bottom w:val="nil"/>
                  <w:right w:val="nil"/>
                </w:tcBorders>
                <w:shd w:val="clear" w:color="auto" w:fill="auto"/>
                <w:vAlign w:val="bottom"/>
              </w:tcPr>
            </w:tcPrChange>
          </w:tcPr>
          <w:p w14:paraId="23E776CC"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4.32</w:t>
            </w:r>
            <w:r w:rsidRPr="00215B5A">
              <w:rPr>
                <w:rFonts w:ascii="Times New Roman" w:hAnsi="Times New Roman" w:cs="Times New Roman"/>
                <w:color w:val="000000"/>
                <w:sz w:val="18"/>
                <w:szCs w:val="18"/>
              </w:rPr>
              <w:br/>
              <w:t>(2.49, 8.05)</w:t>
            </w:r>
          </w:p>
        </w:tc>
        <w:tc>
          <w:tcPr>
            <w:tcW w:w="715" w:type="pct"/>
            <w:tcBorders>
              <w:top w:val="nil"/>
              <w:left w:val="nil"/>
              <w:bottom w:val="nil"/>
              <w:right w:val="nil"/>
            </w:tcBorders>
            <w:shd w:val="clear" w:color="auto" w:fill="auto"/>
            <w:vAlign w:val="bottom"/>
            <w:tcPrChange w:id="438" w:author="Peng, Mia Qing" w:date="2022-11-13T16:27:00Z">
              <w:tcPr>
                <w:tcW w:w="715" w:type="pct"/>
                <w:tcBorders>
                  <w:top w:val="nil"/>
                  <w:left w:val="nil"/>
                  <w:bottom w:val="nil"/>
                  <w:right w:val="nil"/>
                </w:tcBorders>
                <w:shd w:val="clear" w:color="auto" w:fill="auto"/>
                <w:vAlign w:val="bottom"/>
              </w:tcPr>
            </w:tcPrChange>
          </w:tcPr>
          <w:p w14:paraId="01C54768"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2.69</w:t>
            </w:r>
            <w:r w:rsidRPr="00215B5A">
              <w:rPr>
                <w:rFonts w:ascii="Times New Roman" w:hAnsi="Times New Roman" w:cs="Times New Roman"/>
                <w:color w:val="000000"/>
                <w:sz w:val="18"/>
                <w:szCs w:val="18"/>
              </w:rPr>
              <w:br/>
              <w:t>(1.47, 5.18)</w:t>
            </w:r>
          </w:p>
        </w:tc>
        <w:tc>
          <w:tcPr>
            <w:tcW w:w="715" w:type="pct"/>
            <w:tcBorders>
              <w:top w:val="nil"/>
              <w:left w:val="nil"/>
              <w:bottom w:val="nil"/>
              <w:right w:val="nil"/>
            </w:tcBorders>
            <w:shd w:val="clear" w:color="auto" w:fill="auto"/>
            <w:vAlign w:val="bottom"/>
            <w:tcPrChange w:id="439" w:author="Peng, Mia Qing" w:date="2022-11-13T16:27:00Z">
              <w:tcPr>
                <w:tcW w:w="715" w:type="pct"/>
                <w:tcBorders>
                  <w:top w:val="nil"/>
                  <w:left w:val="nil"/>
                  <w:bottom w:val="nil"/>
                  <w:right w:val="nil"/>
                </w:tcBorders>
                <w:shd w:val="clear" w:color="auto" w:fill="auto"/>
                <w:vAlign w:val="bottom"/>
              </w:tcPr>
            </w:tcPrChange>
          </w:tcPr>
          <w:p w14:paraId="0851055A"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3.00</w:t>
            </w:r>
            <w:r w:rsidRPr="00215B5A">
              <w:rPr>
                <w:rFonts w:ascii="Times New Roman" w:hAnsi="Times New Roman" w:cs="Times New Roman"/>
                <w:color w:val="000000"/>
                <w:sz w:val="18"/>
                <w:szCs w:val="18"/>
              </w:rPr>
              <w:br/>
              <w:t>(1.96, 4.52)</w:t>
            </w:r>
          </w:p>
        </w:tc>
        <w:tc>
          <w:tcPr>
            <w:tcW w:w="714" w:type="pct"/>
            <w:tcBorders>
              <w:top w:val="nil"/>
              <w:left w:val="nil"/>
              <w:bottom w:val="nil"/>
              <w:right w:val="single" w:sz="4" w:space="0" w:color="auto"/>
            </w:tcBorders>
            <w:shd w:val="clear" w:color="auto" w:fill="auto"/>
            <w:vAlign w:val="bottom"/>
            <w:tcPrChange w:id="440" w:author="Peng, Mia Qing" w:date="2022-11-13T16:27:00Z">
              <w:tcPr>
                <w:tcW w:w="714" w:type="pct"/>
                <w:tcBorders>
                  <w:top w:val="nil"/>
                  <w:left w:val="nil"/>
                  <w:bottom w:val="nil"/>
                  <w:right w:val="single" w:sz="4" w:space="0" w:color="auto"/>
                </w:tcBorders>
                <w:shd w:val="clear" w:color="auto" w:fill="auto"/>
                <w:vAlign w:val="bottom"/>
              </w:tcPr>
            </w:tcPrChange>
          </w:tcPr>
          <w:p w14:paraId="2746F363" w14:textId="0EC41A5B" w:rsidR="00215B5A" w:rsidRPr="00215B5A" w:rsidRDefault="00215B5A" w:rsidP="00215B5A">
            <w:pPr>
              <w:jc w:val="center"/>
              <w:rPr>
                <w:rFonts w:ascii="Times New Roman" w:hAnsi="Times New Roman" w:cs="Times New Roman"/>
                <w:color w:val="000000"/>
                <w:sz w:val="18"/>
                <w:szCs w:val="18"/>
              </w:rPr>
            </w:pPr>
            <w:ins w:id="441" w:author="Peng, Mia Qing" w:date="2022-11-13T16:26:00Z">
              <w:r w:rsidRPr="00215B5A">
                <w:rPr>
                  <w:rFonts w:ascii="Times New Roman" w:hAnsi="Times New Roman" w:cs="Times New Roman"/>
                  <w:color w:val="000000"/>
                  <w:sz w:val="18"/>
                  <w:szCs w:val="18"/>
                  <w:rPrChange w:id="442" w:author="Peng, Mia Qing" w:date="2022-11-13T16:27:00Z">
                    <w:rPr>
                      <w:rFonts w:ascii="Calibri" w:hAnsi="Calibri" w:cs="Calibri"/>
                      <w:color w:val="000000"/>
                    </w:rPr>
                  </w:rPrChange>
                </w:rPr>
                <w:t>0.27</w:t>
              </w:r>
              <w:r w:rsidRPr="00215B5A">
                <w:rPr>
                  <w:rFonts w:ascii="Times New Roman" w:hAnsi="Times New Roman" w:cs="Times New Roman"/>
                  <w:color w:val="000000"/>
                  <w:sz w:val="18"/>
                  <w:szCs w:val="18"/>
                  <w:rPrChange w:id="443" w:author="Peng, Mia Qing" w:date="2022-11-13T16:27:00Z">
                    <w:rPr>
                      <w:rFonts w:ascii="Calibri" w:hAnsi="Calibri" w:cs="Calibri"/>
                      <w:color w:val="000000"/>
                    </w:rPr>
                  </w:rPrChange>
                </w:rPr>
                <w:br/>
                <w:t>(0.15, 0.49)</w:t>
              </w:r>
            </w:ins>
            <w:del w:id="444" w:author="Peng, Mia Qing" w:date="2022-11-13T16:26:00Z">
              <w:r w:rsidRPr="00215B5A" w:rsidDel="000A34FF">
                <w:rPr>
                  <w:rFonts w:ascii="Times New Roman" w:hAnsi="Times New Roman" w:cs="Times New Roman"/>
                  <w:color w:val="000000"/>
                  <w:sz w:val="18"/>
                  <w:szCs w:val="18"/>
                </w:rPr>
                <w:delText>0.09</w:delText>
              </w:r>
              <w:r w:rsidRPr="00215B5A" w:rsidDel="000A34FF">
                <w:rPr>
                  <w:rFonts w:ascii="Times New Roman" w:hAnsi="Times New Roman" w:cs="Times New Roman"/>
                  <w:color w:val="000000"/>
                  <w:sz w:val="18"/>
                  <w:szCs w:val="18"/>
                </w:rPr>
                <w:br/>
                <w:delText>(0.06, 0.13)</w:delText>
              </w:r>
            </w:del>
          </w:p>
        </w:tc>
      </w:tr>
      <w:tr w:rsidR="00215B5A" w:rsidRPr="00215B5A" w14:paraId="4A4E33F4" w14:textId="77777777" w:rsidTr="00215B5A">
        <w:tblPrEx>
          <w:tblW w:w="4808" w:type="pct"/>
          <w:tblBorders>
            <w:insideH w:val="none" w:sz="0" w:space="0" w:color="auto"/>
            <w:insideV w:val="none" w:sz="0" w:space="0" w:color="auto"/>
          </w:tblBorders>
          <w:tblPrExChange w:id="445"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446" w:author="Peng, Mia Qing" w:date="2022-11-13T16:27:00Z">
              <w:tcPr>
                <w:tcW w:w="954" w:type="pct"/>
                <w:vAlign w:val="center"/>
              </w:tcPr>
            </w:tcPrChange>
          </w:tcPr>
          <w:p w14:paraId="151BF4DD"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p-value</w:t>
            </w:r>
          </w:p>
        </w:tc>
        <w:tc>
          <w:tcPr>
            <w:tcW w:w="391" w:type="pct"/>
            <w:vAlign w:val="center"/>
            <w:tcPrChange w:id="447" w:author="Peng, Mia Qing" w:date="2022-11-13T16:27:00Z">
              <w:tcPr>
                <w:tcW w:w="391" w:type="pct"/>
                <w:vAlign w:val="center"/>
              </w:tcPr>
            </w:tcPrChange>
          </w:tcPr>
          <w:p w14:paraId="6C8D875E" w14:textId="77777777" w:rsidR="00215B5A" w:rsidRPr="00215B5A" w:rsidRDefault="00215B5A" w:rsidP="00215B5A">
            <w:pPr>
              <w:jc w:val="center"/>
              <w:rPr>
                <w:rFonts w:ascii="Times New Roman" w:hAnsi="Times New Roman" w:cs="Times New Roman"/>
                <w:sz w:val="18"/>
                <w:szCs w:val="18"/>
              </w:rPr>
            </w:pPr>
          </w:p>
        </w:tc>
        <w:tc>
          <w:tcPr>
            <w:tcW w:w="755" w:type="pct"/>
            <w:tcBorders>
              <w:top w:val="nil"/>
              <w:left w:val="nil"/>
              <w:bottom w:val="nil"/>
              <w:right w:val="nil"/>
            </w:tcBorders>
            <w:shd w:val="clear" w:color="auto" w:fill="auto"/>
            <w:vAlign w:val="bottom"/>
            <w:tcPrChange w:id="448" w:author="Peng, Mia Qing" w:date="2022-11-13T16:27:00Z">
              <w:tcPr>
                <w:tcW w:w="755" w:type="pct"/>
                <w:tcBorders>
                  <w:top w:val="nil"/>
                  <w:left w:val="nil"/>
                  <w:bottom w:val="nil"/>
                  <w:right w:val="nil"/>
                </w:tcBorders>
                <w:shd w:val="clear" w:color="auto" w:fill="auto"/>
                <w:vAlign w:val="bottom"/>
              </w:tcPr>
            </w:tcPrChange>
          </w:tcPr>
          <w:p w14:paraId="0C8F0D20"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0.16</w:t>
            </w:r>
          </w:p>
        </w:tc>
        <w:tc>
          <w:tcPr>
            <w:tcW w:w="755" w:type="pct"/>
            <w:tcBorders>
              <w:top w:val="nil"/>
              <w:left w:val="nil"/>
              <w:bottom w:val="nil"/>
              <w:right w:val="nil"/>
            </w:tcBorders>
            <w:shd w:val="clear" w:color="auto" w:fill="auto"/>
            <w:vAlign w:val="bottom"/>
            <w:tcPrChange w:id="449" w:author="Peng, Mia Qing" w:date="2022-11-13T16:27:00Z">
              <w:tcPr>
                <w:tcW w:w="755" w:type="pct"/>
                <w:tcBorders>
                  <w:top w:val="nil"/>
                  <w:left w:val="nil"/>
                  <w:bottom w:val="nil"/>
                  <w:right w:val="nil"/>
                </w:tcBorders>
                <w:shd w:val="clear" w:color="auto" w:fill="auto"/>
                <w:vAlign w:val="bottom"/>
              </w:tcPr>
            </w:tcPrChange>
          </w:tcPr>
          <w:p w14:paraId="66F72E5C"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0.19</w:t>
            </w:r>
          </w:p>
        </w:tc>
        <w:tc>
          <w:tcPr>
            <w:tcW w:w="715" w:type="pct"/>
            <w:tcBorders>
              <w:top w:val="nil"/>
              <w:left w:val="nil"/>
              <w:bottom w:val="nil"/>
              <w:right w:val="nil"/>
            </w:tcBorders>
            <w:shd w:val="clear" w:color="auto" w:fill="auto"/>
            <w:vAlign w:val="bottom"/>
            <w:tcPrChange w:id="450" w:author="Peng, Mia Qing" w:date="2022-11-13T16:27:00Z">
              <w:tcPr>
                <w:tcW w:w="715" w:type="pct"/>
                <w:tcBorders>
                  <w:top w:val="nil"/>
                  <w:left w:val="nil"/>
                  <w:bottom w:val="nil"/>
                  <w:right w:val="nil"/>
                </w:tcBorders>
                <w:shd w:val="clear" w:color="auto" w:fill="auto"/>
                <w:vAlign w:val="bottom"/>
              </w:tcPr>
            </w:tcPrChange>
          </w:tcPr>
          <w:p w14:paraId="33BA5FEE"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0.43</w:t>
            </w:r>
          </w:p>
        </w:tc>
        <w:tc>
          <w:tcPr>
            <w:tcW w:w="715" w:type="pct"/>
            <w:tcBorders>
              <w:top w:val="nil"/>
              <w:left w:val="nil"/>
              <w:bottom w:val="nil"/>
              <w:right w:val="nil"/>
            </w:tcBorders>
            <w:shd w:val="clear" w:color="auto" w:fill="auto"/>
            <w:vAlign w:val="bottom"/>
            <w:tcPrChange w:id="451" w:author="Peng, Mia Qing" w:date="2022-11-13T16:27:00Z">
              <w:tcPr>
                <w:tcW w:w="715" w:type="pct"/>
                <w:tcBorders>
                  <w:top w:val="nil"/>
                  <w:left w:val="nil"/>
                  <w:bottom w:val="nil"/>
                  <w:right w:val="nil"/>
                </w:tcBorders>
                <w:shd w:val="clear" w:color="auto" w:fill="auto"/>
                <w:vAlign w:val="bottom"/>
              </w:tcPr>
            </w:tcPrChange>
          </w:tcPr>
          <w:p w14:paraId="0FFF0581"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0.01</w:t>
            </w:r>
          </w:p>
        </w:tc>
        <w:tc>
          <w:tcPr>
            <w:tcW w:w="714" w:type="pct"/>
            <w:tcBorders>
              <w:top w:val="nil"/>
              <w:left w:val="nil"/>
              <w:bottom w:val="nil"/>
              <w:right w:val="single" w:sz="4" w:space="0" w:color="auto"/>
            </w:tcBorders>
            <w:shd w:val="clear" w:color="auto" w:fill="auto"/>
            <w:vAlign w:val="bottom"/>
            <w:tcPrChange w:id="452" w:author="Peng, Mia Qing" w:date="2022-11-13T16:27:00Z">
              <w:tcPr>
                <w:tcW w:w="714" w:type="pct"/>
                <w:tcBorders>
                  <w:top w:val="nil"/>
                  <w:left w:val="nil"/>
                  <w:bottom w:val="nil"/>
                  <w:right w:val="single" w:sz="4" w:space="0" w:color="auto"/>
                </w:tcBorders>
                <w:shd w:val="clear" w:color="auto" w:fill="auto"/>
                <w:vAlign w:val="bottom"/>
              </w:tcPr>
            </w:tcPrChange>
          </w:tcPr>
          <w:p w14:paraId="4582E9C0" w14:textId="20567051" w:rsidR="00215B5A" w:rsidRPr="00215B5A" w:rsidRDefault="00215B5A" w:rsidP="00215B5A">
            <w:pPr>
              <w:jc w:val="center"/>
              <w:rPr>
                <w:rFonts w:ascii="Times New Roman" w:hAnsi="Times New Roman" w:cs="Times New Roman"/>
                <w:color w:val="000000"/>
                <w:sz w:val="18"/>
                <w:szCs w:val="18"/>
              </w:rPr>
            </w:pPr>
            <w:ins w:id="453" w:author="Peng, Mia Qing" w:date="2022-11-13T16:26:00Z">
              <w:r w:rsidRPr="00215B5A">
                <w:rPr>
                  <w:rFonts w:ascii="Times New Roman" w:hAnsi="Times New Roman" w:cs="Times New Roman"/>
                  <w:color w:val="000000"/>
                  <w:sz w:val="18"/>
                  <w:szCs w:val="18"/>
                  <w:rPrChange w:id="454" w:author="Peng, Mia Qing" w:date="2022-11-13T16:27:00Z">
                    <w:rPr>
                      <w:rFonts w:ascii="Calibri" w:hAnsi="Calibri" w:cs="Calibri"/>
                      <w:color w:val="000000"/>
                    </w:rPr>
                  </w:rPrChange>
                </w:rPr>
                <w:t>0.35</w:t>
              </w:r>
            </w:ins>
            <w:del w:id="455" w:author="Peng, Mia Qing" w:date="2022-11-13T16:26:00Z">
              <w:r w:rsidRPr="00215B5A" w:rsidDel="000A34FF">
                <w:rPr>
                  <w:rFonts w:ascii="Times New Roman" w:hAnsi="Times New Roman" w:cs="Times New Roman"/>
                  <w:color w:val="000000"/>
                  <w:sz w:val="18"/>
                  <w:szCs w:val="18"/>
                </w:rPr>
                <w:delText>0.19</w:delText>
              </w:r>
            </w:del>
          </w:p>
        </w:tc>
      </w:tr>
      <w:tr w:rsidR="00F60BCB" w:rsidRPr="00215B5A" w14:paraId="4154B702" w14:textId="77777777" w:rsidTr="00A35266">
        <w:tc>
          <w:tcPr>
            <w:tcW w:w="954" w:type="pct"/>
          </w:tcPr>
          <w:p w14:paraId="352C033D" w14:textId="77777777" w:rsidR="00F60BCB" w:rsidRPr="00215B5A" w:rsidRDefault="00F60BCB" w:rsidP="00F60BCB">
            <w:pPr>
              <w:rPr>
                <w:rFonts w:ascii="Times New Roman" w:hAnsi="Times New Roman" w:cs="Times New Roman"/>
                <w:sz w:val="18"/>
                <w:szCs w:val="18"/>
              </w:rPr>
            </w:pPr>
          </w:p>
        </w:tc>
        <w:tc>
          <w:tcPr>
            <w:tcW w:w="391" w:type="pct"/>
            <w:vAlign w:val="center"/>
          </w:tcPr>
          <w:p w14:paraId="74850EB4"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2F91FD89" w14:textId="77777777" w:rsidR="00F60BCB" w:rsidRPr="00215B5A" w:rsidRDefault="00F60BCB" w:rsidP="00F60BCB">
            <w:pPr>
              <w:jc w:val="center"/>
              <w:rPr>
                <w:rFonts w:ascii="Times New Roman" w:hAnsi="Times New Roman" w:cs="Times New Roman"/>
                <w:sz w:val="18"/>
                <w:szCs w:val="18"/>
              </w:rPr>
            </w:pPr>
          </w:p>
        </w:tc>
        <w:tc>
          <w:tcPr>
            <w:tcW w:w="755" w:type="pct"/>
            <w:vAlign w:val="center"/>
          </w:tcPr>
          <w:p w14:paraId="0EB84B36" w14:textId="77777777" w:rsidR="00F60BCB" w:rsidRPr="00215B5A" w:rsidRDefault="00F60BCB" w:rsidP="00F60BCB">
            <w:pPr>
              <w:jc w:val="center"/>
              <w:rPr>
                <w:rFonts w:ascii="Times New Roman" w:hAnsi="Times New Roman" w:cs="Times New Roman"/>
                <w:sz w:val="18"/>
                <w:szCs w:val="18"/>
              </w:rPr>
            </w:pPr>
          </w:p>
        </w:tc>
        <w:tc>
          <w:tcPr>
            <w:tcW w:w="715" w:type="pct"/>
            <w:vAlign w:val="center"/>
          </w:tcPr>
          <w:p w14:paraId="4F2A134F" w14:textId="77777777" w:rsidR="00F60BCB" w:rsidRPr="00215B5A" w:rsidRDefault="00F60BCB" w:rsidP="00F60BCB">
            <w:pPr>
              <w:jc w:val="center"/>
              <w:rPr>
                <w:rFonts w:ascii="Times New Roman" w:hAnsi="Times New Roman" w:cs="Times New Roman"/>
                <w:sz w:val="18"/>
                <w:szCs w:val="18"/>
              </w:rPr>
            </w:pPr>
          </w:p>
        </w:tc>
        <w:tc>
          <w:tcPr>
            <w:tcW w:w="715" w:type="pct"/>
            <w:tcBorders>
              <w:bottom w:val="nil"/>
            </w:tcBorders>
            <w:vAlign w:val="center"/>
          </w:tcPr>
          <w:p w14:paraId="1C339C7C" w14:textId="77777777" w:rsidR="00F60BCB" w:rsidRPr="00215B5A" w:rsidRDefault="00F60BCB" w:rsidP="00F60BCB">
            <w:pPr>
              <w:jc w:val="center"/>
              <w:rPr>
                <w:rFonts w:ascii="Times New Roman" w:hAnsi="Times New Roman" w:cs="Times New Roman"/>
                <w:sz w:val="18"/>
                <w:szCs w:val="18"/>
              </w:rPr>
            </w:pPr>
          </w:p>
        </w:tc>
        <w:tc>
          <w:tcPr>
            <w:tcW w:w="714" w:type="pct"/>
          </w:tcPr>
          <w:p w14:paraId="03071246" w14:textId="77777777" w:rsidR="00F60BCB" w:rsidRPr="00215B5A" w:rsidRDefault="00F60BCB" w:rsidP="00F60BCB">
            <w:pPr>
              <w:jc w:val="center"/>
              <w:rPr>
                <w:rFonts w:ascii="Times New Roman" w:hAnsi="Times New Roman" w:cs="Times New Roman"/>
                <w:sz w:val="18"/>
                <w:szCs w:val="18"/>
              </w:rPr>
            </w:pPr>
          </w:p>
        </w:tc>
      </w:tr>
      <w:tr w:rsidR="00F60BCB" w:rsidRPr="00215B5A" w14:paraId="3BB3D243" w14:textId="77777777" w:rsidTr="00A35266">
        <w:tc>
          <w:tcPr>
            <w:tcW w:w="954" w:type="pct"/>
            <w:vAlign w:val="center"/>
          </w:tcPr>
          <w:p w14:paraId="69FDAEAE" w14:textId="1187E216" w:rsidR="00F60BCB" w:rsidRPr="00215B5A" w:rsidRDefault="00F60BCB" w:rsidP="00F60BCB">
            <w:pPr>
              <w:rPr>
                <w:rFonts w:ascii="Times New Roman" w:hAnsi="Times New Roman" w:cs="Times New Roman"/>
                <w:sz w:val="18"/>
                <w:szCs w:val="18"/>
              </w:rPr>
            </w:pPr>
            <w:r w:rsidRPr="00215B5A">
              <w:rPr>
                <w:rFonts w:ascii="Times New Roman" w:hAnsi="Times New Roman" w:cs="Times New Roman"/>
                <w:b/>
                <w:bCs/>
                <w:sz w:val="18"/>
                <w:szCs w:val="18"/>
              </w:rPr>
              <w:t>Obesity status</w:t>
            </w:r>
            <w:ins w:id="456" w:author="Peng, Mia Qing" w:date="2022-11-13T15:57:00Z">
              <w:r w:rsidR="0028032D" w:rsidRPr="00215B5A">
                <w:rPr>
                  <w:rFonts w:ascii="Times New Roman" w:hAnsi="Times New Roman" w:cs="Times New Roman"/>
                  <w:sz w:val="18"/>
                  <w:szCs w:val="18"/>
                  <w:vertAlign w:val="superscript"/>
                </w:rPr>
                <w:t>5</w:t>
              </w:r>
            </w:ins>
            <w:del w:id="457" w:author="Peng, Mia Qing" w:date="2022-11-13T15:57:00Z">
              <w:r w:rsidRPr="00215B5A" w:rsidDel="0028032D">
                <w:rPr>
                  <w:rFonts w:ascii="Times New Roman" w:hAnsi="Times New Roman" w:cs="Times New Roman"/>
                  <w:sz w:val="18"/>
                  <w:szCs w:val="18"/>
                  <w:vertAlign w:val="superscript"/>
                </w:rPr>
                <w:delText>4</w:delText>
              </w:r>
            </w:del>
          </w:p>
        </w:tc>
        <w:tc>
          <w:tcPr>
            <w:tcW w:w="391" w:type="pct"/>
            <w:vAlign w:val="center"/>
          </w:tcPr>
          <w:p w14:paraId="442329B8" w14:textId="77777777" w:rsidR="00F60BCB" w:rsidRPr="00215B5A" w:rsidRDefault="00F60BCB" w:rsidP="00F60BCB">
            <w:pPr>
              <w:jc w:val="center"/>
              <w:rPr>
                <w:rFonts w:ascii="Times New Roman" w:hAnsi="Times New Roman" w:cs="Times New Roman"/>
                <w:sz w:val="18"/>
                <w:szCs w:val="18"/>
              </w:rPr>
            </w:pPr>
          </w:p>
        </w:tc>
        <w:tc>
          <w:tcPr>
            <w:tcW w:w="755" w:type="pct"/>
            <w:tcBorders>
              <w:top w:val="nil"/>
              <w:left w:val="nil"/>
              <w:bottom w:val="nil"/>
              <w:right w:val="nil"/>
            </w:tcBorders>
            <w:shd w:val="clear" w:color="auto" w:fill="auto"/>
            <w:vAlign w:val="bottom"/>
          </w:tcPr>
          <w:p w14:paraId="14044FE3" w14:textId="77777777" w:rsidR="00F60BCB" w:rsidRPr="00215B5A" w:rsidRDefault="00F60BCB" w:rsidP="00F60BCB">
            <w:pPr>
              <w:jc w:val="center"/>
              <w:rPr>
                <w:rFonts w:ascii="Times New Roman" w:hAnsi="Times New Roman" w:cs="Times New Roman"/>
                <w:color w:val="000000"/>
                <w:sz w:val="18"/>
                <w:szCs w:val="18"/>
              </w:rPr>
            </w:pPr>
          </w:p>
        </w:tc>
        <w:tc>
          <w:tcPr>
            <w:tcW w:w="755" w:type="pct"/>
            <w:tcBorders>
              <w:top w:val="nil"/>
              <w:left w:val="nil"/>
              <w:bottom w:val="nil"/>
              <w:right w:val="nil"/>
            </w:tcBorders>
            <w:shd w:val="clear" w:color="auto" w:fill="auto"/>
            <w:vAlign w:val="bottom"/>
          </w:tcPr>
          <w:p w14:paraId="04797B5B" w14:textId="77777777" w:rsidR="00F60BCB" w:rsidRPr="00215B5A" w:rsidRDefault="00F60BCB" w:rsidP="00F60BCB">
            <w:pPr>
              <w:jc w:val="center"/>
              <w:rPr>
                <w:rFonts w:ascii="Times New Roman" w:hAnsi="Times New Roman" w:cs="Times New Roman"/>
                <w:color w:val="000000"/>
                <w:sz w:val="18"/>
                <w:szCs w:val="18"/>
              </w:rPr>
            </w:pPr>
          </w:p>
        </w:tc>
        <w:tc>
          <w:tcPr>
            <w:tcW w:w="715" w:type="pct"/>
            <w:tcBorders>
              <w:top w:val="nil"/>
              <w:left w:val="nil"/>
              <w:bottom w:val="nil"/>
              <w:right w:val="nil"/>
            </w:tcBorders>
            <w:shd w:val="clear" w:color="auto" w:fill="auto"/>
            <w:vAlign w:val="bottom"/>
          </w:tcPr>
          <w:p w14:paraId="437DF4E6" w14:textId="77777777" w:rsidR="00F60BCB" w:rsidRPr="00215B5A" w:rsidRDefault="00F60BCB" w:rsidP="00F60BCB">
            <w:pPr>
              <w:jc w:val="center"/>
              <w:rPr>
                <w:rFonts w:ascii="Times New Roman" w:hAnsi="Times New Roman" w:cs="Times New Roman"/>
                <w:color w:val="000000"/>
                <w:sz w:val="18"/>
                <w:szCs w:val="18"/>
              </w:rPr>
            </w:pPr>
          </w:p>
        </w:tc>
        <w:tc>
          <w:tcPr>
            <w:tcW w:w="715" w:type="pct"/>
            <w:tcBorders>
              <w:top w:val="nil"/>
              <w:left w:val="nil"/>
              <w:bottom w:val="nil"/>
              <w:right w:val="nil"/>
            </w:tcBorders>
            <w:shd w:val="clear" w:color="auto" w:fill="auto"/>
            <w:vAlign w:val="bottom"/>
          </w:tcPr>
          <w:p w14:paraId="52290727" w14:textId="77777777" w:rsidR="00F60BCB" w:rsidRPr="00215B5A" w:rsidRDefault="00F60BCB" w:rsidP="00F60BCB">
            <w:pPr>
              <w:jc w:val="center"/>
              <w:rPr>
                <w:rFonts w:ascii="Times New Roman" w:hAnsi="Times New Roman" w:cs="Times New Roman"/>
                <w:color w:val="000000"/>
                <w:sz w:val="18"/>
                <w:szCs w:val="18"/>
              </w:rPr>
            </w:pPr>
          </w:p>
        </w:tc>
        <w:tc>
          <w:tcPr>
            <w:tcW w:w="714" w:type="pct"/>
            <w:tcBorders>
              <w:top w:val="nil"/>
              <w:left w:val="nil"/>
              <w:bottom w:val="nil"/>
              <w:right w:val="single" w:sz="4" w:space="0" w:color="auto"/>
            </w:tcBorders>
          </w:tcPr>
          <w:p w14:paraId="0B0436B7" w14:textId="77777777" w:rsidR="00F60BCB" w:rsidRPr="00215B5A" w:rsidRDefault="00F60BCB" w:rsidP="00F60BCB">
            <w:pPr>
              <w:jc w:val="center"/>
              <w:rPr>
                <w:rFonts w:ascii="Times New Roman" w:hAnsi="Times New Roman" w:cs="Times New Roman"/>
                <w:color w:val="000000"/>
                <w:sz w:val="18"/>
                <w:szCs w:val="18"/>
              </w:rPr>
            </w:pPr>
          </w:p>
        </w:tc>
      </w:tr>
      <w:tr w:rsidR="00215B5A" w:rsidRPr="00215B5A" w14:paraId="2878D720" w14:textId="77777777" w:rsidTr="00215B5A">
        <w:tblPrEx>
          <w:tblW w:w="4808" w:type="pct"/>
          <w:tblBorders>
            <w:insideH w:val="none" w:sz="0" w:space="0" w:color="auto"/>
            <w:insideV w:val="none" w:sz="0" w:space="0" w:color="auto"/>
          </w:tblBorders>
          <w:tblPrExChange w:id="458"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459" w:author="Peng, Mia Qing" w:date="2022-11-13T16:27:00Z">
              <w:tcPr>
                <w:tcW w:w="954" w:type="pct"/>
                <w:vAlign w:val="center"/>
              </w:tcPr>
            </w:tcPrChange>
          </w:tcPr>
          <w:p w14:paraId="7C962EA0"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Normal/underweight</w:t>
            </w:r>
          </w:p>
        </w:tc>
        <w:tc>
          <w:tcPr>
            <w:tcW w:w="391" w:type="pct"/>
            <w:tcBorders>
              <w:top w:val="nil"/>
              <w:left w:val="nil"/>
              <w:bottom w:val="nil"/>
              <w:right w:val="nil"/>
            </w:tcBorders>
            <w:shd w:val="clear" w:color="auto" w:fill="auto"/>
            <w:vAlign w:val="center"/>
            <w:tcPrChange w:id="460" w:author="Peng, Mia Qing" w:date="2022-11-13T16:27:00Z">
              <w:tcPr>
                <w:tcW w:w="391" w:type="pct"/>
                <w:tcBorders>
                  <w:top w:val="nil"/>
                  <w:left w:val="nil"/>
                  <w:bottom w:val="nil"/>
                  <w:right w:val="nil"/>
                </w:tcBorders>
                <w:shd w:val="clear" w:color="auto" w:fill="auto"/>
                <w:vAlign w:val="center"/>
              </w:tcPr>
            </w:tcPrChange>
          </w:tcPr>
          <w:p w14:paraId="2887AB9C"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520</w:t>
            </w:r>
          </w:p>
        </w:tc>
        <w:tc>
          <w:tcPr>
            <w:tcW w:w="755" w:type="pct"/>
            <w:tcBorders>
              <w:top w:val="nil"/>
              <w:left w:val="nil"/>
              <w:bottom w:val="nil"/>
              <w:right w:val="nil"/>
            </w:tcBorders>
            <w:shd w:val="clear" w:color="auto" w:fill="auto"/>
            <w:vAlign w:val="bottom"/>
            <w:tcPrChange w:id="461" w:author="Peng, Mia Qing" w:date="2022-11-13T16:27:00Z">
              <w:tcPr>
                <w:tcW w:w="755" w:type="pct"/>
                <w:tcBorders>
                  <w:top w:val="nil"/>
                  <w:left w:val="nil"/>
                  <w:bottom w:val="nil"/>
                  <w:right w:val="nil"/>
                </w:tcBorders>
                <w:shd w:val="clear" w:color="auto" w:fill="auto"/>
                <w:vAlign w:val="bottom"/>
              </w:tcPr>
            </w:tcPrChange>
          </w:tcPr>
          <w:p w14:paraId="77CF4055" w14:textId="77777777" w:rsidR="00215B5A" w:rsidRPr="00215B5A" w:rsidRDefault="00215B5A" w:rsidP="00215B5A">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8.96</w:t>
            </w:r>
            <w:r w:rsidRPr="00215B5A">
              <w:rPr>
                <w:rFonts w:ascii="Times New Roman" w:hAnsi="Times New Roman" w:cs="Times New Roman"/>
                <w:color w:val="000000"/>
                <w:sz w:val="18"/>
                <w:szCs w:val="18"/>
              </w:rPr>
              <w:br/>
              <w:t>(4.66, 15.65)</w:t>
            </w:r>
          </w:p>
        </w:tc>
        <w:tc>
          <w:tcPr>
            <w:tcW w:w="755" w:type="pct"/>
            <w:tcBorders>
              <w:top w:val="nil"/>
              <w:left w:val="nil"/>
              <w:bottom w:val="nil"/>
              <w:right w:val="nil"/>
            </w:tcBorders>
            <w:shd w:val="clear" w:color="auto" w:fill="auto"/>
            <w:vAlign w:val="bottom"/>
            <w:tcPrChange w:id="462" w:author="Peng, Mia Qing" w:date="2022-11-13T16:27:00Z">
              <w:tcPr>
                <w:tcW w:w="755" w:type="pct"/>
                <w:tcBorders>
                  <w:top w:val="nil"/>
                  <w:left w:val="nil"/>
                  <w:bottom w:val="nil"/>
                  <w:right w:val="nil"/>
                </w:tcBorders>
                <w:shd w:val="clear" w:color="auto" w:fill="auto"/>
                <w:vAlign w:val="bottom"/>
              </w:tcPr>
            </w:tcPrChange>
          </w:tcPr>
          <w:p w14:paraId="64E3F3B7" w14:textId="77777777" w:rsidR="00215B5A" w:rsidRPr="00215B5A" w:rsidRDefault="00215B5A" w:rsidP="00215B5A">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3.72</w:t>
            </w:r>
            <w:r w:rsidRPr="00215B5A">
              <w:rPr>
                <w:rFonts w:ascii="Times New Roman" w:hAnsi="Times New Roman" w:cs="Times New Roman"/>
                <w:color w:val="000000"/>
                <w:sz w:val="18"/>
                <w:szCs w:val="18"/>
              </w:rPr>
              <w:br/>
              <w:t>(2.32, 6.39)</w:t>
            </w:r>
          </w:p>
        </w:tc>
        <w:tc>
          <w:tcPr>
            <w:tcW w:w="715" w:type="pct"/>
            <w:tcBorders>
              <w:top w:val="nil"/>
              <w:left w:val="nil"/>
              <w:bottom w:val="nil"/>
              <w:right w:val="nil"/>
            </w:tcBorders>
            <w:shd w:val="clear" w:color="auto" w:fill="auto"/>
            <w:vAlign w:val="bottom"/>
            <w:tcPrChange w:id="463" w:author="Peng, Mia Qing" w:date="2022-11-13T16:27:00Z">
              <w:tcPr>
                <w:tcW w:w="715" w:type="pct"/>
                <w:tcBorders>
                  <w:top w:val="nil"/>
                  <w:left w:val="nil"/>
                  <w:bottom w:val="nil"/>
                  <w:right w:val="nil"/>
                </w:tcBorders>
                <w:shd w:val="clear" w:color="auto" w:fill="auto"/>
                <w:vAlign w:val="bottom"/>
              </w:tcPr>
            </w:tcPrChange>
          </w:tcPr>
          <w:p w14:paraId="1809909E" w14:textId="77777777" w:rsidR="00215B5A" w:rsidRPr="00215B5A" w:rsidRDefault="00215B5A" w:rsidP="00215B5A">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2.17</w:t>
            </w:r>
            <w:r w:rsidRPr="00215B5A">
              <w:rPr>
                <w:rFonts w:ascii="Times New Roman" w:hAnsi="Times New Roman" w:cs="Times New Roman"/>
                <w:color w:val="000000"/>
                <w:sz w:val="18"/>
                <w:szCs w:val="18"/>
              </w:rPr>
              <w:br/>
              <w:t>(1.32, 4.12)</w:t>
            </w:r>
          </w:p>
        </w:tc>
        <w:tc>
          <w:tcPr>
            <w:tcW w:w="715" w:type="pct"/>
            <w:tcBorders>
              <w:top w:val="nil"/>
              <w:left w:val="nil"/>
              <w:bottom w:val="nil"/>
              <w:right w:val="nil"/>
            </w:tcBorders>
            <w:shd w:val="clear" w:color="auto" w:fill="auto"/>
            <w:vAlign w:val="bottom"/>
            <w:tcPrChange w:id="464" w:author="Peng, Mia Qing" w:date="2022-11-13T16:27:00Z">
              <w:tcPr>
                <w:tcW w:w="715" w:type="pct"/>
                <w:tcBorders>
                  <w:top w:val="nil"/>
                  <w:left w:val="nil"/>
                  <w:bottom w:val="nil"/>
                  <w:right w:val="nil"/>
                </w:tcBorders>
                <w:shd w:val="clear" w:color="auto" w:fill="auto"/>
                <w:vAlign w:val="bottom"/>
              </w:tcPr>
            </w:tcPrChange>
          </w:tcPr>
          <w:p w14:paraId="41FDCEC5" w14:textId="77777777" w:rsidR="00215B5A" w:rsidRPr="00215B5A" w:rsidRDefault="00215B5A" w:rsidP="00215B5A">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2.42</w:t>
            </w:r>
            <w:r w:rsidRPr="00215B5A">
              <w:rPr>
                <w:rFonts w:ascii="Times New Roman" w:hAnsi="Times New Roman" w:cs="Times New Roman"/>
                <w:color w:val="000000"/>
                <w:sz w:val="18"/>
                <w:szCs w:val="18"/>
              </w:rPr>
              <w:br/>
              <w:t>(1.54, 3.93)</w:t>
            </w:r>
          </w:p>
        </w:tc>
        <w:tc>
          <w:tcPr>
            <w:tcW w:w="714" w:type="pct"/>
            <w:tcBorders>
              <w:top w:val="nil"/>
              <w:left w:val="nil"/>
              <w:bottom w:val="nil"/>
              <w:right w:val="single" w:sz="4" w:space="0" w:color="auto"/>
            </w:tcBorders>
            <w:shd w:val="clear" w:color="auto" w:fill="auto"/>
            <w:vAlign w:val="bottom"/>
            <w:tcPrChange w:id="465" w:author="Peng, Mia Qing" w:date="2022-11-13T16:27:00Z">
              <w:tcPr>
                <w:tcW w:w="714" w:type="pct"/>
                <w:tcBorders>
                  <w:top w:val="nil"/>
                  <w:left w:val="nil"/>
                  <w:bottom w:val="nil"/>
                  <w:right w:val="single" w:sz="4" w:space="0" w:color="auto"/>
                </w:tcBorders>
                <w:shd w:val="clear" w:color="auto" w:fill="auto"/>
                <w:vAlign w:val="bottom"/>
              </w:tcPr>
            </w:tcPrChange>
          </w:tcPr>
          <w:p w14:paraId="40F23F72" w14:textId="0BAAFBA5" w:rsidR="00215B5A" w:rsidRPr="00215B5A" w:rsidRDefault="00215B5A" w:rsidP="00215B5A">
            <w:pPr>
              <w:jc w:val="center"/>
              <w:rPr>
                <w:rFonts w:ascii="Times New Roman" w:hAnsi="Times New Roman" w:cs="Times New Roman"/>
                <w:color w:val="000000"/>
                <w:sz w:val="18"/>
                <w:szCs w:val="18"/>
              </w:rPr>
            </w:pPr>
            <w:ins w:id="466" w:author="Peng, Mia Qing" w:date="2022-11-13T16:27:00Z">
              <w:r w:rsidRPr="00215B5A">
                <w:rPr>
                  <w:rFonts w:ascii="Times New Roman" w:hAnsi="Times New Roman" w:cs="Times New Roman"/>
                  <w:color w:val="000000"/>
                  <w:sz w:val="18"/>
                  <w:szCs w:val="18"/>
                  <w:rPrChange w:id="467" w:author="Peng, Mia Qing" w:date="2022-11-13T16:27:00Z">
                    <w:rPr>
                      <w:rFonts w:ascii="Calibri" w:hAnsi="Calibri" w:cs="Calibri"/>
                      <w:color w:val="000000"/>
                    </w:rPr>
                  </w:rPrChange>
                </w:rPr>
                <w:t>0.23</w:t>
              </w:r>
              <w:r w:rsidRPr="00215B5A">
                <w:rPr>
                  <w:rFonts w:ascii="Times New Roman" w:hAnsi="Times New Roman" w:cs="Times New Roman"/>
                  <w:color w:val="000000"/>
                  <w:sz w:val="18"/>
                  <w:szCs w:val="18"/>
                  <w:rPrChange w:id="468" w:author="Peng, Mia Qing" w:date="2022-11-13T16:27:00Z">
                    <w:rPr>
                      <w:rFonts w:ascii="Calibri" w:hAnsi="Calibri" w:cs="Calibri"/>
                      <w:color w:val="000000"/>
                    </w:rPr>
                  </w:rPrChange>
                </w:rPr>
                <w:br/>
                <w:t>(0.13, 0.40)</w:t>
              </w:r>
            </w:ins>
            <w:del w:id="469" w:author="Peng, Mia Qing" w:date="2022-11-13T16:27:00Z">
              <w:r w:rsidRPr="00215B5A" w:rsidDel="00605B7A">
                <w:rPr>
                  <w:rFonts w:ascii="Times New Roman" w:hAnsi="Times New Roman" w:cs="Times New Roman"/>
                  <w:color w:val="000000"/>
                  <w:sz w:val="18"/>
                  <w:szCs w:val="18"/>
                </w:rPr>
                <w:delText>0.07</w:delText>
              </w:r>
              <w:r w:rsidRPr="00215B5A" w:rsidDel="00605B7A">
                <w:rPr>
                  <w:rFonts w:ascii="Times New Roman" w:hAnsi="Times New Roman" w:cs="Times New Roman"/>
                  <w:color w:val="000000"/>
                  <w:sz w:val="18"/>
                  <w:szCs w:val="18"/>
                </w:rPr>
                <w:br/>
                <w:delText>(0.04, 0.12)</w:delText>
              </w:r>
            </w:del>
          </w:p>
        </w:tc>
      </w:tr>
      <w:tr w:rsidR="00215B5A" w:rsidRPr="00215B5A" w14:paraId="013E0789" w14:textId="77777777" w:rsidTr="00215B5A">
        <w:tblPrEx>
          <w:tblW w:w="4808" w:type="pct"/>
          <w:tblBorders>
            <w:insideH w:val="none" w:sz="0" w:space="0" w:color="auto"/>
            <w:insideV w:val="none" w:sz="0" w:space="0" w:color="auto"/>
          </w:tblBorders>
          <w:tblPrExChange w:id="470"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471" w:author="Peng, Mia Qing" w:date="2022-11-13T16:27:00Z">
              <w:tcPr>
                <w:tcW w:w="954" w:type="pct"/>
                <w:vAlign w:val="center"/>
              </w:tcPr>
            </w:tcPrChange>
          </w:tcPr>
          <w:p w14:paraId="3EE1B0E1"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Overweight</w:t>
            </w:r>
          </w:p>
        </w:tc>
        <w:tc>
          <w:tcPr>
            <w:tcW w:w="391" w:type="pct"/>
            <w:tcBorders>
              <w:top w:val="nil"/>
              <w:left w:val="nil"/>
              <w:bottom w:val="nil"/>
              <w:right w:val="nil"/>
            </w:tcBorders>
            <w:shd w:val="clear" w:color="auto" w:fill="auto"/>
            <w:vAlign w:val="center"/>
            <w:tcPrChange w:id="472" w:author="Peng, Mia Qing" w:date="2022-11-13T16:27:00Z">
              <w:tcPr>
                <w:tcW w:w="391" w:type="pct"/>
                <w:tcBorders>
                  <w:top w:val="nil"/>
                  <w:left w:val="nil"/>
                  <w:bottom w:val="nil"/>
                  <w:right w:val="nil"/>
                </w:tcBorders>
                <w:shd w:val="clear" w:color="auto" w:fill="auto"/>
                <w:vAlign w:val="center"/>
              </w:tcPr>
            </w:tcPrChange>
          </w:tcPr>
          <w:p w14:paraId="734B81CD"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395</w:t>
            </w:r>
          </w:p>
        </w:tc>
        <w:tc>
          <w:tcPr>
            <w:tcW w:w="755" w:type="pct"/>
            <w:tcBorders>
              <w:top w:val="nil"/>
              <w:left w:val="nil"/>
              <w:bottom w:val="nil"/>
              <w:right w:val="nil"/>
            </w:tcBorders>
            <w:shd w:val="clear" w:color="auto" w:fill="auto"/>
            <w:vAlign w:val="bottom"/>
            <w:tcPrChange w:id="473" w:author="Peng, Mia Qing" w:date="2022-11-13T16:27:00Z">
              <w:tcPr>
                <w:tcW w:w="755" w:type="pct"/>
                <w:tcBorders>
                  <w:top w:val="nil"/>
                  <w:left w:val="nil"/>
                  <w:bottom w:val="nil"/>
                  <w:right w:val="nil"/>
                </w:tcBorders>
                <w:shd w:val="clear" w:color="auto" w:fill="auto"/>
                <w:vAlign w:val="bottom"/>
              </w:tcPr>
            </w:tcPrChange>
          </w:tcPr>
          <w:p w14:paraId="32BF7C0D" w14:textId="77777777" w:rsidR="00215B5A" w:rsidRPr="00215B5A" w:rsidRDefault="00215B5A" w:rsidP="00215B5A">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10.24</w:t>
            </w:r>
            <w:r w:rsidRPr="00215B5A">
              <w:rPr>
                <w:rFonts w:ascii="Times New Roman" w:hAnsi="Times New Roman" w:cs="Times New Roman"/>
                <w:color w:val="000000"/>
                <w:sz w:val="18"/>
                <w:szCs w:val="18"/>
              </w:rPr>
              <w:br/>
              <w:t>(5.78, 17.52)</w:t>
            </w:r>
          </w:p>
        </w:tc>
        <w:tc>
          <w:tcPr>
            <w:tcW w:w="755" w:type="pct"/>
            <w:tcBorders>
              <w:top w:val="nil"/>
              <w:left w:val="nil"/>
              <w:bottom w:val="nil"/>
              <w:right w:val="nil"/>
            </w:tcBorders>
            <w:shd w:val="clear" w:color="auto" w:fill="auto"/>
            <w:vAlign w:val="bottom"/>
            <w:tcPrChange w:id="474" w:author="Peng, Mia Qing" w:date="2022-11-13T16:27:00Z">
              <w:tcPr>
                <w:tcW w:w="755" w:type="pct"/>
                <w:tcBorders>
                  <w:top w:val="nil"/>
                  <w:left w:val="nil"/>
                  <w:bottom w:val="nil"/>
                  <w:right w:val="nil"/>
                </w:tcBorders>
                <w:shd w:val="clear" w:color="auto" w:fill="auto"/>
                <w:vAlign w:val="bottom"/>
              </w:tcPr>
            </w:tcPrChange>
          </w:tcPr>
          <w:p w14:paraId="7706CBD2" w14:textId="77777777" w:rsidR="00215B5A" w:rsidRPr="00215B5A" w:rsidRDefault="00215B5A" w:rsidP="00215B5A">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4.51</w:t>
            </w:r>
            <w:r w:rsidRPr="00215B5A">
              <w:rPr>
                <w:rFonts w:ascii="Times New Roman" w:hAnsi="Times New Roman" w:cs="Times New Roman"/>
                <w:color w:val="000000"/>
                <w:sz w:val="18"/>
                <w:szCs w:val="18"/>
              </w:rPr>
              <w:br/>
              <w:t>(2.68, 7.30)</w:t>
            </w:r>
          </w:p>
        </w:tc>
        <w:tc>
          <w:tcPr>
            <w:tcW w:w="715" w:type="pct"/>
            <w:tcBorders>
              <w:top w:val="nil"/>
              <w:left w:val="nil"/>
              <w:bottom w:val="nil"/>
              <w:right w:val="nil"/>
            </w:tcBorders>
            <w:shd w:val="clear" w:color="auto" w:fill="auto"/>
            <w:vAlign w:val="bottom"/>
            <w:tcPrChange w:id="475" w:author="Peng, Mia Qing" w:date="2022-11-13T16:27:00Z">
              <w:tcPr>
                <w:tcW w:w="715" w:type="pct"/>
                <w:tcBorders>
                  <w:top w:val="nil"/>
                  <w:left w:val="nil"/>
                  <w:bottom w:val="nil"/>
                  <w:right w:val="nil"/>
                </w:tcBorders>
                <w:shd w:val="clear" w:color="auto" w:fill="auto"/>
                <w:vAlign w:val="bottom"/>
              </w:tcPr>
            </w:tcPrChange>
          </w:tcPr>
          <w:p w14:paraId="5AC633F8" w14:textId="77777777" w:rsidR="00215B5A" w:rsidRPr="00215B5A" w:rsidRDefault="00215B5A" w:rsidP="00215B5A">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2.50</w:t>
            </w:r>
            <w:r w:rsidRPr="00215B5A">
              <w:rPr>
                <w:rFonts w:ascii="Times New Roman" w:hAnsi="Times New Roman" w:cs="Times New Roman"/>
                <w:color w:val="000000"/>
                <w:sz w:val="18"/>
                <w:szCs w:val="18"/>
              </w:rPr>
              <w:br/>
              <w:t>(1.41, 4.49)</w:t>
            </w:r>
          </w:p>
        </w:tc>
        <w:tc>
          <w:tcPr>
            <w:tcW w:w="715" w:type="pct"/>
            <w:tcBorders>
              <w:top w:val="nil"/>
              <w:left w:val="nil"/>
              <w:bottom w:val="nil"/>
              <w:right w:val="nil"/>
            </w:tcBorders>
            <w:shd w:val="clear" w:color="auto" w:fill="auto"/>
            <w:vAlign w:val="bottom"/>
            <w:tcPrChange w:id="476" w:author="Peng, Mia Qing" w:date="2022-11-13T16:27:00Z">
              <w:tcPr>
                <w:tcW w:w="715" w:type="pct"/>
                <w:tcBorders>
                  <w:top w:val="nil"/>
                  <w:left w:val="nil"/>
                  <w:bottom w:val="nil"/>
                  <w:right w:val="nil"/>
                </w:tcBorders>
                <w:shd w:val="clear" w:color="auto" w:fill="auto"/>
                <w:vAlign w:val="bottom"/>
              </w:tcPr>
            </w:tcPrChange>
          </w:tcPr>
          <w:p w14:paraId="00C49487" w14:textId="77777777" w:rsidR="00215B5A" w:rsidRPr="00215B5A" w:rsidRDefault="00215B5A" w:rsidP="00215B5A">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2.75</w:t>
            </w:r>
            <w:r w:rsidRPr="00215B5A">
              <w:rPr>
                <w:rFonts w:ascii="Times New Roman" w:hAnsi="Times New Roman" w:cs="Times New Roman"/>
                <w:color w:val="000000"/>
                <w:sz w:val="18"/>
                <w:szCs w:val="18"/>
              </w:rPr>
              <w:br/>
              <w:t>(1.69, 4.09)</w:t>
            </w:r>
          </w:p>
        </w:tc>
        <w:tc>
          <w:tcPr>
            <w:tcW w:w="714" w:type="pct"/>
            <w:tcBorders>
              <w:top w:val="nil"/>
              <w:left w:val="nil"/>
              <w:bottom w:val="nil"/>
              <w:right w:val="single" w:sz="4" w:space="0" w:color="auto"/>
            </w:tcBorders>
            <w:shd w:val="clear" w:color="auto" w:fill="auto"/>
            <w:vAlign w:val="bottom"/>
            <w:tcPrChange w:id="477" w:author="Peng, Mia Qing" w:date="2022-11-13T16:27:00Z">
              <w:tcPr>
                <w:tcW w:w="714" w:type="pct"/>
                <w:tcBorders>
                  <w:top w:val="nil"/>
                  <w:left w:val="nil"/>
                  <w:bottom w:val="nil"/>
                  <w:right w:val="single" w:sz="4" w:space="0" w:color="auto"/>
                </w:tcBorders>
                <w:shd w:val="clear" w:color="auto" w:fill="auto"/>
                <w:vAlign w:val="bottom"/>
              </w:tcPr>
            </w:tcPrChange>
          </w:tcPr>
          <w:p w14:paraId="1082B3F2" w14:textId="2E99F03E" w:rsidR="00215B5A" w:rsidRPr="00215B5A" w:rsidRDefault="00215B5A" w:rsidP="00215B5A">
            <w:pPr>
              <w:jc w:val="center"/>
              <w:rPr>
                <w:rFonts w:ascii="Times New Roman" w:hAnsi="Times New Roman" w:cs="Times New Roman"/>
                <w:color w:val="000000"/>
                <w:sz w:val="18"/>
                <w:szCs w:val="18"/>
              </w:rPr>
            </w:pPr>
            <w:ins w:id="478" w:author="Peng, Mia Qing" w:date="2022-11-13T16:27:00Z">
              <w:r w:rsidRPr="00215B5A">
                <w:rPr>
                  <w:rFonts w:ascii="Times New Roman" w:hAnsi="Times New Roman" w:cs="Times New Roman"/>
                  <w:color w:val="000000"/>
                  <w:sz w:val="18"/>
                  <w:szCs w:val="18"/>
                  <w:rPrChange w:id="479" w:author="Peng, Mia Qing" w:date="2022-11-13T16:27:00Z">
                    <w:rPr>
                      <w:rFonts w:ascii="Calibri" w:hAnsi="Calibri" w:cs="Calibri"/>
                      <w:color w:val="000000"/>
                    </w:rPr>
                  </w:rPrChange>
                </w:rPr>
                <w:t>0.25</w:t>
              </w:r>
              <w:r w:rsidRPr="00215B5A">
                <w:rPr>
                  <w:rFonts w:ascii="Times New Roman" w:hAnsi="Times New Roman" w:cs="Times New Roman"/>
                  <w:color w:val="000000"/>
                  <w:sz w:val="18"/>
                  <w:szCs w:val="18"/>
                  <w:rPrChange w:id="480" w:author="Peng, Mia Qing" w:date="2022-11-13T16:27:00Z">
                    <w:rPr>
                      <w:rFonts w:ascii="Calibri" w:hAnsi="Calibri" w:cs="Calibri"/>
                      <w:color w:val="000000"/>
                    </w:rPr>
                  </w:rPrChange>
                </w:rPr>
                <w:br/>
                <w:t>(0.16, 0.45)</w:t>
              </w:r>
            </w:ins>
            <w:del w:id="481" w:author="Peng, Mia Qing" w:date="2022-11-13T16:27:00Z">
              <w:r w:rsidRPr="00215B5A" w:rsidDel="00605B7A">
                <w:rPr>
                  <w:rFonts w:ascii="Times New Roman" w:hAnsi="Times New Roman" w:cs="Times New Roman"/>
                  <w:color w:val="000000"/>
                  <w:sz w:val="18"/>
                  <w:szCs w:val="18"/>
                </w:rPr>
                <w:delText>0.09</w:delText>
              </w:r>
              <w:r w:rsidRPr="00215B5A" w:rsidDel="00605B7A">
                <w:rPr>
                  <w:rFonts w:ascii="Times New Roman" w:hAnsi="Times New Roman" w:cs="Times New Roman"/>
                  <w:color w:val="000000"/>
                  <w:sz w:val="18"/>
                  <w:szCs w:val="18"/>
                </w:rPr>
                <w:br/>
                <w:delText>(0.05, 0.13)</w:delText>
              </w:r>
            </w:del>
          </w:p>
        </w:tc>
      </w:tr>
      <w:tr w:rsidR="00215B5A" w:rsidRPr="00215B5A" w14:paraId="58F2B23A" w14:textId="77777777" w:rsidTr="00215B5A">
        <w:tblPrEx>
          <w:tblW w:w="4808" w:type="pct"/>
          <w:tblBorders>
            <w:insideH w:val="none" w:sz="0" w:space="0" w:color="auto"/>
            <w:insideV w:val="none" w:sz="0" w:space="0" w:color="auto"/>
          </w:tblBorders>
          <w:tblPrExChange w:id="482" w:author="Peng, Mia Qing" w:date="2022-11-13T16:27:00Z">
            <w:tblPrEx>
              <w:tblW w:w="4808" w:type="pct"/>
              <w:tblBorders>
                <w:insideH w:val="none" w:sz="0" w:space="0" w:color="auto"/>
                <w:insideV w:val="none" w:sz="0" w:space="0" w:color="auto"/>
              </w:tblBorders>
            </w:tblPrEx>
          </w:tblPrExChange>
        </w:tblPrEx>
        <w:tc>
          <w:tcPr>
            <w:tcW w:w="954" w:type="pct"/>
            <w:vAlign w:val="center"/>
            <w:tcPrChange w:id="483" w:author="Peng, Mia Qing" w:date="2022-11-13T16:27:00Z">
              <w:tcPr>
                <w:tcW w:w="954" w:type="pct"/>
                <w:vAlign w:val="center"/>
              </w:tcPr>
            </w:tcPrChange>
          </w:tcPr>
          <w:p w14:paraId="43B3CFB9" w14:textId="77777777" w:rsidR="00215B5A" w:rsidRPr="00215B5A" w:rsidRDefault="00215B5A" w:rsidP="00215B5A">
            <w:pPr>
              <w:rPr>
                <w:rFonts w:ascii="Times New Roman" w:hAnsi="Times New Roman" w:cs="Times New Roman"/>
                <w:sz w:val="18"/>
                <w:szCs w:val="18"/>
              </w:rPr>
            </w:pPr>
            <w:r w:rsidRPr="00215B5A">
              <w:rPr>
                <w:rFonts w:ascii="Times New Roman" w:hAnsi="Times New Roman" w:cs="Times New Roman"/>
                <w:sz w:val="18"/>
                <w:szCs w:val="18"/>
              </w:rPr>
              <w:t>Obese</w:t>
            </w:r>
          </w:p>
        </w:tc>
        <w:tc>
          <w:tcPr>
            <w:tcW w:w="391" w:type="pct"/>
            <w:tcBorders>
              <w:top w:val="nil"/>
              <w:left w:val="nil"/>
              <w:bottom w:val="nil"/>
              <w:right w:val="nil"/>
            </w:tcBorders>
            <w:shd w:val="clear" w:color="auto" w:fill="auto"/>
            <w:vAlign w:val="center"/>
            <w:tcPrChange w:id="484" w:author="Peng, Mia Qing" w:date="2022-11-13T16:27:00Z">
              <w:tcPr>
                <w:tcW w:w="391" w:type="pct"/>
                <w:tcBorders>
                  <w:top w:val="nil"/>
                  <w:left w:val="nil"/>
                  <w:bottom w:val="nil"/>
                  <w:right w:val="nil"/>
                </w:tcBorders>
                <w:shd w:val="clear" w:color="auto" w:fill="auto"/>
                <w:vAlign w:val="center"/>
              </w:tcPr>
            </w:tcPrChange>
          </w:tcPr>
          <w:p w14:paraId="6434D033" w14:textId="77777777" w:rsidR="00215B5A" w:rsidRPr="00215B5A" w:rsidRDefault="00215B5A" w:rsidP="00215B5A">
            <w:pPr>
              <w:jc w:val="center"/>
              <w:rPr>
                <w:rFonts w:ascii="Times New Roman" w:hAnsi="Times New Roman" w:cs="Times New Roman"/>
                <w:sz w:val="18"/>
                <w:szCs w:val="18"/>
              </w:rPr>
            </w:pPr>
            <w:r w:rsidRPr="00215B5A">
              <w:rPr>
                <w:rFonts w:ascii="Times New Roman" w:hAnsi="Times New Roman" w:cs="Times New Roman"/>
                <w:color w:val="000000"/>
                <w:sz w:val="18"/>
                <w:szCs w:val="18"/>
              </w:rPr>
              <w:t>378</w:t>
            </w:r>
          </w:p>
        </w:tc>
        <w:tc>
          <w:tcPr>
            <w:tcW w:w="755" w:type="pct"/>
            <w:tcBorders>
              <w:top w:val="nil"/>
              <w:left w:val="nil"/>
              <w:bottom w:val="nil"/>
              <w:right w:val="nil"/>
            </w:tcBorders>
            <w:shd w:val="clear" w:color="auto" w:fill="auto"/>
            <w:vAlign w:val="bottom"/>
            <w:tcPrChange w:id="485" w:author="Peng, Mia Qing" w:date="2022-11-13T16:27:00Z">
              <w:tcPr>
                <w:tcW w:w="755" w:type="pct"/>
                <w:tcBorders>
                  <w:top w:val="nil"/>
                  <w:left w:val="nil"/>
                  <w:bottom w:val="nil"/>
                  <w:right w:val="nil"/>
                </w:tcBorders>
                <w:shd w:val="clear" w:color="auto" w:fill="auto"/>
                <w:vAlign w:val="bottom"/>
              </w:tcPr>
            </w:tcPrChange>
          </w:tcPr>
          <w:p w14:paraId="59241602" w14:textId="77777777" w:rsidR="00215B5A" w:rsidRPr="00215B5A" w:rsidRDefault="00215B5A" w:rsidP="00215B5A">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13.28</w:t>
            </w:r>
            <w:r w:rsidRPr="00215B5A">
              <w:rPr>
                <w:rFonts w:ascii="Times New Roman" w:hAnsi="Times New Roman" w:cs="Times New Roman"/>
                <w:color w:val="000000"/>
                <w:sz w:val="18"/>
                <w:szCs w:val="18"/>
              </w:rPr>
              <w:br/>
              <w:t>(7.77, 22.04)</w:t>
            </w:r>
          </w:p>
        </w:tc>
        <w:tc>
          <w:tcPr>
            <w:tcW w:w="755" w:type="pct"/>
            <w:tcBorders>
              <w:top w:val="nil"/>
              <w:left w:val="nil"/>
              <w:bottom w:val="nil"/>
              <w:right w:val="nil"/>
            </w:tcBorders>
            <w:shd w:val="clear" w:color="auto" w:fill="auto"/>
            <w:vAlign w:val="bottom"/>
            <w:tcPrChange w:id="486" w:author="Peng, Mia Qing" w:date="2022-11-13T16:27:00Z">
              <w:tcPr>
                <w:tcW w:w="755" w:type="pct"/>
                <w:tcBorders>
                  <w:top w:val="nil"/>
                  <w:left w:val="nil"/>
                  <w:bottom w:val="nil"/>
                  <w:right w:val="nil"/>
                </w:tcBorders>
                <w:shd w:val="clear" w:color="auto" w:fill="auto"/>
                <w:vAlign w:val="bottom"/>
              </w:tcPr>
            </w:tcPrChange>
          </w:tcPr>
          <w:p w14:paraId="586D30A1" w14:textId="77777777" w:rsidR="00215B5A" w:rsidRPr="00215B5A" w:rsidRDefault="00215B5A" w:rsidP="00215B5A">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5.55</w:t>
            </w:r>
            <w:r w:rsidRPr="00215B5A">
              <w:rPr>
                <w:rFonts w:ascii="Times New Roman" w:hAnsi="Times New Roman" w:cs="Times New Roman"/>
                <w:color w:val="000000"/>
                <w:sz w:val="18"/>
                <w:szCs w:val="18"/>
              </w:rPr>
              <w:br/>
              <w:t>(3.50, 9.82)</w:t>
            </w:r>
          </w:p>
        </w:tc>
        <w:tc>
          <w:tcPr>
            <w:tcW w:w="715" w:type="pct"/>
            <w:tcBorders>
              <w:top w:val="nil"/>
              <w:left w:val="nil"/>
              <w:bottom w:val="nil"/>
              <w:right w:val="nil"/>
            </w:tcBorders>
            <w:shd w:val="clear" w:color="auto" w:fill="auto"/>
            <w:vAlign w:val="bottom"/>
            <w:tcPrChange w:id="487" w:author="Peng, Mia Qing" w:date="2022-11-13T16:27:00Z">
              <w:tcPr>
                <w:tcW w:w="715" w:type="pct"/>
                <w:tcBorders>
                  <w:top w:val="nil"/>
                  <w:left w:val="nil"/>
                  <w:bottom w:val="nil"/>
                  <w:right w:val="nil"/>
                </w:tcBorders>
                <w:shd w:val="clear" w:color="auto" w:fill="auto"/>
                <w:vAlign w:val="bottom"/>
              </w:tcPr>
            </w:tcPrChange>
          </w:tcPr>
          <w:p w14:paraId="6FEF6B86" w14:textId="77777777" w:rsidR="00215B5A" w:rsidRPr="00215B5A" w:rsidRDefault="00215B5A" w:rsidP="00215B5A">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3.70</w:t>
            </w:r>
            <w:r w:rsidRPr="00215B5A">
              <w:rPr>
                <w:rFonts w:ascii="Times New Roman" w:hAnsi="Times New Roman" w:cs="Times New Roman"/>
                <w:color w:val="000000"/>
                <w:sz w:val="18"/>
                <w:szCs w:val="18"/>
              </w:rPr>
              <w:br/>
              <w:t>(2.02, 6.07)</w:t>
            </w:r>
          </w:p>
        </w:tc>
        <w:tc>
          <w:tcPr>
            <w:tcW w:w="715" w:type="pct"/>
            <w:tcBorders>
              <w:top w:val="nil"/>
              <w:left w:val="nil"/>
              <w:bottom w:val="nil"/>
              <w:right w:val="nil"/>
            </w:tcBorders>
            <w:shd w:val="clear" w:color="auto" w:fill="auto"/>
            <w:vAlign w:val="bottom"/>
            <w:tcPrChange w:id="488" w:author="Peng, Mia Qing" w:date="2022-11-13T16:27:00Z">
              <w:tcPr>
                <w:tcW w:w="715" w:type="pct"/>
                <w:tcBorders>
                  <w:top w:val="nil"/>
                  <w:left w:val="nil"/>
                  <w:bottom w:val="nil"/>
                  <w:right w:val="nil"/>
                </w:tcBorders>
                <w:shd w:val="clear" w:color="auto" w:fill="auto"/>
                <w:vAlign w:val="bottom"/>
              </w:tcPr>
            </w:tcPrChange>
          </w:tcPr>
          <w:p w14:paraId="4EFCE81E" w14:textId="77777777" w:rsidR="00215B5A" w:rsidRPr="00215B5A" w:rsidRDefault="00215B5A" w:rsidP="00215B5A">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3.06</w:t>
            </w:r>
            <w:r w:rsidRPr="00215B5A">
              <w:rPr>
                <w:rFonts w:ascii="Times New Roman" w:hAnsi="Times New Roman" w:cs="Times New Roman"/>
                <w:color w:val="000000"/>
                <w:sz w:val="18"/>
                <w:szCs w:val="18"/>
              </w:rPr>
              <w:br/>
              <w:t>(2.02, 4.94)</w:t>
            </w:r>
          </w:p>
        </w:tc>
        <w:tc>
          <w:tcPr>
            <w:tcW w:w="714" w:type="pct"/>
            <w:tcBorders>
              <w:top w:val="nil"/>
              <w:left w:val="nil"/>
              <w:bottom w:val="nil"/>
              <w:right w:val="single" w:sz="4" w:space="0" w:color="auto"/>
            </w:tcBorders>
            <w:shd w:val="clear" w:color="auto" w:fill="auto"/>
            <w:vAlign w:val="bottom"/>
            <w:tcPrChange w:id="489" w:author="Peng, Mia Qing" w:date="2022-11-13T16:27:00Z">
              <w:tcPr>
                <w:tcW w:w="714" w:type="pct"/>
                <w:tcBorders>
                  <w:top w:val="nil"/>
                  <w:left w:val="nil"/>
                  <w:bottom w:val="nil"/>
                  <w:right w:val="single" w:sz="4" w:space="0" w:color="auto"/>
                </w:tcBorders>
                <w:shd w:val="clear" w:color="auto" w:fill="auto"/>
                <w:vAlign w:val="bottom"/>
              </w:tcPr>
            </w:tcPrChange>
          </w:tcPr>
          <w:p w14:paraId="5761AB3A" w14:textId="08CD627C" w:rsidR="00215B5A" w:rsidRPr="00215B5A" w:rsidRDefault="00215B5A" w:rsidP="00215B5A">
            <w:pPr>
              <w:jc w:val="center"/>
              <w:rPr>
                <w:rFonts w:ascii="Times New Roman" w:hAnsi="Times New Roman" w:cs="Times New Roman"/>
                <w:color w:val="000000"/>
                <w:sz w:val="18"/>
                <w:szCs w:val="18"/>
              </w:rPr>
            </w:pPr>
            <w:ins w:id="490" w:author="Peng, Mia Qing" w:date="2022-11-13T16:27:00Z">
              <w:r w:rsidRPr="00215B5A">
                <w:rPr>
                  <w:rFonts w:ascii="Times New Roman" w:hAnsi="Times New Roman" w:cs="Times New Roman"/>
                  <w:color w:val="000000"/>
                  <w:sz w:val="18"/>
                  <w:szCs w:val="18"/>
                  <w:rPrChange w:id="491" w:author="Peng, Mia Qing" w:date="2022-11-13T16:27:00Z">
                    <w:rPr>
                      <w:rFonts w:ascii="Calibri" w:hAnsi="Calibri" w:cs="Calibri"/>
                      <w:color w:val="000000"/>
                    </w:rPr>
                  </w:rPrChange>
                </w:rPr>
                <w:t>0.32</w:t>
              </w:r>
              <w:r w:rsidRPr="00215B5A">
                <w:rPr>
                  <w:rFonts w:ascii="Times New Roman" w:hAnsi="Times New Roman" w:cs="Times New Roman"/>
                  <w:color w:val="000000"/>
                  <w:sz w:val="18"/>
                  <w:szCs w:val="18"/>
                  <w:rPrChange w:id="492" w:author="Peng, Mia Qing" w:date="2022-11-13T16:27:00Z">
                    <w:rPr>
                      <w:rFonts w:ascii="Calibri" w:hAnsi="Calibri" w:cs="Calibri"/>
                      <w:color w:val="000000"/>
                    </w:rPr>
                  </w:rPrChange>
                </w:rPr>
                <w:br/>
                <w:t>(0.21, 0.58)</w:t>
              </w:r>
            </w:ins>
            <w:del w:id="493" w:author="Peng, Mia Qing" w:date="2022-11-13T16:27:00Z">
              <w:r w:rsidRPr="00215B5A" w:rsidDel="00605B7A">
                <w:rPr>
                  <w:rFonts w:ascii="Times New Roman" w:hAnsi="Times New Roman" w:cs="Times New Roman"/>
                  <w:color w:val="000000"/>
                  <w:sz w:val="18"/>
                  <w:szCs w:val="18"/>
                </w:rPr>
                <w:delText>0.11</w:delText>
              </w:r>
              <w:r w:rsidRPr="00215B5A" w:rsidDel="00605B7A">
                <w:rPr>
                  <w:rFonts w:ascii="Times New Roman" w:hAnsi="Times New Roman" w:cs="Times New Roman"/>
                  <w:color w:val="000000"/>
                  <w:sz w:val="18"/>
                  <w:szCs w:val="18"/>
                </w:rPr>
                <w:br/>
                <w:delText>(0.07, 0.16)</w:delText>
              </w:r>
            </w:del>
          </w:p>
        </w:tc>
      </w:tr>
      <w:tr w:rsidR="00F60BCB" w:rsidRPr="00215B5A" w14:paraId="7DF092C1" w14:textId="77777777" w:rsidTr="00A35266">
        <w:tc>
          <w:tcPr>
            <w:tcW w:w="954" w:type="pct"/>
            <w:tcBorders>
              <w:bottom w:val="single" w:sz="4" w:space="0" w:color="auto"/>
            </w:tcBorders>
            <w:vAlign w:val="center"/>
          </w:tcPr>
          <w:p w14:paraId="71AC32F5" w14:textId="77777777" w:rsidR="00F60BCB" w:rsidRPr="00215B5A" w:rsidRDefault="00F60BCB" w:rsidP="00F60BCB">
            <w:pPr>
              <w:rPr>
                <w:rFonts w:ascii="Times New Roman" w:hAnsi="Times New Roman" w:cs="Times New Roman"/>
                <w:sz w:val="18"/>
                <w:szCs w:val="18"/>
              </w:rPr>
            </w:pPr>
            <w:r w:rsidRPr="00215B5A">
              <w:rPr>
                <w:rFonts w:ascii="Times New Roman" w:hAnsi="Times New Roman" w:cs="Times New Roman"/>
                <w:sz w:val="18"/>
                <w:szCs w:val="18"/>
              </w:rPr>
              <w:t>p-value</w:t>
            </w:r>
          </w:p>
        </w:tc>
        <w:tc>
          <w:tcPr>
            <w:tcW w:w="391" w:type="pct"/>
            <w:tcBorders>
              <w:bottom w:val="single" w:sz="4" w:space="0" w:color="auto"/>
            </w:tcBorders>
            <w:vAlign w:val="center"/>
          </w:tcPr>
          <w:p w14:paraId="762BE3AD" w14:textId="77777777" w:rsidR="00F60BCB" w:rsidRPr="00215B5A" w:rsidRDefault="00F60BCB" w:rsidP="00F60BCB">
            <w:pPr>
              <w:jc w:val="center"/>
              <w:rPr>
                <w:rFonts w:ascii="Times New Roman" w:hAnsi="Times New Roman" w:cs="Times New Roman"/>
                <w:sz w:val="18"/>
                <w:szCs w:val="18"/>
              </w:rPr>
            </w:pPr>
          </w:p>
        </w:tc>
        <w:tc>
          <w:tcPr>
            <w:tcW w:w="755" w:type="pct"/>
            <w:tcBorders>
              <w:top w:val="nil"/>
              <w:left w:val="nil"/>
              <w:bottom w:val="single" w:sz="4" w:space="0" w:color="auto"/>
              <w:right w:val="nil"/>
            </w:tcBorders>
            <w:shd w:val="clear" w:color="auto" w:fill="auto"/>
            <w:vAlign w:val="bottom"/>
          </w:tcPr>
          <w:p w14:paraId="0CCA5BA9" w14:textId="77777777" w:rsidR="00F60BCB" w:rsidRPr="00215B5A" w:rsidRDefault="00F60BCB" w:rsidP="00F60BCB">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&lt;0.0001</w:t>
            </w:r>
          </w:p>
        </w:tc>
        <w:tc>
          <w:tcPr>
            <w:tcW w:w="755" w:type="pct"/>
            <w:tcBorders>
              <w:top w:val="nil"/>
              <w:left w:val="nil"/>
              <w:bottom w:val="single" w:sz="4" w:space="0" w:color="auto"/>
              <w:right w:val="nil"/>
            </w:tcBorders>
            <w:shd w:val="clear" w:color="auto" w:fill="auto"/>
            <w:vAlign w:val="bottom"/>
          </w:tcPr>
          <w:p w14:paraId="4A2B26F4" w14:textId="77777777" w:rsidR="00F60BCB" w:rsidRPr="00215B5A" w:rsidRDefault="00F60BCB" w:rsidP="00F60BCB">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&lt;0.0001</w:t>
            </w:r>
          </w:p>
        </w:tc>
        <w:tc>
          <w:tcPr>
            <w:tcW w:w="715" w:type="pct"/>
            <w:tcBorders>
              <w:top w:val="nil"/>
              <w:left w:val="nil"/>
              <w:bottom w:val="single" w:sz="4" w:space="0" w:color="auto"/>
              <w:right w:val="nil"/>
            </w:tcBorders>
            <w:shd w:val="clear" w:color="auto" w:fill="auto"/>
            <w:vAlign w:val="bottom"/>
          </w:tcPr>
          <w:p w14:paraId="74824032" w14:textId="77777777" w:rsidR="00F60BCB" w:rsidRPr="00215B5A" w:rsidRDefault="00F60BCB" w:rsidP="00F60BCB">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&lt;0.0001</w:t>
            </w:r>
          </w:p>
        </w:tc>
        <w:tc>
          <w:tcPr>
            <w:tcW w:w="715" w:type="pct"/>
            <w:tcBorders>
              <w:top w:val="nil"/>
              <w:left w:val="nil"/>
              <w:bottom w:val="single" w:sz="4" w:space="0" w:color="auto"/>
              <w:right w:val="nil"/>
            </w:tcBorders>
            <w:shd w:val="clear" w:color="auto" w:fill="auto"/>
            <w:vAlign w:val="bottom"/>
          </w:tcPr>
          <w:p w14:paraId="43E5AB09" w14:textId="77777777" w:rsidR="00F60BCB" w:rsidRPr="00215B5A" w:rsidRDefault="00F60BCB" w:rsidP="00F60BCB">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&lt;0.0001</w:t>
            </w:r>
          </w:p>
        </w:tc>
        <w:tc>
          <w:tcPr>
            <w:tcW w:w="714" w:type="pct"/>
            <w:tcBorders>
              <w:top w:val="nil"/>
              <w:left w:val="nil"/>
              <w:bottom w:val="single" w:sz="4" w:space="0" w:color="auto"/>
              <w:right w:val="single" w:sz="4" w:space="0" w:color="auto"/>
            </w:tcBorders>
            <w:shd w:val="clear" w:color="auto" w:fill="auto"/>
            <w:vAlign w:val="bottom"/>
          </w:tcPr>
          <w:p w14:paraId="5CDF4F43" w14:textId="77777777" w:rsidR="00F60BCB" w:rsidRPr="00215B5A" w:rsidRDefault="00F60BCB" w:rsidP="00F60BCB">
            <w:pPr>
              <w:jc w:val="center"/>
              <w:rPr>
                <w:rFonts w:ascii="Times New Roman" w:hAnsi="Times New Roman" w:cs="Times New Roman"/>
                <w:color w:val="000000"/>
                <w:sz w:val="18"/>
                <w:szCs w:val="18"/>
              </w:rPr>
            </w:pPr>
            <w:r w:rsidRPr="00215B5A">
              <w:rPr>
                <w:rFonts w:ascii="Times New Roman" w:hAnsi="Times New Roman" w:cs="Times New Roman"/>
                <w:color w:val="000000"/>
                <w:sz w:val="18"/>
                <w:szCs w:val="18"/>
              </w:rPr>
              <w:t>&lt;0.0001</w:t>
            </w:r>
          </w:p>
        </w:tc>
      </w:tr>
    </w:tbl>
    <w:p w14:paraId="113AF904" w14:textId="77777777" w:rsidR="00F60BCB" w:rsidRPr="00F60BCB" w:rsidRDefault="00F60BCB" w:rsidP="00F60BCB">
      <w:pPr>
        <w:spacing w:after="0" w:line="240" w:lineRule="auto"/>
        <w:rPr>
          <w:rFonts w:ascii="Times New Roman" w:eastAsiaTheme="minorHAnsi" w:hAnsi="Times New Roman" w:cs="Times New Roman"/>
          <w:color w:val="000000"/>
          <w:sz w:val="18"/>
          <w:szCs w:val="18"/>
          <w:lang w:eastAsia="en-US"/>
        </w:rPr>
      </w:pPr>
      <w:r w:rsidRPr="00F60BCB">
        <w:rPr>
          <w:rFonts w:ascii="Times New Roman" w:eastAsiaTheme="minorHAnsi" w:hAnsi="Times New Roman" w:cs="Times New Roman"/>
          <w:color w:val="000000"/>
          <w:sz w:val="18"/>
          <w:szCs w:val="18"/>
          <w:vertAlign w:val="superscript"/>
          <w:lang w:eastAsia="en-US"/>
        </w:rPr>
        <w:t>1</w:t>
      </w:r>
      <w:r w:rsidRPr="00F60BCB">
        <w:rPr>
          <w:rFonts w:ascii="Times New Roman" w:eastAsiaTheme="minorHAnsi" w:hAnsi="Times New Roman" w:cs="Times New Roman"/>
          <w:color w:val="000000"/>
          <w:sz w:val="18"/>
          <w:szCs w:val="18"/>
          <w:lang w:eastAsia="en-US"/>
        </w:rPr>
        <w:t xml:space="preserve"> Data in this table </w:t>
      </w:r>
      <w:r w:rsidRPr="00F60BCB">
        <w:rPr>
          <w:rFonts w:ascii="Times New Roman" w:eastAsiaTheme="minorHAnsi" w:hAnsi="Times New Roman" w:cs="Times New Roman"/>
          <w:sz w:val="18"/>
          <w:szCs w:val="18"/>
          <w:lang w:eastAsia="en-US"/>
        </w:rPr>
        <w:t>were based on the 1293 women who had complete data in 1999/2000.</w:t>
      </w:r>
    </w:p>
    <w:p w14:paraId="1E6FCE85" w14:textId="61094E93" w:rsidR="00F60BCB" w:rsidRDefault="00F60BCB" w:rsidP="00F60BCB">
      <w:pPr>
        <w:spacing w:after="0" w:line="240" w:lineRule="auto"/>
        <w:rPr>
          <w:ins w:id="494" w:author="Peng, Mia Qing" w:date="2022-11-13T15:57:00Z"/>
          <w:rFonts w:ascii="Times New Roman" w:eastAsiaTheme="minorHAnsi" w:hAnsi="Times New Roman" w:cs="Times New Roman"/>
          <w:color w:val="000000"/>
          <w:sz w:val="18"/>
          <w:szCs w:val="18"/>
          <w:lang w:eastAsia="en-US"/>
        </w:rPr>
      </w:pPr>
      <w:r w:rsidRPr="00F60BCB">
        <w:rPr>
          <w:rFonts w:ascii="Times New Roman" w:eastAsiaTheme="minorHAnsi" w:hAnsi="Times New Roman" w:cs="Times New Roman"/>
          <w:color w:val="000000"/>
          <w:sz w:val="18"/>
          <w:szCs w:val="18"/>
          <w:vertAlign w:val="superscript"/>
          <w:lang w:eastAsia="en-US"/>
        </w:rPr>
        <w:t>2</w:t>
      </w:r>
      <w:r w:rsidRPr="00F60BCB">
        <w:rPr>
          <w:rFonts w:ascii="Times New Roman" w:eastAsiaTheme="minorHAnsi" w:hAnsi="Times New Roman" w:cs="Times New Roman"/>
          <w:color w:val="000000"/>
          <w:sz w:val="18"/>
          <w:szCs w:val="18"/>
          <w:lang w:eastAsia="en-US"/>
        </w:rPr>
        <w:t xml:space="preserve"> All concentrations were adjusted for hydration using the covariate-adjusted creatinine standardization method. “Q1” means “1</w:t>
      </w:r>
      <w:r w:rsidRPr="00F60BCB">
        <w:rPr>
          <w:rFonts w:ascii="Times New Roman" w:eastAsiaTheme="minorHAnsi" w:hAnsi="Times New Roman" w:cs="Times New Roman"/>
          <w:color w:val="000000"/>
          <w:sz w:val="18"/>
          <w:szCs w:val="18"/>
          <w:vertAlign w:val="superscript"/>
          <w:lang w:eastAsia="en-US"/>
        </w:rPr>
        <w:t>st</w:t>
      </w:r>
      <w:r w:rsidRPr="00F60BCB">
        <w:rPr>
          <w:rFonts w:ascii="Times New Roman" w:eastAsiaTheme="minorHAnsi" w:hAnsi="Times New Roman" w:cs="Times New Roman"/>
          <w:color w:val="000000"/>
          <w:sz w:val="18"/>
          <w:szCs w:val="18"/>
          <w:lang w:eastAsia="en-US"/>
        </w:rPr>
        <w:t xml:space="preserve"> quartile” and “Q3” means “3</w:t>
      </w:r>
      <w:r w:rsidRPr="00F60BCB">
        <w:rPr>
          <w:rFonts w:ascii="Times New Roman" w:eastAsiaTheme="minorHAnsi" w:hAnsi="Times New Roman" w:cs="Times New Roman"/>
          <w:color w:val="000000"/>
          <w:sz w:val="18"/>
          <w:szCs w:val="18"/>
          <w:vertAlign w:val="superscript"/>
          <w:lang w:eastAsia="en-US"/>
        </w:rPr>
        <w:t>rd</w:t>
      </w:r>
      <w:r w:rsidRPr="00F60BCB">
        <w:rPr>
          <w:rFonts w:ascii="Times New Roman" w:eastAsiaTheme="minorHAnsi" w:hAnsi="Times New Roman" w:cs="Times New Roman"/>
          <w:color w:val="000000"/>
          <w:sz w:val="18"/>
          <w:szCs w:val="18"/>
          <w:lang w:eastAsia="en-US"/>
        </w:rPr>
        <w:t xml:space="preserve"> quartile”. </w:t>
      </w:r>
    </w:p>
    <w:p w14:paraId="3D184315" w14:textId="1CCAF425" w:rsidR="0028032D" w:rsidRPr="0028032D" w:rsidRDefault="0028032D" w:rsidP="00F60BCB">
      <w:pPr>
        <w:spacing w:after="0" w:line="240" w:lineRule="auto"/>
        <w:rPr>
          <w:rFonts w:ascii="Times New Roman" w:eastAsiaTheme="minorHAnsi" w:hAnsi="Times New Roman" w:cs="Times New Roman"/>
          <w:color w:val="000000"/>
          <w:sz w:val="18"/>
          <w:szCs w:val="18"/>
          <w:lang w:eastAsia="en-US"/>
        </w:rPr>
      </w:pPr>
      <w:ins w:id="495" w:author="Peng, Mia Qing" w:date="2022-11-13T15:57:00Z">
        <w:r w:rsidRPr="0028032D">
          <w:rPr>
            <w:rFonts w:ascii="Times New Roman" w:eastAsiaTheme="minorHAnsi" w:hAnsi="Times New Roman" w:cs="Times New Roman"/>
            <w:color w:val="000000"/>
            <w:sz w:val="18"/>
            <w:szCs w:val="18"/>
            <w:vertAlign w:val="superscript"/>
            <w:lang w:eastAsia="en-US"/>
            <w:rPrChange w:id="496" w:author="Peng, Mia Qing" w:date="2022-11-13T15:57:00Z">
              <w:rPr>
                <w:rFonts w:ascii="Times New Roman" w:eastAsiaTheme="minorHAnsi" w:hAnsi="Times New Roman" w:cs="Times New Roman"/>
                <w:color w:val="000000"/>
                <w:sz w:val="18"/>
                <w:szCs w:val="18"/>
                <w:lang w:eastAsia="en-US"/>
              </w:rPr>
            </w:rPrChange>
          </w:rPr>
          <w:t>3</w:t>
        </w:r>
      </w:ins>
      <w:ins w:id="497" w:author="Peng, Mia Qing" w:date="2022-11-13T15:58:00Z">
        <w:r w:rsidRPr="0028032D">
          <w:rPr>
            <w:rFonts w:ascii="Times New Roman" w:eastAsiaTheme="minorHAnsi" w:hAnsi="Times New Roman" w:cs="Times New Roman"/>
            <w:color w:val="000000"/>
            <w:sz w:val="18"/>
            <w:szCs w:val="18"/>
            <w:lang w:eastAsia="en-US"/>
            <w:rPrChange w:id="498" w:author="Peng, Mia Qing" w:date="2022-11-13T15:58:00Z">
              <w:rPr>
                <w:rFonts w:eastAsia="Times New Roman" w:cs="Times New Roman"/>
              </w:rPr>
            </w:rPrChange>
          </w:rPr>
          <w:t xml:space="preserve">∑HMW phthalate metabolites = molar sum of MEHP, MEHHP, MEOHP, MECPP, </w:t>
        </w:r>
        <w:proofErr w:type="spellStart"/>
        <w:r w:rsidRPr="0028032D">
          <w:rPr>
            <w:rFonts w:ascii="Times New Roman" w:eastAsiaTheme="minorHAnsi" w:hAnsi="Times New Roman" w:cs="Times New Roman"/>
            <w:color w:val="000000"/>
            <w:sz w:val="18"/>
            <w:szCs w:val="18"/>
            <w:lang w:eastAsia="en-US"/>
            <w:rPrChange w:id="499" w:author="Peng, Mia Qing" w:date="2022-11-13T15:58:00Z">
              <w:rPr>
                <w:rFonts w:eastAsia="Times New Roman" w:cs="Times New Roman"/>
              </w:rPr>
            </w:rPrChange>
          </w:rPr>
          <w:t>MBzP</w:t>
        </w:r>
        <w:proofErr w:type="spellEnd"/>
        <w:r w:rsidRPr="0028032D">
          <w:rPr>
            <w:rFonts w:ascii="Times New Roman" w:eastAsiaTheme="minorHAnsi" w:hAnsi="Times New Roman" w:cs="Times New Roman"/>
            <w:color w:val="000000"/>
            <w:sz w:val="18"/>
            <w:szCs w:val="18"/>
            <w:lang w:eastAsia="en-US"/>
            <w:rPrChange w:id="500" w:author="Peng, Mia Qing" w:date="2022-11-13T15:58:00Z">
              <w:rPr>
                <w:rFonts w:eastAsia="Times New Roman" w:cs="Times New Roman"/>
              </w:rPr>
            </w:rPrChange>
          </w:rPr>
          <w:t>, MCOP, MCNP, and MCPP.</w:t>
        </w:r>
      </w:ins>
    </w:p>
    <w:p w14:paraId="42528368" w14:textId="19F98160" w:rsidR="00F60BCB" w:rsidRPr="00F60BCB" w:rsidRDefault="0028032D" w:rsidP="00F60BCB">
      <w:pPr>
        <w:spacing w:after="0" w:line="240" w:lineRule="auto"/>
        <w:rPr>
          <w:rFonts w:ascii="Times New Roman" w:eastAsiaTheme="minorHAnsi" w:hAnsi="Times New Roman" w:cs="Times New Roman"/>
          <w:color w:val="000000"/>
          <w:sz w:val="18"/>
          <w:szCs w:val="18"/>
          <w:lang w:eastAsia="en-US"/>
        </w:rPr>
      </w:pPr>
      <w:ins w:id="501" w:author="Peng, Mia Qing" w:date="2022-11-13T15:57:00Z">
        <w:r>
          <w:rPr>
            <w:rFonts w:ascii="Times New Roman" w:eastAsiaTheme="minorHAnsi" w:hAnsi="Times New Roman" w:cs="Times New Roman"/>
            <w:color w:val="000000"/>
            <w:sz w:val="18"/>
            <w:szCs w:val="18"/>
            <w:vertAlign w:val="superscript"/>
            <w:lang w:eastAsia="en-US"/>
          </w:rPr>
          <w:t>4</w:t>
        </w:r>
      </w:ins>
      <w:del w:id="502" w:author="Peng, Mia Qing" w:date="2022-11-13T15:57:00Z">
        <w:r w:rsidR="00F60BCB" w:rsidRPr="00F60BCB" w:rsidDel="0028032D">
          <w:rPr>
            <w:rFonts w:ascii="Times New Roman" w:eastAsiaTheme="minorHAnsi" w:hAnsi="Times New Roman" w:cs="Times New Roman"/>
            <w:color w:val="000000"/>
            <w:sz w:val="18"/>
            <w:szCs w:val="18"/>
            <w:vertAlign w:val="superscript"/>
            <w:lang w:eastAsia="en-US"/>
          </w:rPr>
          <w:delText>3</w:delText>
        </w:r>
      </w:del>
      <w:r w:rsidR="00F60BCB" w:rsidRPr="00F60BCB">
        <w:rPr>
          <w:rFonts w:ascii="Times New Roman" w:eastAsiaTheme="minorHAnsi" w:hAnsi="Times New Roman" w:cs="Times New Roman"/>
          <w:color w:val="000000"/>
          <w:sz w:val="18"/>
          <w:szCs w:val="18"/>
          <w:lang w:eastAsia="en-US"/>
        </w:rPr>
        <w:t xml:space="preserve"> P-values were obtained from Kruskal-Wallis tests. </w:t>
      </w:r>
    </w:p>
    <w:p w14:paraId="7288045F" w14:textId="08596FFC" w:rsidR="00F60BCB" w:rsidRPr="00F60BCB" w:rsidRDefault="0028032D" w:rsidP="00F60BCB">
      <w:pPr>
        <w:spacing w:after="0" w:line="240" w:lineRule="auto"/>
        <w:rPr>
          <w:rFonts w:ascii="Times New Roman" w:eastAsiaTheme="minorHAnsi" w:hAnsi="Times New Roman" w:cs="Times New Roman"/>
          <w:color w:val="000000"/>
          <w:sz w:val="18"/>
          <w:szCs w:val="18"/>
          <w:lang w:eastAsia="en-US"/>
        </w:rPr>
      </w:pPr>
      <w:ins w:id="503" w:author="Peng, Mia Qing" w:date="2022-11-13T15:57:00Z">
        <w:r>
          <w:rPr>
            <w:rFonts w:ascii="Times New Roman" w:eastAsiaTheme="minorHAnsi" w:hAnsi="Times New Roman" w:cs="Times New Roman"/>
            <w:color w:val="000000"/>
            <w:sz w:val="18"/>
            <w:szCs w:val="18"/>
            <w:vertAlign w:val="superscript"/>
            <w:lang w:eastAsia="en-US"/>
          </w:rPr>
          <w:t>5</w:t>
        </w:r>
      </w:ins>
      <w:del w:id="504" w:author="Peng, Mia Qing" w:date="2022-11-13T15:57:00Z">
        <w:r w:rsidR="00F60BCB" w:rsidRPr="00F60BCB" w:rsidDel="0028032D">
          <w:rPr>
            <w:rFonts w:ascii="Times New Roman" w:eastAsiaTheme="minorHAnsi" w:hAnsi="Times New Roman" w:cs="Times New Roman"/>
            <w:color w:val="000000"/>
            <w:sz w:val="18"/>
            <w:szCs w:val="18"/>
            <w:vertAlign w:val="superscript"/>
            <w:lang w:eastAsia="en-US"/>
          </w:rPr>
          <w:delText>4</w:delText>
        </w:r>
      </w:del>
      <w:r w:rsidR="00F60BCB" w:rsidRPr="00F60BCB">
        <w:rPr>
          <w:rFonts w:ascii="Times New Roman" w:eastAsiaTheme="minorHAnsi" w:hAnsi="Times New Roman" w:cs="Times New Roman"/>
          <w:color w:val="000000"/>
          <w:sz w:val="18"/>
          <w:szCs w:val="18"/>
          <w:lang w:eastAsia="en-US"/>
        </w:rPr>
        <w:t xml:space="preserve"> Obesity status was defined based on BMI from 1998/1999 for 1248 women, 1997/1998 for 36 women, and 1996/1997 for 9 women using race/ethnicity-specific cut points.</w:t>
      </w:r>
    </w:p>
    <w:p w14:paraId="671C9750" w14:textId="77777777" w:rsidR="00F60BCB" w:rsidRPr="00F60BCB" w:rsidRDefault="00F60BCB" w:rsidP="00F60BCB">
      <w:pPr>
        <w:rPr>
          <w:rFonts w:eastAsiaTheme="minorHAnsi"/>
          <w:lang w:eastAsia="en-US"/>
        </w:rPr>
      </w:pPr>
      <w:r w:rsidRPr="00F60BCB">
        <w:rPr>
          <w:rFonts w:eastAsiaTheme="minorHAnsi"/>
          <w:lang w:eastAsia="en-US"/>
        </w:rPr>
        <w:br w:type="page"/>
      </w:r>
    </w:p>
    <w:p w14:paraId="4EE5B9FE" w14:textId="77777777" w:rsidR="00F60BCB" w:rsidRPr="00F60BCB" w:rsidRDefault="00F60BCB" w:rsidP="00F60BCB">
      <w:pPr>
        <w:spacing w:after="200" w:line="240" w:lineRule="auto"/>
        <w:rPr>
          <w:rFonts w:ascii="Times New Roman" w:eastAsiaTheme="minorHAnsi" w:hAnsi="Times New Roman"/>
          <w:iCs/>
          <w:sz w:val="24"/>
          <w:szCs w:val="18"/>
          <w:lang w:eastAsia="en-US"/>
        </w:rPr>
      </w:pPr>
      <w:bookmarkStart w:id="505" w:name="_Toc97024668"/>
      <w:r w:rsidRPr="00F60BCB">
        <w:rPr>
          <w:rFonts w:ascii="Times New Roman" w:eastAsiaTheme="minorHAnsi" w:hAnsi="Times New Roman"/>
          <w:iCs/>
          <w:sz w:val="24"/>
          <w:szCs w:val="18"/>
          <w:lang w:eastAsia="en-US"/>
        </w:rPr>
        <w:lastRenderedPageBreak/>
        <w:t>Supplemental Table S</w:t>
      </w:r>
      <w:r w:rsidRPr="00F60BCB">
        <w:rPr>
          <w:rFonts w:ascii="Times New Roman" w:eastAsiaTheme="minorHAnsi" w:hAnsi="Times New Roman"/>
          <w:iCs/>
          <w:sz w:val="24"/>
          <w:szCs w:val="18"/>
          <w:lang w:eastAsia="en-US"/>
        </w:rPr>
        <w:fldChar w:fldCharType="begin"/>
      </w:r>
      <w:r w:rsidRPr="00F60BCB">
        <w:rPr>
          <w:rFonts w:ascii="Times New Roman" w:eastAsiaTheme="minorHAnsi" w:hAnsi="Times New Roman"/>
          <w:iCs/>
          <w:sz w:val="24"/>
          <w:szCs w:val="18"/>
          <w:lang w:eastAsia="en-US"/>
        </w:rPr>
        <w:instrText xml:space="preserve"> SEQ Supplemental_Table_S \* ARABIC </w:instrText>
      </w:r>
      <w:r w:rsidRPr="00F60BCB">
        <w:rPr>
          <w:rFonts w:ascii="Times New Roman" w:eastAsiaTheme="minorHAnsi" w:hAnsi="Times New Roman"/>
          <w:iCs/>
          <w:sz w:val="24"/>
          <w:szCs w:val="18"/>
          <w:lang w:eastAsia="en-US"/>
        </w:rPr>
        <w:fldChar w:fldCharType="separate"/>
      </w:r>
      <w:r w:rsidRPr="00F60BCB">
        <w:rPr>
          <w:rFonts w:ascii="Times New Roman" w:eastAsiaTheme="minorHAnsi" w:hAnsi="Times New Roman"/>
          <w:iCs/>
          <w:noProof/>
          <w:sz w:val="24"/>
          <w:szCs w:val="18"/>
          <w:lang w:eastAsia="en-US"/>
        </w:rPr>
        <w:t>4</w:t>
      </w:r>
      <w:r w:rsidRPr="00F60BCB">
        <w:rPr>
          <w:rFonts w:ascii="Times New Roman" w:eastAsiaTheme="minorHAnsi" w:hAnsi="Times New Roman"/>
          <w:iCs/>
          <w:sz w:val="24"/>
          <w:szCs w:val="18"/>
          <w:lang w:eastAsia="en-US"/>
        </w:rPr>
        <w:fldChar w:fldCharType="end"/>
      </w:r>
      <w:r w:rsidRPr="00F60BCB">
        <w:rPr>
          <w:rFonts w:ascii="Times New Roman" w:eastAsiaTheme="minorHAnsi" w:hAnsi="Times New Roman"/>
          <w:iCs/>
          <w:sz w:val="24"/>
          <w:szCs w:val="18"/>
          <w:lang w:eastAsia="en-US"/>
        </w:rPr>
        <w:t xml:space="preserve"> Distributions of covariates in 1999/2000 by incident diabetes status</w:t>
      </w:r>
      <w:bookmarkEnd w:id="505"/>
    </w:p>
    <w:tbl>
      <w:tblPr>
        <w:tblStyle w:val="TableGrid1"/>
        <w:tblW w:w="0" w:type="auto"/>
        <w:jc w:val="center"/>
        <w:tblBorders>
          <w:insideH w:val="none" w:sz="0" w:space="0" w:color="auto"/>
          <w:insideV w:val="none" w:sz="0" w:space="0" w:color="auto"/>
        </w:tblBorders>
        <w:tblLook w:val="04A0" w:firstRow="1" w:lastRow="0" w:firstColumn="1" w:lastColumn="0" w:noHBand="0" w:noVBand="1"/>
      </w:tblPr>
      <w:tblGrid>
        <w:gridCol w:w="3235"/>
        <w:gridCol w:w="2156"/>
        <w:gridCol w:w="2070"/>
        <w:gridCol w:w="1260"/>
      </w:tblGrid>
      <w:tr w:rsidR="00F60BCB" w:rsidRPr="00F60BCB" w14:paraId="51CB020D" w14:textId="77777777" w:rsidTr="00A35266">
        <w:trPr>
          <w:trHeight w:hRule="exact" w:val="613"/>
          <w:jc w:val="center"/>
        </w:trPr>
        <w:tc>
          <w:tcPr>
            <w:tcW w:w="0" w:type="auto"/>
          </w:tcPr>
          <w:p w14:paraId="5E1D2E9F" w14:textId="77777777" w:rsidR="00F60BCB" w:rsidRPr="00F60BCB" w:rsidRDefault="00F60BCB" w:rsidP="00F60BCB">
            <w:pPr>
              <w:rPr>
                <w:rFonts w:ascii="Times New Roman" w:hAnsi="Times New Roman" w:cs="Times New Roman"/>
              </w:rPr>
            </w:pPr>
          </w:p>
        </w:tc>
        <w:tc>
          <w:tcPr>
            <w:tcW w:w="2156" w:type="dxa"/>
          </w:tcPr>
          <w:p w14:paraId="20927270"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No diabetes</w:t>
            </w:r>
          </w:p>
          <w:p w14:paraId="2D3D0303" w14:textId="77777777" w:rsidR="00F60BCB" w:rsidRPr="00F60BCB" w:rsidRDefault="00F60BCB" w:rsidP="00F60BCB">
            <w:pPr>
              <w:jc w:val="center"/>
              <w:rPr>
                <w:rFonts w:ascii="Times New Roman" w:hAnsi="Times New Roman" w:cs="Times New Roman"/>
                <w:vertAlign w:val="superscript"/>
              </w:rPr>
            </w:pPr>
            <w:r w:rsidRPr="00F60BCB">
              <w:rPr>
                <w:rFonts w:ascii="Times New Roman" w:hAnsi="Times New Roman" w:cs="Times New Roman"/>
                <w:b/>
                <w:bCs/>
              </w:rPr>
              <w:t>(N = 1232)</w:t>
            </w:r>
          </w:p>
        </w:tc>
        <w:tc>
          <w:tcPr>
            <w:tcW w:w="2070" w:type="dxa"/>
          </w:tcPr>
          <w:p w14:paraId="18A95924"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Incident diabetes</w:t>
            </w:r>
          </w:p>
          <w:p w14:paraId="33CD85C2"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(N = 61)</w:t>
            </w:r>
          </w:p>
        </w:tc>
        <w:tc>
          <w:tcPr>
            <w:tcW w:w="1260" w:type="dxa"/>
          </w:tcPr>
          <w:p w14:paraId="6E91287C" w14:textId="77777777" w:rsidR="00F60BCB" w:rsidRPr="00F60BCB" w:rsidRDefault="00F60BCB" w:rsidP="00F60BCB">
            <w:pPr>
              <w:jc w:val="center"/>
              <w:rPr>
                <w:rFonts w:ascii="Times New Roman" w:hAnsi="Times New Roman" w:cs="Times New Roman"/>
                <w:b/>
                <w:bCs/>
              </w:rPr>
            </w:pPr>
          </w:p>
        </w:tc>
      </w:tr>
      <w:tr w:rsidR="00F60BCB" w:rsidRPr="00F60BCB" w14:paraId="333B4F2C" w14:textId="77777777" w:rsidTr="00A35266">
        <w:trPr>
          <w:trHeight w:hRule="exact" w:val="261"/>
          <w:jc w:val="center"/>
        </w:trPr>
        <w:tc>
          <w:tcPr>
            <w:tcW w:w="0" w:type="auto"/>
            <w:vAlign w:val="center"/>
          </w:tcPr>
          <w:p w14:paraId="741A80DD" w14:textId="77777777" w:rsidR="00F60BCB" w:rsidRPr="00F60BCB" w:rsidRDefault="00F60BCB" w:rsidP="00F60BCB">
            <w:pPr>
              <w:jc w:val="center"/>
              <w:rPr>
                <w:rFonts w:ascii="Times New Roman" w:hAnsi="Times New Roman" w:cs="Times New Roman"/>
              </w:rPr>
            </w:pPr>
          </w:p>
        </w:tc>
        <w:tc>
          <w:tcPr>
            <w:tcW w:w="2156" w:type="dxa"/>
            <w:vAlign w:val="center"/>
          </w:tcPr>
          <w:p w14:paraId="37CE9DD0"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Median (Q1, Q3)</w:t>
            </w:r>
            <w:r w:rsidRPr="00F60BCB">
              <w:rPr>
                <w:rFonts w:ascii="Times New Roman" w:hAnsi="Times New Roman" w:cs="Times New Roman"/>
                <w:vertAlign w:val="superscript"/>
              </w:rPr>
              <w:t>1</w:t>
            </w:r>
          </w:p>
          <w:p w14:paraId="0C891466" w14:textId="77777777" w:rsidR="00F60BCB" w:rsidRPr="00F60BCB" w:rsidRDefault="00F60BCB" w:rsidP="00F60BCB">
            <w:pPr>
              <w:jc w:val="center"/>
              <w:rPr>
                <w:rFonts w:ascii="Times New Roman" w:hAnsi="Times New Roman" w:cs="Times New Roman"/>
                <w:b/>
                <w:bCs/>
              </w:rPr>
            </w:pPr>
          </w:p>
          <w:p w14:paraId="01E04CBF" w14:textId="77777777" w:rsidR="00F60BCB" w:rsidRPr="00F60BCB" w:rsidRDefault="00F60BCB" w:rsidP="00F60BCB">
            <w:pPr>
              <w:jc w:val="center"/>
              <w:rPr>
                <w:rFonts w:ascii="Times New Roman" w:hAnsi="Times New Roman" w:cs="Times New Roman"/>
                <w:b/>
                <w:bCs/>
              </w:rPr>
            </w:pPr>
          </w:p>
        </w:tc>
        <w:tc>
          <w:tcPr>
            <w:tcW w:w="2070" w:type="dxa"/>
            <w:vAlign w:val="center"/>
          </w:tcPr>
          <w:p w14:paraId="14ECFE00"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Median (Q1, Q3)</w:t>
            </w:r>
          </w:p>
          <w:p w14:paraId="62D90BD5" w14:textId="77777777" w:rsidR="00F60BCB" w:rsidRPr="00F60BCB" w:rsidRDefault="00F60BCB" w:rsidP="00F60BCB">
            <w:pPr>
              <w:jc w:val="center"/>
              <w:rPr>
                <w:rFonts w:ascii="Times New Roman" w:hAnsi="Times New Roman" w:cs="Times New Roman"/>
                <w:b/>
                <w:bCs/>
              </w:rPr>
            </w:pPr>
          </w:p>
        </w:tc>
        <w:tc>
          <w:tcPr>
            <w:tcW w:w="1260" w:type="dxa"/>
          </w:tcPr>
          <w:p w14:paraId="3BA7E650"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p-value</w:t>
            </w:r>
            <w:r w:rsidRPr="00F60BCB">
              <w:rPr>
                <w:rFonts w:ascii="Times New Roman" w:hAnsi="Times New Roman" w:cs="Times New Roman"/>
                <w:vertAlign w:val="superscript"/>
              </w:rPr>
              <w:t>2</w:t>
            </w:r>
          </w:p>
        </w:tc>
      </w:tr>
      <w:tr w:rsidR="00F60BCB" w:rsidRPr="00F60BCB" w14:paraId="219C3812" w14:textId="77777777" w:rsidTr="00A35266">
        <w:trPr>
          <w:trHeight w:hRule="exact" w:val="270"/>
          <w:jc w:val="center"/>
        </w:trPr>
        <w:tc>
          <w:tcPr>
            <w:tcW w:w="0" w:type="auto"/>
          </w:tcPr>
          <w:p w14:paraId="05592919" w14:textId="77777777" w:rsidR="00F60BCB" w:rsidRPr="00F60BCB" w:rsidRDefault="00F60BCB" w:rsidP="00F60BCB">
            <w:pPr>
              <w:rPr>
                <w:rFonts w:ascii="Times New Roman" w:hAnsi="Times New Roman" w:cs="Times New Roman"/>
              </w:rPr>
            </w:pPr>
            <w:r w:rsidRPr="00F60BCB">
              <w:rPr>
                <w:rFonts w:ascii="Times New Roman" w:hAnsi="Times New Roman" w:cs="Times New Roman"/>
                <w:b/>
                <w:bCs/>
              </w:rPr>
              <w:t>Age</w:t>
            </w:r>
            <w:r w:rsidRPr="00F60BCB">
              <w:rPr>
                <w:rFonts w:ascii="Times New Roman" w:hAnsi="Times New Roman" w:cs="Times New Roman"/>
              </w:rPr>
              <w:t xml:space="preserve"> (years)</w:t>
            </w:r>
          </w:p>
        </w:tc>
        <w:tc>
          <w:tcPr>
            <w:tcW w:w="2156" w:type="dxa"/>
            <w:shd w:val="clear" w:color="auto" w:fill="auto"/>
            <w:vAlign w:val="bottom"/>
          </w:tcPr>
          <w:p w14:paraId="488A5CF4"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49.4 (47.4, 51.5)</w:t>
            </w:r>
          </w:p>
        </w:tc>
        <w:tc>
          <w:tcPr>
            <w:tcW w:w="2070" w:type="dxa"/>
            <w:shd w:val="clear" w:color="auto" w:fill="auto"/>
            <w:vAlign w:val="bottom"/>
          </w:tcPr>
          <w:p w14:paraId="7F1CD14E"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49.0 (47.2, 52.8)</w:t>
            </w:r>
          </w:p>
        </w:tc>
        <w:tc>
          <w:tcPr>
            <w:tcW w:w="1260" w:type="dxa"/>
            <w:shd w:val="clear" w:color="auto" w:fill="auto"/>
            <w:vAlign w:val="bottom"/>
          </w:tcPr>
          <w:p w14:paraId="0F96A748"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0.45</w:t>
            </w:r>
          </w:p>
        </w:tc>
      </w:tr>
      <w:tr w:rsidR="00F60BCB" w:rsidRPr="00F60BCB" w14:paraId="2CE22DEC" w14:textId="77777777" w:rsidTr="00A35266">
        <w:trPr>
          <w:trHeight w:hRule="exact" w:val="259"/>
          <w:jc w:val="center"/>
        </w:trPr>
        <w:tc>
          <w:tcPr>
            <w:tcW w:w="0" w:type="auto"/>
          </w:tcPr>
          <w:p w14:paraId="011FC5E3" w14:textId="77777777" w:rsidR="00F60BCB" w:rsidRPr="00F60BCB" w:rsidRDefault="00F60BCB" w:rsidP="00F60BCB">
            <w:pPr>
              <w:rPr>
                <w:rFonts w:ascii="Times New Roman" w:hAnsi="Times New Roman" w:cs="Times New Roman"/>
              </w:rPr>
            </w:pPr>
            <w:r w:rsidRPr="00F60BCB">
              <w:rPr>
                <w:rFonts w:ascii="Times New Roman" w:hAnsi="Times New Roman" w:cs="Times New Roman"/>
                <w:b/>
                <w:bCs/>
              </w:rPr>
              <w:t>BMI</w:t>
            </w:r>
            <w:r w:rsidRPr="00F60BCB">
              <w:rPr>
                <w:rFonts w:ascii="Times New Roman" w:hAnsi="Times New Roman" w:cs="Times New Roman"/>
              </w:rPr>
              <w:t xml:space="preserve"> (kg/m</w:t>
            </w:r>
            <w:r w:rsidRPr="00F60BCB">
              <w:rPr>
                <w:rFonts w:ascii="Times New Roman" w:hAnsi="Times New Roman" w:cs="Times New Roman"/>
                <w:vertAlign w:val="superscript"/>
              </w:rPr>
              <w:t>2</w:t>
            </w:r>
            <w:r w:rsidRPr="00F60BCB">
              <w:rPr>
                <w:rFonts w:ascii="Times New Roman" w:hAnsi="Times New Roman" w:cs="Times New Roman"/>
              </w:rPr>
              <w:t>)</w:t>
            </w:r>
          </w:p>
        </w:tc>
        <w:tc>
          <w:tcPr>
            <w:tcW w:w="2156" w:type="dxa"/>
            <w:shd w:val="clear" w:color="auto" w:fill="auto"/>
            <w:vAlign w:val="bottom"/>
          </w:tcPr>
          <w:p w14:paraId="3AF7438C"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25.3 (22.2, 30.0)</w:t>
            </w:r>
          </w:p>
        </w:tc>
        <w:tc>
          <w:tcPr>
            <w:tcW w:w="2070" w:type="dxa"/>
            <w:shd w:val="clear" w:color="auto" w:fill="auto"/>
            <w:vAlign w:val="bottom"/>
          </w:tcPr>
          <w:p w14:paraId="3AE72089"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33.1 (29.2, 39.5)</w:t>
            </w:r>
          </w:p>
        </w:tc>
        <w:tc>
          <w:tcPr>
            <w:tcW w:w="1260" w:type="dxa"/>
            <w:shd w:val="clear" w:color="auto" w:fill="auto"/>
            <w:vAlign w:val="bottom"/>
          </w:tcPr>
          <w:p w14:paraId="4FD8026F"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57737BF0" w14:textId="77777777" w:rsidTr="00A35266">
        <w:trPr>
          <w:trHeight w:hRule="exact" w:val="259"/>
          <w:jc w:val="center"/>
        </w:trPr>
        <w:tc>
          <w:tcPr>
            <w:tcW w:w="0" w:type="auto"/>
          </w:tcPr>
          <w:p w14:paraId="7C088927" w14:textId="77777777" w:rsidR="00F60BCB" w:rsidRPr="00F60BCB" w:rsidRDefault="00F60BCB" w:rsidP="00F60BCB">
            <w:pPr>
              <w:rPr>
                <w:rFonts w:ascii="Times New Roman" w:hAnsi="Times New Roman" w:cs="Times New Roman"/>
              </w:rPr>
            </w:pPr>
            <w:r w:rsidRPr="00F60BCB">
              <w:rPr>
                <w:rFonts w:ascii="Times New Roman" w:hAnsi="Times New Roman" w:cs="Times New Roman"/>
                <w:b/>
                <w:bCs/>
              </w:rPr>
              <w:t>Daily calorie intake</w:t>
            </w:r>
            <w:r w:rsidRPr="00F60BCB">
              <w:rPr>
                <w:rFonts w:ascii="Times New Roman" w:hAnsi="Times New Roman" w:cs="Times New Roman"/>
              </w:rPr>
              <w:t xml:space="preserve"> (kcal/day)</w:t>
            </w:r>
          </w:p>
        </w:tc>
        <w:tc>
          <w:tcPr>
            <w:tcW w:w="2156" w:type="dxa"/>
            <w:shd w:val="clear" w:color="auto" w:fill="auto"/>
            <w:vAlign w:val="bottom"/>
          </w:tcPr>
          <w:p w14:paraId="6E8295E0"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1667.4 (1326.3, 2114.2)</w:t>
            </w:r>
          </w:p>
        </w:tc>
        <w:tc>
          <w:tcPr>
            <w:tcW w:w="2070" w:type="dxa"/>
            <w:shd w:val="clear" w:color="auto" w:fill="auto"/>
            <w:vAlign w:val="bottom"/>
          </w:tcPr>
          <w:p w14:paraId="22BCA431"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2210.0 (1688.2, 2511.3)</w:t>
            </w:r>
          </w:p>
        </w:tc>
        <w:tc>
          <w:tcPr>
            <w:tcW w:w="1260" w:type="dxa"/>
            <w:shd w:val="clear" w:color="auto" w:fill="auto"/>
            <w:vAlign w:val="bottom"/>
          </w:tcPr>
          <w:p w14:paraId="39F3C258"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&lt;0.0001</w:t>
            </w:r>
          </w:p>
        </w:tc>
      </w:tr>
      <w:tr w:rsidR="00F60BCB" w:rsidRPr="00F60BCB" w14:paraId="1BDC6E57" w14:textId="77777777" w:rsidTr="00A35266">
        <w:trPr>
          <w:trHeight w:hRule="exact" w:val="259"/>
          <w:jc w:val="center"/>
        </w:trPr>
        <w:tc>
          <w:tcPr>
            <w:tcW w:w="0" w:type="auto"/>
          </w:tcPr>
          <w:p w14:paraId="04669B74"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Physical activity index</w:t>
            </w:r>
          </w:p>
        </w:tc>
        <w:tc>
          <w:tcPr>
            <w:tcW w:w="2156" w:type="dxa"/>
            <w:shd w:val="clear" w:color="auto" w:fill="auto"/>
            <w:vAlign w:val="bottom"/>
          </w:tcPr>
          <w:p w14:paraId="6F666EE1"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7.9 (6.7, 9.1)</w:t>
            </w:r>
          </w:p>
        </w:tc>
        <w:tc>
          <w:tcPr>
            <w:tcW w:w="2070" w:type="dxa"/>
            <w:shd w:val="clear" w:color="auto" w:fill="auto"/>
            <w:vAlign w:val="bottom"/>
          </w:tcPr>
          <w:p w14:paraId="47B8A15A"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7.1 (6.1, 7.9)</w:t>
            </w:r>
          </w:p>
        </w:tc>
        <w:tc>
          <w:tcPr>
            <w:tcW w:w="1260" w:type="dxa"/>
            <w:shd w:val="clear" w:color="auto" w:fill="auto"/>
            <w:vAlign w:val="bottom"/>
          </w:tcPr>
          <w:p w14:paraId="1112DE07"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0.0003</w:t>
            </w:r>
          </w:p>
        </w:tc>
      </w:tr>
      <w:tr w:rsidR="00F60BCB" w:rsidRPr="00F60BCB" w14:paraId="0411F620" w14:textId="77777777" w:rsidTr="00A35266">
        <w:trPr>
          <w:trHeight w:hRule="exact" w:val="259"/>
          <w:jc w:val="center"/>
        </w:trPr>
        <w:tc>
          <w:tcPr>
            <w:tcW w:w="0" w:type="auto"/>
          </w:tcPr>
          <w:p w14:paraId="7281B121" w14:textId="77777777" w:rsidR="00F60BCB" w:rsidRPr="00F60BCB" w:rsidRDefault="00F60BCB" w:rsidP="00F60BCB">
            <w:pPr>
              <w:rPr>
                <w:rFonts w:ascii="Times New Roman" w:hAnsi="Times New Roman" w:cs="Times New Roman"/>
              </w:rPr>
            </w:pPr>
          </w:p>
        </w:tc>
        <w:tc>
          <w:tcPr>
            <w:tcW w:w="2156" w:type="dxa"/>
            <w:shd w:val="clear" w:color="auto" w:fill="auto"/>
            <w:vAlign w:val="bottom"/>
          </w:tcPr>
          <w:p w14:paraId="747541A9" w14:textId="77777777" w:rsidR="00F60BCB" w:rsidRPr="00F60BCB" w:rsidRDefault="00F60BCB" w:rsidP="00F60BCB">
            <w:pPr>
              <w:jc w:val="center"/>
              <w:rPr>
                <w:rFonts w:ascii="Times New Roman" w:hAnsi="Times New Roman" w:cs="Times New Roman"/>
                <w:b/>
                <w:bCs/>
                <w:color w:val="000000"/>
              </w:rPr>
            </w:pPr>
          </w:p>
        </w:tc>
        <w:tc>
          <w:tcPr>
            <w:tcW w:w="2070" w:type="dxa"/>
          </w:tcPr>
          <w:p w14:paraId="5164E834" w14:textId="77777777" w:rsidR="00F60BCB" w:rsidRPr="00F60BCB" w:rsidRDefault="00F60BCB" w:rsidP="00F60BCB">
            <w:pPr>
              <w:jc w:val="center"/>
              <w:rPr>
                <w:rFonts w:ascii="Times New Roman" w:hAnsi="Times New Roman" w:cs="Times New Roman"/>
                <w:b/>
                <w:bCs/>
                <w:color w:val="000000"/>
              </w:rPr>
            </w:pPr>
          </w:p>
        </w:tc>
        <w:tc>
          <w:tcPr>
            <w:tcW w:w="1260" w:type="dxa"/>
          </w:tcPr>
          <w:p w14:paraId="272CFDD1" w14:textId="77777777" w:rsidR="00F60BCB" w:rsidRPr="00F60BCB" w:rsidRDefault="00F60BCB" w:rsidP="00F60BCB">
            <w:pPr>
              <w:jc w:val="center"/>
              <w:rPr>
                <w:rFonts w:ascii="Times New Roman" w:hAnsi="Times New Roman" w:cs="Times New Roman"/>
                <w:b/>
                <w:bCs/>
                <w:color w:val="000000"/>
              </w:rPr>
            </w:pPr>
          </w:p>
        </w:tc>
      </w:tr>
      <w:tr w:rsidR="00F60BCB" w:rsidRPr="00F60BCB" w14:paraId="1F3039BA" w14:textId="77777777" w:rsidTr="00A35266">
        <w:trPr>
          <w:trHeight w:hRule="exact" w:val="259"/>
          <w:jc w:val="center"/>
        </w:trPr>
        <w:tc>
          <w:tcPr>
            <w:tcW w:w="0" w:type="auto"/>
          </w:tcPr>
          <w:p w14:paraId="401BC9C5" w14:textId="77777777" w:rsidR="00F60BCB" w:rsidRPr="00F60BCB" w:rsidRDefault="00F60BCB" w:rsidP="00F60BCB">
            <w:pPr>
              <w:rPr>
                <w:rFonts w:ascii="Times New Roman" w:hAnsi="Times New Roman" w:cs="Times New Roman"/>
              </w:rPr>
            </w:pPr>
          </w:p>
        </w:tc>
        <w:tc>
          <w:tcPr>
            <w:tcW w:w="2156" w:type="dxa"/>
            <w:shd w:val="clear" w:color="auto" w:fill="auto"/>
            <w:vAlign w:val="bottom"/>
          </w:tcPr>
          <w:p w14:paraId="0518617D"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b/>
                <w:bCs/>
                <w:color w:val="000000"/>
              </w:rPr>
              <w:t>N (%)</w:t>
            </w:r>
          </w:p>
        </w:tc>
        <w:tc>
          <w:tcPr>
            <w:tcW w:w="2070" w:type="dxa"/>
          </w:tcPr>
          <w:p w14:paraId="1360A080"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b/>
                <w:bCs/>
                <w:color w:val="000000"/>
              </w:rPr>
              <w:t>N (%)</w:t>
            </w:r>
          </w:p>
        </w:tc>
        <w:tc>
          <w:tcPr>
            <w:tcW w:w="1260" w:type="dxa"/>
          </w:tcPr>
          <w:p w14:paraId="7CFA08CA" w14:textId="77777777" w:rsidR="00F60BCB" w:rsidRPr="00F60BCB" w:rsidRDefault="00F60BCB" w:rsidP="00F60BCB">
            <w:pPr>
              <w:jc w:val="center"/>
              <w:rPr>
                <w:rFonts w:ascii="Times New Roman" w:hAnsi="Times New Roman" w:cs="Times New Roman"/>
                <w:b/>
                <w:bCs/>
                <w:color w:val="000000"/>
              </w:rPr>
            </w:pPr>
          </w:p>
        </w:tc>
      </w:tr>
      <w:tr w:rsidR="00F60BCB" w:rsidRPr="00F60BCB" w14:paraId="07BB7F17" w14:textId="77777777" w:rsidTr="00A35266">
        <w:trPr>
          <w:trHeight w:hRule="exact" w:val="259"/>
          <w:jc w:val="center"/>
        </w:trPr>
        <w:tc>
          <w:tcPr>
            <w:tcW w:w="0" w:type="auto"/>
          </w:tcPr>
          <w:p w14:paraId="1823504A"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Site</w:t>
            </w:r>
          </w:p>
        </w:tc>
        <w:tc>
          <w:tcPr>
            <w:tcW w:w="2156" w:type="dxa"/>
            <w:shd w:val="clear" w:color="auto" w:fill="auto"/>
            <w:vAlign w:val="bottom"/>
          </w:tcPr>
          <w:p w14:paraId="1DCBF7CF" w14:textId="77777777" w:rsidR="00F60BCB" w:rsidRPr="00F60BCB" w:rsidRDefault="00F60BCB" w:rsidP="00F60BCB">
            <w:pPr>
              <w:jc w:val="center"/>
              <w:rPr>
                <w:rFonts w:ascii="Times New Roman" w:hAnsi="Times New Roman" w:cs="Times New Roman"/>
                <w:color w:val="000000"/>
              </w:rPr>
            </w:pPr>
          </w:p>
        </w:tc>
        <w:tc>
          <w:tcPr>
            <w:tcW w:w="2070" w:type="dxa"/>
          </w:tcPr>
          <w:p w14:paraId="34EE7A45" w14:textId="77777777" w:rsidR="00F60BCB" w:rsidRPr="00F60BCB" w:rsidRDefault="00F60BCB" w:rsidP="00F60BCB">
            <w:pPr>
              <w:jc w:val="center"/>
              <w:rPr>
                <w:rFonts w:ascii="Times New Roman" w:hAnsi="Times New Roman" w:cs="Times New Roman"/>
                <w:color w:val="000000"/>
              </w:rPr>
            </w:pPr>
          </w:p>
        </w:tc>
        <w:tc>
          <w:tcPr>
            <w:tcW w:w="1260" w:type="dxa"/>
          </w:tcPr>
          <w:p w14:paraId="3BD57A24" w14:textId="77777777" w:rsidR="00F60BCB" w:rsidRPr="00F60BCB" w:rsidRDefault="00F60BCB" w:rsidP="00F60BCB">
            <w:pPr>
              <w:jc w:val="center"/>
              <w:rPr>
                <w:rFonts w:ascii="Times New Roman" w:hAnsi="Times New Roman" w:cs="Times New Roman"/>
                <w:color w:val="000000"/>
              </w:rPr>
            </w:pPr>
          </w:p>
        </w:tc>
      </w:tr>
      <w:tr w:rsidR="00F60BCB" w:rsidRPr="00F60BCB" w14:paraId="20157EE8" w14:textId="77777777" w:rsidTr="00A35266">
        <w:trPr>
          <w:trHeight w:hRule="exact" w:val="259"/>
          <w:jc w:val="center"/>
        </w:trPr>
        <w:tc>
          <w:tcPr>
            <w:tcW w:w="0" w:type="auto"/>
          </w:tcPr>
          <w:p w14:paraId="3F0737D3"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Detroit area, MI</w:t>
            </w:r>
          </w:p>
        </w:tc>
        <w:tc>
          <w:tcPr>
            <w:tcW w:w="2156" w:type="dxa"/>
            <w:shd w:val="clear" w:color="auto" w:fill="auto"/>
            <w:vAlign w:val="bottom"/>
          </w:tcPr>
          <w:p w14:paraId="12F56269"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203 (16.5%)</w:t>
            </w:r>
          </w:p>
        </w:tc>
        <w:tc>
          <w:tcPr>
            <w:tcW w:w="2070" w:type="dxa"/>
            <w:shd w:val="clear" w:color="auto" w:fill="auto"/>
            <w:vAlign w:val="bottom"/>
          </w:tcPr>
          <w:p w14:paraId="6ACD17EE"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22 (36.1%)</w:t>
            </w:r>
          </w:p>
        </w:tc>
        <w:tc>
          <w:tcPr>
            <w:tcW w:w="1260" w:type="dxa"/>
            <w:shd w:val="clear" w:color="auto" w:fill="auto"/>
            <w:vAlign w:val="bottom"/>
          </w:tcPr>
          <w:p w14:paraId="591BF1BB"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&lt;0.0001</w:t>
            </w:r>
          </w:p>
        </w:tc>
      </w:tr>
      <w:tr w:rsidR="00F60BCB" w:rsidRPr="00F60BCB" w14:paraId="6098B98F" w14:textId="77777777" w:rsidTr="00A35266">
        <w:trPr>
          <w:trHeight w:hRule="exact" w:val="259"/>
          <w:jc w:val="center"/>
        </w:trPr>
        <w:tc>
          <w:tcPr>
            <w:tcW w:w="0" w:type="auto"/>
          </w:tcPr>
          <w:p w14:paraId="73B25A4D"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Boston, MA</w:t>
            </w:r>
          </w:p>
        </w:tc>
        <w:tc>
          <w:tcPr>
            <w:tcW w:w="2156" w:type="dxa"/>
            <w:shd w:val="clear" w:color="auto" w:fill="auto"/>
            <w:vAlign w:val="bottom"/>
          </w:tcPr>
          <w:p w14:paraId="1C3F3BE1"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205 (16.6%)</w:t>
            </w:r>
          </w:p>
        </w:tc>
        <w:tc>
          <w:tcPr>
            <w:tcW w:w="2070" w:type="dxa"/>
            <w:shd w:val="clear" w:color="auto" w:fill="auto"/>
            <w:vAlign w:val="bottom"/>
          </w:tcPr>
          <w:p w14:paraId="40E8DC9D"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6 (9.8%)</w:t>
            </w:r>
          </w:p>
        </w:tc>
        <w:tc>
          <w:tcPr>
            <w:tcW w:w="1260" w:type="dxa"/>
            <w:shd w:val="clear" w:color="auto" w:fill="auto"/>
            <w:vAlign w:val="bottom"/>
          </w:tcPr>
          <w:p w14:paraId="40643D84"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&lt;0.0001</w:t>
            </w:r>
          </w:p>
        </w:tc>
      </w:tr>
      <w:tr w:rsidR="00F60BCB" w:rsidRPr="00F60BCB" w14:paraId="54D6AA75" w14:textId="77777777" w:rsidTr="00A35266">
        <w:trPr>
          <w:trHeight w:hRule="exact" w:val="259"/>
          <w:jc w:val="center"/>
        </w:trPr>
        <w:tc>
          <w:tcPr>
            <w:tcW w:w="0" w:type="auto"/>
          </w:tcPr>
          <w:p w14:paraId="5E137D29"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Oakland, CA</w:t>
            </w:r>
          </w:p>
        </w:tc>
        <w:tc>
          <w:tcPr>
            <w:tcW w:w="2156" w:type="dxa"/>
            <w:shd w:val="clear" w:color="auto" w:fill="auto"/>
            <w:vAlign w:val="bottom"/>
          </w:tcPr>
          <w:p w14:paraId="2CB58269"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284 (23.1%)</w:t>
            </w:r>
          </w:p>
        </w:tc>
        <w:tc>
          <w:tcPr>
            <w:tcW w:w="2070" w:type="dxa"/>
            <w:shd w:val="clear" w:color="auto" w:fill="auto"/>
            <w:vAlign w:val="bottom"/>
          </w:tcPr>
          <w:p w14:paraId="4A58BAEE"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9 (14.8%)</w:t>
            </w:r>
          </w:p>
        </w:tc>
        <w:tc>
          <w:tcPr>
            <w:tcW w:w="1260" w:type="dxa"/>
            <w:shd w:val="clear" w:color="auto" w:fill="auto"/>
            <w:vAlign w:val="bottom"/>
          </w:tcPr>
          <w:p w14:paraId="49080C8F"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&lt;0.0001</w:t>
            </w:r>
          </w:p>
        </w:tc>
      </w:tr>
      <w:tr w:rsidR="00F60BCB" w:rsidRPr="00F60BCB" w14:paraId="513331AF" w14:textId="77777777" w:rsidTr="00A35266">
        <w:trPr>
          <w:trHeight w:hRule="exact" w:val="259"/>
          <w:jc w:val="center"/>
        </w:trPr>
        <w:tc>
          <w:tcPr>
            <w:tcW w:w="0" w:type="auto"/>
          </w:tcPr>
          <w:p w14:paraId="4A56228B"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Los Angeles, CA</w:t>
            </w:r>
          </w:p>
        </w:tc>
        <w:tc>
          <w:tcPr>
            <w:tcW w:w="2156" w:type="dxa"/>
            <w:shd w:val="clear" w:color="auto" w:fill="auto"/>
            <w:vAlign w:val="bottom"/>
          </w:tcPr>
          <w:p w14:paraId="657818BE"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338 (27.4%)</w:t>
            </w:r>
          </w:p>
        </w:tc>
        <w:tc>
          <w:tcPr>
            <w:tcW w:w="2070" w:type="dxa"/>
            <w:shd w:val="clear" w:color="auto" w:fill="auto"/>
            <w:vAlign w:val="bottom"/>
          </w:tcPr>
          <w:p w14:paraId="4B5A2097"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8 (13.1%)</w:t>
            </w:r>
          </w:p>
        </w:tc>
        <w:tc>
          <w:tcPr>
            <w:tcW w:w="1260" w:type="dxa"/>
            <w:shd w:val="clear" w:color="auto" w:fill="auto"/>
            <w:vAlign w:val="bottom"/>
          </w:tcPr>
          <w:p w14:paraId="5BA12C73"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&lt;0.0001</w:t>
            </w:r>
          </w:p>
        </w:tc>
      </w:tr>
      <w:tr w:rsidR="00F60BCB" w:rsidRPr="00F60BCB" w14:paraId="2CEF283C" w14:textId="77777777" w:rsidTr="00A35266">
        <w:trPr>
          <w:trHeight w:hRule="exact" w:val="259"/>
          <w:jc w:val="center"/>
        </w:trPr>
        <w:tc>
          <w:tcPr>
            <w:tcW w:w="0" w:type="auto"/>
          </w:tcPr>
          <w:p w14:paraId="3405F4B8"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Pittsburgh, PA</w:t>
            </w:r>
          </w:p>
        </w:tc>
        <w:tc>
          <w:tcPr>
            <w:tcW w:w="2156" w:type="dxa"/>
            <w:shd w:val="clear" w:color="auto" w:fill="auto"/>
            <w:vAlign w:val="bottom"/>
          </w:tcPr>
          <w:p w14:paraId="638A1121"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202 (16.4%)</w:t>
            </w:r>
          </w:p>
        </w:tc>
        <w:tc>
          <w:tcPr>
            <w:tcW w:w="2070" w:type="dxa"/>
            <w:shd w:val="clear" w:color="auto" w:fill="auto"/>
            <w:vAlign w:val="bottom"/>
          </w:tcPr>
          <w:p w14:paraId="42C01A78"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16 (26.2%)</w:t>
            </w:r>
          </w:p>
        </w:tc>
        <w:tc>
          <w:tcPr>
            <w:tcW w:w="1260" w:type="dxa"/>
            <w:shd w:val="clear" w:color="auto" w:fill="auto"/>
            <w:vAlign w:val="bottom"/>
          </w:tcPr>
          <w:p w14:paraId="5EC4549E"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&lt;0.0001</w:t>
            </w:r>
          </w:p>
        </w:tc>
      </w:tr>
      <w:tr w:rsidR="00F60BCB" w:rsidRPr="00F60BCB" w14:paraId="15F74D46" w14:textId="77777777" w:rsidTr="00A35266">
        <w:trPr>
          <w:trHeight w:hRule="exact" w:val="259"/>
          <w:jc w:val="center"/>
        </w:trPr>
        <w:tc>
          <w:tcPr>
            <w:tcW w:w="0" w:type="auto"/>
          </w:tcPr>
          <w:p w14:paraId="6DE762C8" w14:textId="77777777" w:rsidR="00F60BCB" w:rsidRPr="00F60BCB" w:rsidRDefault="00F60BCB" w:rsidP="00F60BCB">
            <w:pPr>
              <w:rPr>
                <w:rFonts w:ascii="Times New Roman" w:hAnsi="Times New Roman" w:cs="Times New Roman"/>
              </w:rPr>
            </w:pPr>
          </w:p>
        </w:tc>
        <w:tc>
          <w:tcPr>
            <w:tcW w:w="2156" w:type="dxa"/>
          </w:tcPr>
          <w:p w14:paraId="60C57C74" w14:textId="77777777" w:rsidR="00F60BCB" w:rsidRPr="00F60BCB" w:rsidRDefault="00F60BCB" w:rsidP="00F60BCB">
            <w:pPr>
              <w:jc w:val="center"/>
              <w:rPr>
                <w:rFonts w:ascii="Times New Roman" w:hAnsi="Times New Roman" w:cs="Times New Roman"/>
              </w:rPr>
            </w:pPr>
          </w:p>
        </w:tc>
        <w:tc>
          <w:tcPr>
            <w:tcW w:w="2070" w:type="dxa"/>
          </w:tcPr>
          <w:p w14:paraId="13445A44" w14:textId="77777777" w:rsidR="00F60BCB" w:rsidRPr="00F60BCB" w:rsidRDefault="00F60BCB" w:rsidP="00F60BCB">
            <w:pPr>
              <w:jc w:val="center"/>
              <w:rPr>
                <w:rFonts w:ascii="Times New Roman" w:hAnsi="Times New Roman" w:cs="Times New Roman"/>
              </w:rPr>
            </w:pPr>
          </w:p>
        </w:tc>
        <w:tc>
          <w:tcPr>
            <w:tcW w:w="1260" w:type="dxa"/>
          </w:tcPr>
          <w:p w14:paraId="40479A4D" w14:textId="77777777" w:rsidR="00F60BCB" w:rsidRPr="00F60BCB" w:rsidRDefault="00F60BCB" w:rsidP="00F60BCB">
            <w:pPr>
              <w:jc w:val="center"/>
              <w:rPr>
                <w:rFonts w:ascii="Times New Roman" w:hAnsi="Times New Roman" w:cs="Times New Roman"/>
              </w:rPr>
            </w:pPr>
          </w:p>
        </w:tc>
      </w:tr>
      <w:tr w:rsidR="00F60BCB" w:rsidRPr="00F60BCB" w14:paraId="3C315B3C" w14:textId="77777777" w:rsidTr="00A35266">
        <w:trPr>
          <w:trHeight w:hRule="exact" w:val="259"/>
          <w:jc w:val="center"/>
        </w:trPr>
        <w:tc>
          <w:tcPr>
            <w:tcW w:w="0" w:type="auto"/>
          </w:tcPr>
          <w:p w14:paraId="4B5C2CFA"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Race/ethnicity</w:t>
            </w:r>
          </w:p>
        </w:tc>
        <w:tc>
          <w:tcPr>
            <w:tcW w:w="2156" w:type="dxa"/>
          </w:tcPr>
          <w:p w14:paraId="2A3655A7" w14:textId="77777777" w:rsidR="00F60BCB" w:rsidRPr="00F60BCB" w:rsidRDefault="00F60BCB" w:rsidP="00F60BCB">
            <w:pPr>
              <w:jc w:val="center"/>
              <w:rPr>
                <w:rFonts w:ascii="Times New Roman" w:hAnsi="Times New Roman" w:cs="Times New Roman"/>
              </w:rPr>
            </w:pPr>
          </w:p>
        </w:tc>
        <w:tc>
          <w:tcPr>
            <w:tcW w:w="2070" w:type="dxa"/>
          </w:tcPr>
          <w:p w14:paraId="0180B18D" w14:textId="77777777" w:rsidR="00F60BCB" w:rsidRPr="00F60BCB" w:rsidRDefault="00F60BCB" w:rsidP="00F60BCB">
            <w:pPr>
              <w:jc w:val="center"/>
              <w:rPr>
                <w:rFonts w:ascii="Times New Roman" w:hAnsi="Times New Roman" w:cs="Times New Roman"/>
              </w:rPr>
            </w:pPr>
          </w:p>
        </w:tc>
        <w:tc>
          <w:tcPr>
            <w:tcW w:w="1260" w:type="dxa"/>
          </w:tcPr>
          <w:p w14:paraId="41282572" w14:textId="77777777" w:rsidR="00F60BCB" w:rsidRPr="00F60BCB" w:rsidRDefault="00F60BCB" w:rsidP="00F60BCB">
            <w:pPr>
              <w:jc w:val="center"/>
              <w:rPr>
                <w:rFonts w:ascii="Times New Roman" w:hAnsi="Times New Roman" w:cs="Times New Roman"/>
              </w:rPr>
            </w:pPr>
          </w:p>
        </w:tc>
      </w:tr>
      <w:tr w:rsidR="00F60BCB" w:rsidRPr="00F60BCB" w14:paraId="4A4D01E8" w14:textId="77777777" w:rsidTr="00A35266">
        <w:trPr>
          <w:trHeight w:hRule="exact" w:val="259"/>
          <w:jc w:val="center"/>
        </w:trPr>
        <w:tc>
          <w:tcPr>
            <w:tcW w:w="0" w:type="auto"/>
          </w:tcPr>
          <w:p w14:paraId="4C85E36A"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White</w:t>
            </w:r>
          </w:p>
        </w:tc>
        <w:tc>
          <w:tcPr>
            <w:tcW w:w="2156" w:type="dxa"/>
            <w:shd w:val="clear" w:color="auto" w:fill="auto"/>
            <w:vAlign w:val="bottom"/>
          </w:tcPr>
          <w:p w14:paraId="47723273"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642 (52.1%)</w:t>
            </w:r>
          </w:p>
        </w:tc>
        <w:tc>
          <w:tcPr>
            <w:tcW w:w="2070" w:type="dxa"/>
            <w:shd w:val="clear" w:color="auto" w:fill="auto"/>
            <w:vAlign w:val="bottom"/>
          </w:tcPr>
          <w:p w14:paraId="0306308F"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25 (41.0%)</w:t>
            </w:r>
          </w:p>
        </w:tc>
        <w:tc>
          <w:tcPr>
            <w:tcW w:w="1260" w:type="dxa"/>
            <w:shd w:val="clear" w:color="auto" w:fill="auto"/>
            <w:vAlign w:val="bottom"/>
          </w:tcPr>
          <w:p w14:paraId="1F819C11"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&lt;0.0001</w:t>
            </w:r>
          </w:p>
        </w:tc>
      </w:tr>
      <w:tr w:rsidR="00F60BCB" w:rsidRPr="00F60BCB" w14:paraId="27A8A81C" w14:textId="77777777" w:rsidTr="00A35266">
        <w:trPr>
          <w:trHeight w:hRule="exact" w:val="259"/>
          <w:jc w:val="center"/>
        </w:trPr>
        <w:tc>
          <w:tcPr>
            <w:tcW w:w="0" w:type="auto"/>
          </w:tcPr>
          <w:p w14:paraId="074F07F0"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Black</w:t>
            </w:r>
          </w:p>
        </w:tc>
        <w:tc>
          <w:tcPr>
            <w:tcW w:w="2156" w:type="dxa"/>
            <w:shd w:val="clear" w:color="auto" w:fill="auto"/>
            <w:vAlign w:val="bottom"/>
          </w:tcPr>
          <w:p w14:paraId="7DF02FD1"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235 (19.1%)</w:t>
            </w:r>
          </w:p>
        </w:tc>
        <w:tc>
          <w:tcPr>
            <w:tcW w:w="2070" w:type="dxa"/>
            <w:shd w:val="clear" w:color="auto" w:fill="auto"/>
            <w:vAlign w:val="bottom"/>
          </w:tcPr>
          <w:p w14:paraId="02675685"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27 (44.3%)</w:t>
            </w:r>
          </w:p>
        </w:tc>
        <w:tc>
          <w:tcPr>
            <w:tcW w:w="1260" w:type="dxa"/>
            <w:shd w:val="clear" w:color="auto" w:fill="auto"/>
            <w:vAlign w:val="bottom"/>
          </w:tcPr>
          <w:p w14:paraId="516EEDE1"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&lt;0.0001</w:t>
            </w:r>
          </w:p>
        </w:tc>
      </w:tr>
      <w:tr w:rsidR="00F60BCB" w:rsidRPr="00F60BCB" w14:paraId="1417F622" w14:textId="77777777" w:rsidTr="00A35266">
        <w:trPr>
          <w:trHeight w:hRule="exact" w:val="259"/>
          <w:jc w:val="center"/>
        </w:trPr>
        <w:tc>
          <w:tcPr>
            <w:tcW w:w="0" w:type="auto"/>
          </w:tcPr>
          <w:p w14:paraId="0C45FCB6"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Chinese</w:t>
            </w:r>
          </w:p>
        </w:tc>
        <w:tc>
          <w:tcPr>
            <w:tcW w:w="2156" w:type="dxa"/>
            <w:shd w:val="clear" w:color="auto" w:fill="auto"/>
            <w:vAlign w:val="bottom"/>
          </w:tcPr>
          <w:p w14:paraId="73FC90FB"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164 (13.3%)</w:t>
            </w:r>
          </w:p>
        </w:tc>
        <w:tc>
          <w:tcPr>
            <w:tcW w:w="2070" w:type="dxa"/>
            <w:shd w:val="clear" w:color="auto" w:fill="auto"/>
            <w:vAlign w:val="bottom"/>
          </w:tcPr>
          <w:p w14:paraId="3B52D63C"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4 (6.6%)</w:t>
            </w:r>
          </w:p>
        </w:tc>
        <w:tc>
          <w:tcPr>
            <w:tcW w:w="1260" w:type="dxa"/>
            <w:shd w:val="clear" w:color="auto" w:fill="auto"/>
            <w:vAlign w:val="bottom"/>
          </w:tcPr>
          <w:p w14:paraId="73F188BF"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&lt;0.0001</w:t>
            </w:r>
          </w:p>
        </w:tc>
      </w:tr>
      <w:tr w:rsidR="00F60BCB" w:rsidRPr="00F60BCB" w14:paraId="218B7D1E" w14:textId="77777777" w:rsidTr="00A35266">
        <w:trPr>
          <w:trHeight w:hRule="exact" w:val="259"/>
          <w:jc w:val="center"/>
        </w:trPr>
        <w:tc>
          <w:tcPr>
            <w:tcW w:w="0" w:type="auto"/>
          </w:tcPr>
          <w:p w14:paraId="764A3BCF"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Japanese</w:t>
            </w:r>
          </w:p>
        </w:tc>
        <w:tc>
          <w:tcPr>
            <w:tcW w:w="2156" w:type="dxa"/>
            <w:shd w:val="clear" w:color="auto" w:fill="auto"/>
            <w:vAlign w:val="bottom"/>
          </w:tcPr>
          <w:p w14:paraId="18E55CA7"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191 (15.5%)</w:t>
            </w:r>
          </w:p>
        </w:tc>
        <w:tc>
          <w:tcPr>
            <w:tcW w:w="2070" w:type="dxa"/>
            <w:shd w:val="clear" w:color="auto" w:fill="auto"/>
            <w:vAlign w:val="bottom"/>
          </w:tcPr>
          <w:p w14:paraId="32202E3D"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5 (8.2%)</w:t>
            </w:r>
          </w:p>
        </w:tc>
        <w:tc>
          <w:tcPr>
            <w:tcW w:w="1260" w:type="dxa"/>
            <w:shd w:val="clear" w:color="auto" w:fill="auto"/>
            <w:vAlign w:val="bottom"/>
          </w:tcPr>
          <w:p w14:paraId="179A9D26"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&lt;0.0001</w:t>
            </w:r>
          </w:p>
        </w:tc>
      </w:tr>
      <w:tr w:rsidR="00F60BCB" w:rsidRPr="00F60BCB" w14:paraId="7ABC1706" w14:textId="77777777" w:rsidTr="00A35266">
        <w:trPr>
          <w:trHeight w:hRule="exact" w:val="259"/>
          <w:jc w:val="center"/>
        </w:trPr>
        <w:tc>
          <w:tcPr>
            <w:tcW w:w="0" w:type="auto"/>
          </w:tcPr>
          <w:p w14:paraId="7F4BB838" w14:textId="77777777" w:rsidR="00F60BCB" w:rsidRPr="00F60BCB" w:rsidRDefault="00F60BCB" w:rsidP="00F60BCB">
            <w:pPr>
              <w:rPr>
                <w:rFonts w:ascii="Times New Roman" w:hAnsi="Times New Roman" w:cs="Times New Roman"/>
              </w:rPr>
            </w:pPr>
          </w:p>
        </w:tc>
        <w:tc>
          <w:tcPr>
            <w:tcW w:w="2156" w:type="dxa"/>
          </w:tcPr>
          <w:p w14:paraId="16E731C2" w14:textId="77777777" w:rsidR="00F60BCB" w:rsidRPr="00F60BCB" w:rsidRDefault="00F60BCB" w:rsidP="00F60BCB">
            <w:pPr>
              <w:jc w:val="center"/>
              <w:rPr>
                <w:rFonts w:ascii="Times New Roman" w:hAnsi="Times New Roman" w:cs="Times New Roman"/>
              </w:rPr>
            </w:pPr>
          </w:p>
        </w:tc>
        <w:tc>
          <w:tcPr>
            <w:tcW w:w="2070" w:type="dxa"/>
          </w:tcPr>
          <w:p w14:paraId="3E6CAB3B" w14:textId="77777777" w:rsidR="00F60BCB" w:rsidRPr="00F60BCB" w:rsidRDefault="00F60BCB" w:rsidP="00F60BCB">
            <w:pPr>
              <w:jc w:val="center"/>
              <w:rPr>
                <w:rFonts w:ascii="Times New Roman" w:hAnsi="Times New Roman" w:cs="Times New Roman"/>
              </w:rPr>
            </w:pPr>
          </w:p>
        </w:tc>
        <w:tc>
          <w:tcPr>
            <w:tcW w:w="1260" w:type="dxa"/>
          </w:tcPr>
          <w:p w14:paraId="69F1C269" w14:textId="77777777" w:rsidR="00F60BCB" w:rsidRPr="00F60BCB" w:rsidRDefault="00F60BCB" w:rsidP="00F60BCB">
            <w:pPr>
              <w:jc w:val="center"/>
              <w:rPr>
                <w:rFonts w:ascii="Times New Roman" w:hAnsi="Times New Roman" w:cs="Times New Roman"/>
              </w:rPr>
            </w:pPr>
          </w:p>
        </w:tc>
      </w:tr>
      <w:tr w:rsidR="00F60BCB" w:rsidRPr="00F60BCB" w14:paraId="08086283" w14:textId="77777777" w:rsidTr="00A35266">
        <w:trPr>
          <w:trHeight w:hRule="exact" w:val="259"/>
          <w:jc w:val="center"/>
        </w:trPr>
        <w:tc>
          <w:tcPr>
            <w:tcW w:w="0" w:type="auto"/>
          </w:tcPr>
          <w:p w14:paraId="1CCC3C11"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Education</w:t>
            </w:r>
          </w:p>
        </w:tc>
        <w:tc>
          <w:tcPr>
            <w:tcW w:w="2156" w:type="dxa"/>
          </w:tcPr>
          <w:p w14:paraId="62290774" w14:textId="77777777" w:rsidR="00F60BCB" w:rsidRPr="00F60BCB" w:rsidRDefault="00F60BCB" w:rsidP="00F60BCB">
            <w:pPr>
              <w:jc w:val="center"/>
              <w:rPr>
                <w:rFonts w:ascii="Times New Roman" w:hAnsi="Times New Roman" w:cs="Times New Roman"/>
              </w:rPr>
            </w:pPr>
          </w:p>
        </w:tc>
        <w:tc>
          <w:tcPr>
            <w:tcW w:w="2070" w:type="dxa"/>
          </w:tcPr>
          <w:p w14:paraId="5B0FDE95" w14:textId="77777777" w:rsidR="00F60BCB" w:rsidRPr="00F60BCB" w:rsidRDefault="00F60BCB" w:rsidP="00F60BCB">
            <w:pPr>
              <w:jc w:val="center"/>
              <w:rPr>
                <w:rFonts w:ascii="Times New Roman" w:hAnsi="Times New Roman" w:cs="Times New Roman"/>
              </w:rPr>
            </w:pPr>
          </w:p>
        </w:tc>
        <w:tc>
          <w:tcPr>
            <w:tcW w:w="1260" w:type="dxa"/>
          </w:tcPr>
          <w:p w14:paraId="0ADAD41F" w14:textId="77777777" w:rsidR="00F60BCB" w:rsidRPr="00F60BCB" w:rsidRDefault="00F60BCB" w:rsidP="00F60BCB">
            <w:pPr>
              <w:jc w:val="center"/>
              <w:rPr>
                <w:rFonts w:ascii="Times New Roman" w:hAnsi="Times New Roman" w:cs="Times New Roman"/>
              </w:rPr>
            </w:pPr>
          </w:p>
        </w:tc>
      </w:tr>
      <w:tr w:rsidR="00F60BCB" w:rsidRPr="00F60BCB" w14:paraId="3D6CBBC6" w14:textId="77777777" w:rsidTr="00A35266">
        <w:trPr>
          <w:trHeight w:hRule="exact" w:val="259"/>
          <w:jc w:val="center"/>
        </w:trPr>
        <w:tc>
          <w:tcPr>
            <w:tcW w:w="0" w:type="auto"/>
          </w:tcPr>
          <w:p w14:paraId="44B7E660"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High school or less</w:t>
            </w:r>
          </w:p>
        </w:tc>
        <w:tc>
          <w:tcPr>
            <w:tcW w:w="2156" w:type="dxa"/>
            <w:shd w:val="clear" w:color="auto" w:fill="auto"/>
            <w:vAlign w:val="bottom"/>
          </w:tcPr>
          <w:p w14:paraId="5E0DBFD9"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205 (16.6%)</w:t>
            </w:r>
          </w:p>
        </w:tc>
        <w:tc>
          <w:tcPr>
            <w:tcW w:w="2070" w:type="dxa"/>
            <w:shd w:val="clear" w:color="auto" w:fill="auto"/>
            <w:vAlign w:val="bottom"/>
          </w:tcPr>
          <w:p w14:paraId="5085D2E7"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17 (27.9%)</w:t>
            </w:r>
          </w:p>
        </w:tc>
        <w:tc>
          <w:tcPr>
            <w:tcW w:w="1260" w:type="dxa"/>
            <w:shd w:val="clear" w:color="auto" w:fill="auto"/>
            <w:vAlign w:val="bottom"/>
          </w:tcPr>
          <w:p w14:paraId="38F8D769"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0.07</w:t>
            </w:r>
          </w:p>
        </w:tc>
      </w:tr>
      <w:tr w:rsidR="00F60BCB" w:rsidRPr="00F60BCB" w14:paraId="0DC280E8" w14:textId="77777777" w:rsidTr="00A35266">
        <w:trPr>
          <w:trHeight w:hRule="exact" w:val="259"/>
          <w:jc w:val="center"/>
        </w:trPr>
        <w:tc>
          <w:tcPr>
            <w:tcW w:w="0" w:type="auto"/>
          </w:tcPr>
          <w:p w14:paraId="0F6C7299"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Some college</w:t>
            </w:r>
          </w:p>
        </w:tc>
        <w:tc>
          <w:tcPr>
            <w:tcW w:w="2156" w:type="dxa"/>
            <w:shd w:val="clear" w:color="auto" w:fill="auto"/>
            <w:vAlign w:val="bottom"/>
          </w:tcPr>
          <w:p w14:paraId="4E751EFD"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388 (31.5%)</w:t>
            </w:r>
          </w:p>
        </w:tc>
        <w:tc>
          <w:tcPr>
            <w:tcW w:w="2070" w:type="dxa"/>
            <w:shd w:val="clear" w:color="auto" w:fill="auto"/>
            <w:vAlign w:val="bottom"/>
          </w:tcPr>
          <w:p w14:paraId="7E32ADB8"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21 (34.4%)</w:t>
            </w:r>
          </w:p>
        </w:tc>
        <w:tc>
          <w:tcPr>
            <w:tcW w:w="1260" w:type="dxa"/>
            <w:shd w:val="clear" w:color="auto" w:fill="auto"/>
            <w:vAlign w:val="bottom"/>
          </w:tcPr>
          <w:p w14:paraId="793F5590"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0.07</w:t>
            </w:r>
          </w:p>
        </w:tc>
      </w:tr>
      <w:tr w:rsidR="00F60BCB" w:rsidRPr="00F60BCB" w14:paraId="2C4FF516" w14:textId="77777777" w:rsidTr="00A35266">
        <w:trPr>
          <w:trHeight w:hRule="exact" w:val="259"/>
          <w:jc w:val="center"/>
        </w:trPr>
        <w:tc>
          <w:tcPr>
            <w:tcW w:w="0" w:type="auto"/>
          </w:tcPr>
          <w:p w14:paraId="79D8070A"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College degree</w:t>
            </w:r>
          </w:p>
        </w:tc>
        <w:tc>
          <w:tcPr>
            <w:tcW w:w="2156" w:type="dxa"/>
            <w:shd w:val="clear" w:color="auto" w:fill="auto"/>
            <w:vAlign w:val="bottom"/>
          </w:tcPr>
          <w:p w14:paraId="6F9304C3"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315 (25.6%)</w:t>
            </w:r>
          </w:p>
        </w:tc>
        <w:tc>
          <w:tcPr>
            <w:tcW w:w="2070" w:type="dxa"/>
            <w:shd w:val="clear" w:color="auto" w:fill="auto"/>
            <w:vAlign w:val="bottom"/>
          </w:tcPr>
          <w:p w14:paraId="762AB009"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13 (21.3%)</w:t>
            </w:r>
          </w:p>
        </w:tc>
        <w:tc>
          <w:tcPr>
            <w:tcW w:w="1260" w:type="dxa"/>
            <w:shd w:val="clear" w:color="auto" w:fill="auto"/>
            <w:vAlign w:val="bottom"/>
          </w:tcPr>
          <w:p w14:paraId="5EB04B91"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0.07</w:t>
            </w:r>
          </w:p>
        </w:tc>
      </w:tr>
      <w:tr w:rsidR="00F60BCB" w:rsidRPr="00F60BCB" w14:paraId="7D44CC4A" w14:textId="77777777" w:rsidTr="00A35266">
        <w:trPr>
          <w:trHeight w:hRule="exact" w:val="259"/>
          <w:jc w:val="center"/>
        </w:trPr>
        <w:tc>
          <w:tcPr>
            <w:tcW w:w="0" w:type="auto"/>
          </w:tcPr>
          <w:p w14:paraId="127A06B1"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Postgraduate</w:t>
            </w:r>
          </w:p>
        </w:tc>
        <w:tc>
          <w:tcPr>
            <w:tcW w:w="2156" w:type="dxa"/>
            <w:shd w:val="clear" w:color="auto" w:fill="auto"/>
            <w:vAlign w:val="bottom"/>
          </w:tcPr>
          <w:p w14:paraId="6E5F6287"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324 (26.3%)</w:t>
            </w:r>
          </w:p>
        </w:tc>
        <w:tc>
          <w:tcPr>
            <w:tcW w:w="2070" w:type="dxa"/>
            <w:shd w:val="clear" w:color="auto" w:fill="auto"/>
            <w:vAlign w:val="bottom"/>
          </w:tcPr>
          <w:p w14:paraId="5C53D804"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10 (16.4%)</w:t>
            </w:r>
          </w:p>
        </w:tc>
        <w:tc>
          <w:tcPr>
            <w:tcW w:w="1260" w:type="dxa"/>
            <w:shd w:val="clear" w:color="auto" w:fill="auto"/>
            <w:vAlign w:val="bottom"/>
          </w:tcPr>
          <w:p w14:paraId="1792FEC7"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0.07</w:t>
            </w:r>
          </w:p>
        </w:tc>
      </w:tr>
      <w:tr w:rsidR="00F60BCB" w:rsidRPr="00F60BCB" w14:paraId="5EAF6AEE" w14:textId="77777777" w:rsidTr="00A35266">
        <w:trPr>
          <w:trHeight w:hRule="exact" w:val="259"/>
          <w:jc w:val="center"/>
        </w:trPr>
        <w:tc>
          <w:tcPr>
            <w:tcW w:w="0" w:type="auto"/>
          </w:tcPr>
          <w:p w14:paraId="535E3555" w14:textId="77777777" w:rsidR="00F60BCB" w:rsidRPr="00F60BCB" w:rsidRDefault="00F60BCB" w:rsidP="00F60BCB">
            <w:pPr>
              <w:rPr>
                <w:rFonts w:ascii="Times New Roman" w:hAnsi="Times New Roman" w:cs="Times New Roman"/>
              </w:rPr>
            </w:pPr>
          </w:p>
        </w:tc>
        <w:tc>
          <w:tcPr>
            <w:tcW w:w="2156" w:type="dxa"/>
          </w:tcPr>
          <w:p w14:paraId="6030E0DC" w14:textId="77777777" w:rsidR="00F60BCB" w:rsidRPr="00F60BCB" w:rsidRDefault="00F60BCB" w:rsidP="00F60BCB">
            <w:pPr>
              <w:jc w:val="center"/>
              <w:rPr>
                <w:rFonts w:ascii="Times New Roman" w:hAnsi="Times New Roman" w:cs="Times New Roman"/>
              </w:rPr>
            </w:pPr>
          </w:p>
        </w:tc>
        <w:tc>
          <w:tcPr>
            <w:tcW w:w="2070" w:type="dxa"/>
          </w:tcPr>
          <w:p w14:paraId="4E2F2FBD" w14:textId="77777777" w:rsidR="00F60BCB" w:rsidRPr="00F60BCB" w:rsidRDefault="00F60BCB" w:rsidP="00F60BCB">
            <w:pPr>
              <w:jc w:val="center"/>
              <w:rPr>
                <w:rFonts w:ascii="Times New Roman" w:hAnsi="Times New Roman" w:cs="Times New Roman"/>
              </w:rPr>
            </w:pPr>
          </w:p>
        </w:tc>
        <w:tc>
          <w:tcPr>
            <w:tcW w:w="1260" w:type="dxa"/>
          </w:tcPr>
          <w:p w14:paraId="03473B02" w14:textId="77777777" w:rsidR="00F60BCB" w:rsidRPr="00F60BCB" w:rsidRDefault="00F60BCB" w:rsidP="00F60BCB">
            <w:pPr>
              <w:jc w:val="center"/>
              <w:rPr>
                <w:rFonts w:ascii="Times New Roman" w:hAnsi="Times New Roman" w:cs="Times New Roman"/>
              </w:rPr>
            </w:pPr>
          </w:p>
        </w:tc>
      </w:tr>
      <w:tr w:rsidR="00F60BCB" w:rsidRPr="00F60BCB" w14:paraId="7A8760B9" w14:textId="77777777" w:rsidTr="00A35266">
        <w:trPr>
          <w:trHeight w:hRule="exact" w:val="259"/>
          <w:jc w:val="center"/>
        </w:trPr>
        <w:tc>
          <w:tcPr>
            <w:tcW w:w="0" w:type="auto"/>
          </w:tcPr>
          <w:p w14:paraId="0AA616F1"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Smoking</w:t>
            </w:r>
          </w:p>
        </w:tc>
        <w:tc>
          <w:tcPr>
            <w:tcW w:w="2156" w:type="dxa"/>
          </w:tcPr>
          <w:p w14:paraId="20CAC3F0" w14:textId="77777777" w:rsidR="00F60BCB" w:rsidRPr="00F60BCB" w:rsidRDefault="00F60BCB" w:rsidP="00F60BCB">
            <w:pPr>
              <w:jc w:val="center"/>
              <w:rPr>
                <w:rFonts w:ascii="Times New Roman" w:hAnsi="Times New Roman" w:cs="Times New Roman"/>
              </w:rPr>
            </w:pPr>
          </w:p>
        </w:tc>
        <w:tc>
          <w:tcPr>
            <w:tcW w:w="2070" w:type="dxa"/>
          </w:tcPr>
          <w:p w14:paraId="1DCBA45C" w14:textId="77777777" w:rsidR="00F60BCB" w:rsidRPr="00F60BCB" w:rsidRDefault="00F60BCB" w:rsidP="00F60BCB">
            <w:pPr>
              <w:jc w:val="center"/>
              <w:rPr>
                <w:rFonts w:ascii="Times New Roman" w:hAnsi="Times New Roman" w:cs="Times New Roman"/>
              </w:rPr>
            </w:pPr>
          </w:p>
        </w:tc>
        <w:tc>
          <w:tcPr>
            <w:tcW w:w="1260" w:type="dxa"/>
          </w:tcPr>
          <w:p w14:paraId="286D0C8E" w14:textId="77777777" w:rsidR="00F60BCB" w:rsidRPr="00F60BCB" w:rsidRDefault="00F60BCB" w:rsidP="00F60BCB">
            <w:pPr>
              <w:jc w:val="center"/>
              <w:rPr>
                <w:rFonts w:ascii="Times New Roman" w:hAnsi="Times New Roman" w:cs="Times New Roman"/>
              </w:rPr>
            </w:pPr>
          </w:p>
        </w:tc>
      </w:tr>
      <w:tr w:rsidR="00F60BCB" w:rsidRPr="00F60BCB" w14:paraId="6C4B55F3" w14:textId="77777777" w:rsidTr="00A35266">
        <w:trPr>
          <w:trHeight w:hRule="exact" w:val="259"/>
          <w:jc w:val="center"/>
        </w:trPr>
        <w:tc>
          <w:tcPr>
            <w:tcW w:w="0" w:type="auto"/>
          </w:tcPr>
          <w:p w14:paraId="3696A1CD"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Never</w:t>
            </w:r>
          </w:p>
        </w:tc>
        <w:tc>
          <w:tcPr>
            <w:tcW w:w="2156" w:type="dxa"/>
            <w:shd w:val="clear" w:color="auto" w:fill="auto"/>
            <w:vAlign w:val="bottom"/>
          </w:tcPr>
          <w:p w14:paraId="4BCA1468"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782 (63.5%)</w:t>
            </w:r>
          </w:p>
        </w:tc>
        <w:tc>
          <w:tcPr>
            <w:tcW w:w="2070" w:type="dxa"/>
            <w:shd w:val="clear" w:color="auto" w:fill="auto"/>
            <w:vAlign w:val="bottom"/>
          </w:tcPr>
          <w:p w14:paraId="227DB8F1"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35 (57.4%)</w:t>
            </w:r>
          </w:p>
        </w:tc>
        <w:tc>
          <w:tcPr>
            <w:tcW w:w="1260" w:type="dxa"/>
            <w:shd w:val="clear" w:color="auto" w:fill="auto"/>
            <w:vAlign w:val="bottom"/>
          </w:tcPr>
          <w:p w14:paraId="4C2CC340"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0.24</w:t>
            </w:r>
          </w:p>
        </w:tc>
      </w:tr>
      <w:tr w:rsidR="00F60BCB" w:rsidRPr="00F60BCB" w14:paraId="13D34032" w14:textId="77777777" w:rsidTr="00A35266">
        <w:trPr>
          <w:trHeight w:hRule="exact" w:val="259"/>
          <w:jc w:val="center"/>
        </w:trPr>
        <w:tc>
          <w:tcPr>
            <w:tcW w:w="0" w:type="auto"/>
          </w:tcPr>
          <w:p w14:paraId="212D341B"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Past</w:t>
            </w:r>
          </w:p>
        </w:tc>
        <w:tc>
          <w:tcPr>
            <w:tcW w:w="2156" w:type="dxa"/>
            <w:shd w:val="clear" w:color="auto" w:fill="auto"/>
            <w:vAlign w:val="bottom"/>
          </w:tcPr>
          <w:p w14:paraId="5E34A7C7"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329 (26.7%)</w:t>
            </w:r>
          </w:p>
        </w:tc>
        <w:tc>
          <w:tcPr>
            <w:tcW w:w="2070" w:type="dxa"/>
            <w:shd w:val="clear" w:color="auto" w:fill="auto"/>
            <w:vAlign w:val="bottom"/>
          </w:tcPr>
          <w:p w14:paraId="2515716F"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16 (26.2%)</w:t>
            </w:r>
          </w:p>
        </w:tc>
        <w:tc>
          <w:tcPr>
            <w:tcW w:w="1260" w:type="dxa"/>
            <w:shd w:val="clear" w:color="auto" w:fill="auto"/>
            <w:vAlign w:val="bottom"/>
          </w:tcPr>
          <w:p w14:paraId="42AD77A1"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0.24</w:t>
            </w:r>
          </w:p>
        </w:tc>
      </w:tr>
      <w:tr w:rsidR="00F60BCB" w:rsidRPr="00F60BCB" w14:paraId="6811E934" w14:textId="77777777" w:rsidTr="00A35266">
        <w:trPr>
          <w:trHeight w:hRule="exact" w:val="259"/>
          <w:jc w:val="center"/>
        </w:trPr>
        <w:tc>
          <w:tcPr>
            <w:tcW w:w="0" w:type="auto"/>
          </w:tcPr>
          <w:p w14:paraId="2A527670"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Current</w:t>
            </w:r>
          </w:p>
        </w:tc>
        <w:tc>
          <w:tcPr>
            <w:tcW w:w="2156" w:type="dxa"/>
            <w:shd w:val="clear" w:color="auto" w:fill="auto"/>
            <w:vAlign w:val="bottom"/>
          </w:tcPr>
          <w:p w14:paraId="389669F9"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121 (9.8%)</w:t>
            </w:r>
          </w:p>
        </w:tc>
        <w:tc>
          <w:tcPr>
            <w:tcW w:w="2070" w:type="dxa"/>
            <w:shd w:val="clear" w:color="auto" w:fill="auto"/>
            <w:vAlign w:val="bottom"/>
          </w:tcPr>
          <w:p w14:paraId="7D6C53A3"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10 (16.4%)</w:t>
            </w:r>
          </w:p>
        </w:tc>
        <w:tc>
          <w:tcPr>
            <w:tcW w:w="1260" w:type="dxa"/>
            <w:shd w:val="clear" w:color="auto" w:fill="auto"/>
            <w:vAlign w:val="bottom"/>
          </w:tcPr>
          <w:p w14:paraId="3FD1A0C8"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0.24</w:t>
            </w:r>
          </w:p>
        </w:tc>
      </w:tr>
      <w:tr w:rsidR="00F60BCB" w:rsidRPr="00F60BCB" w14:paraId="63D8502E" w14:textId="77777777" w:rsidTr="00A35266">
        <w:trPr>
          <w:trHeight w:hRule="exact" w:val="259"/>
          <w:jc w:val="center"/>
        </w:trPr>
        <w:tc>
          <w:tcPr>
            <w:tcW w:w="0" w:type="auto"/>
          </w:tcPr>
          <w:p w14:paraId="122C53D9" w14:textId="77777777" w:rsidR="00F60BCB" w:rsidRPr="00F60BCB" w:rsidRDefault="00F60BCB" w:rsidP="00F60BCB">
            <w:pPr>
              <w:rPr>
                <w:rFonts w:ascii="Times New Roman" w:hAnsi="Times New Roman" w:cs="Times New Roman"/>
              </w:rPr>
            </w:pPr>
          </w:p>
        </w:tc>
        <w:tc>
          <w:tcPr>
            <w:tcW w:w="2156" w:type="dxa"/>
          </w:tcPr>
          <w:p w14:paraId="49996B25" w14:textId="77777777" w:rsidR="00F60BCB" w:rsidRPr="00F60BCB" w:rsidRDefault="00F60BCB" w:rsidP="00F60BCB">
            <w:pPr>
              <w:jc w:val="center"/>
              <w:rPr>
                <w:rFonts w:ascii="Times New Roman" w:hAnsi="Times New Roman" w:cs="Times New Roman"/>
              </w:rPr>
            </w:pPr>
          </w:p>
        </w:tc>
        <w:tc>
          <w:tcPr>
            <w:tcW w:w="2070" w:type="dxa"/>
          </w:tcPr>
          <w:p w14:paraId="1DB056F1" w14:textId="77777777" w:rsidR="00F60BCB" w:rsidRPr="00F60BCB" w:rsidRDefault="00F60BCB" w:rsidP="00F60BCB">
            <w:pPr>
              <w:jc w:val="center"/>
              <w:rPr>
                <w:rFonts w:ascii="Times New Roman" w:hAnsi="Times New Roman" w:cs="Times New Roman"/>
              </w:rPr>
            </w:pPr>
          </w:p>
        </w:tc>
        <w:tc>
          <w:tcPr>
            <w:tcW w:w="1260" w:type="dxa"/>
          </w:tcPr>
          <w:p w14:paraId="11040FA1" w14:textId="77777777" w:rsidR="00F60BCB" w:rsidRPr="00F60BCB" w:rsidRDefault="00F60BCB" w:rsidP="00F60BCB">
            <w:pPr>
              <w:jc w:val="center"/>
              <w:rPr>
                <w:rFonts w:ascii="Times New Roman" w:hAnsi="Times New Roman" w:cs="Times New Roman"/>
              </w:rPr>
            </w:pPr>
          </w:p>
        </w:tc>
      </w:tr>
      <w:tr w:rsidR="00F60BCB" w:rsidRPr="00F60BCB" w14:paraId="5CB7312A" w14:textId="77777777" w:rsidTr="00A35266">
        <w:trPr>
          <w:trHeight w:hRule="exact" w:val="259"/>
          <w:jc w:val="center"/>
        </w:trPr>
        <w:tc>
          <w:tcPr>
            <w:tcW w:w="0" w:type="auto"/>
          </w:tcPr>
          <w:p w14:paraId="7C88D37E"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Menopausal status</w:t>
            </w:r>
          </w:p>
        </w:tc>
        <w:tc>
          <w:tcPr>
            <w:tcW w:w="2156" w:type="dxa"/>
          </w:tcPr>
          <w:p w14:paraId="2826805C" w14:textId="77777777" w:rsidR="00F60BCB" w:rsidRPr="00F60BCB" w:rsidRDefault="00F60BCB" w:rsidP="00F60BCB">
            <w:pPr>
              <w:jc w:val="center"/>
              <w:rPr>
                <w:rFonts w:ascii="Times New Roman" w:hAnsi="Times New Roman" w:cs="Times New Roman"/>
              </w:rPr>
            </w:pPr>
          </w:p>
        </w:tc>
        <w:tc>
          <w:tcPr>
            <w:tcW w:w="2070" w:type="dxa"/>
          </w:tcPr>
          <w:p w14:paraId="68171F5D" w14:textId="77777777" w:rsidR="00F60BCB" w:rsidRPr="00F60BCB" w:rsidRDefault="00F60BCB" w:rsidP="00F60BCB">
            <w:pPr>
              <w:jc w:val="center"/>
              <w:rPr>
                <w:rFonts w:ascii="Times New Roman" w:hAnsi="Times New Roman" w:cs="Times New Roman"/>
              </w:rPr>
            </w:pPr>
          </w:p>
        </w:tc>
        <w:tc>
          <w:tcPr>
            <w:tcW w:w="1260" w:type="dxa"/>
          </w:tcPr>
          <w:p w14:paraId="5A1B19BC" w14:textId="77777777" w:rsidR="00F60BCB" w:rsidRPr="00F60BCB" w:rsidRDefault="00F60BCB" w:rsidP="00F60BCB">
            <w:pPr>
              <w:jc w:val="center"/>
              <w:rPr>
                <w:rFonts w:ascii="Times New Roman" w:hAnsi="Times New Roman" w:cs="Times New Roman"/>
              </w:rPr>
            </w:pPr>
          </w:p>
        </w:tc>
      </w:tr>
      <w:tr w:rsidR="00F60BCB" w:rsidRPr="00F60BCB" w14:paraId="134F08F2" w14:textId="77777777" w:rsidTr="00A35266">
        <w:trPr>
          <w:trHeight w:hRule="exact" w:val="259"/>
          <w:jc w:val="center"/>
        </w:trPr>
        <w:tc>
          <w:tcPr>
            <w:tcW w:w="0" w:type="auto"/>
          </w:tcPr>
          <w:p w14:paraId="7AE5F95D"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Pre- or peri- menopausal</w:t>
            </w:r>
          </w:p>
        </w:tc>
        <w:tc>
          <w:tcPr>
            <w:tcW w:w="2156" w:type="dxa"/>
            <w:shd w:val="clear" w:color="auto" w:fill="auto"/>
            <w:vAlign w:val="bottom"/>
          </w:tcPr>
          <w:p w14:paraId="639C4E35"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876 (71.1%)</w:t>
            </w:r>
          </w:p>
        </w:tc>
        <w:tc>
          <w:tcPr>
            <w:tcW w:w="2070" w:type="dxa"/>
            <w:shd w:val="clear" w:color="auto" w:fill="auto"/>
            <w:vAlign w:val="bottom"/>
          </w:tcPr>
          <w:p w14:paraId="7E7136F8"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37 (60.7%)</w:t>
            </w:r>
          </w:p>
        </w:tc>
        <w:tc>
          <w:tcPr>
            <w:tcW w:w="1260" w:type="dxa"/>
            <w:shd w:val="clear" w:color="auto" w:fill="auto"/>
            <w:vAlign w:val="bottom"/>
          </w:tcPr>
          <w:p w14:paraId="5856C1A0"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0.12</w:t>
            </w:r>
          </w:p>
        </w:tc>
      </w:tr>
      <w:tr w:rsidR="00F60BCB" w:rsidRPr="00F60BCB" w14:paraId="351C0FBC" w14:textId="77777777" w:rsidTr="00A35266">
        <w:trPr>
          <w:trHeight w:hRule="exact" w:val="259"/>
          <w:jc w:val="center"/>
        </w:trPr>
        <w:tc>
          <w:tcPr>
            <w:tcW w:w="0" w:type="auto"/>
          </w:tcPr>
          <w:p w14:paraId="5A16DC04"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Natural/surgical menopause</w:t>
            </w:r>
          </w:p>
        </w:tc>
        <w:tc>
          <w:tcPr>
            <w:tcW w:w="2156" w:type="dxa"/>
            <w:shd w:val="clear" w:color="auto" w:fill="auto"/>
            <w:vAlign w:val="bottom"/>
          </w:tcPr>
          <w:p w14:paraId="3A0376D2"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172 (14.0%)</w:t>
            </w:r>
          </w:p>
        </w:tc>
        <w:tc>
          <w:tcPr>
            <w:tcW w:w="2070" w:type="dxa"/>
            <w:shd w:val="clear" w:color="auto" w:fill="auto"/>
            <w:vAlign w:val="bottom"/>
          </w:tcPr>
          <w:p w14:paraId="31F22950"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14 (23.0%)</w:t>
            </w:r>
          </w:p>
        </w:tc>
        <w:tc>
          <w:tcPr>
            <w:tcW w:w="1260" w:type="dxa"/>
            <w:shd w:val="clear" w:color="auto" w:fill="auto"/>
            <w:vAlign w:val="bottom"/>
          </w:tcPr>
          <w:p w14:paraId="32279F6E"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0.12</w:t>
            </w:r>
          </w:p>
        </w:tc>
      </w:tr>
      <w:tr w:rsidR="00F60BCB" w:rsidRPr="00F60BCB" w14:paraId="5A95D71C" w14:textId="77777777" w:rsidTr="00A35266">
        <w:trPr>
          <w:trHeight w:hRule="exact" w:val="259"/>
          <w:jc w:val="center"/>
        </w:trPr>
        <w:tc>
          <w:tcPr>
            <w:tcW w:w="0" w:type="auto"/>
          </w:tcPr>
          <w:p w14:paraId="109471CC"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Unknown due to hormone therapy</w:t>
            </w:r>
          </w:p>
        </w:tc>
        <w:tc>
          <w:tcPr>
            <w:tcW w:w="2156" w:type="dxa"/>
            <w:shd w:val="clear" w:color="auto" w:fill="auto"/>
            <w:vAlign w:val="bottom"/>
          </w:tcPr>
          <w:p w14:paraId="29DE5210"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184 (14.9%)</w:t>
            </w:r>
          </w:p>
        </w:tc>
        <w:tc>
          <w:tcPr>
            <w:tcW w:w="2070" w:type="dxa"/>
            <w:shd w:val="clear" w:color="auto" w:fill="auto"/>
            <w:vAlign w:val="bottom"/>
          </w:tcPr>
          <w:p w14:paraId="50FEF712"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10 (16.4%)</w:t>
            </w:r>
          </w:p>
        </w:tc>
        <w:tc>
          <w:tcPr>
            <w:tcW w:w="1260" w:type="dxa"/>
            <w:shd w:val="clear" w:color="auto" w:fill="auto"/>
            <w:vAlign w:val="bottom"/>
          </w:tcPr>
          <w:p w14:paraId="60593D69"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0.12</w:t>
            </w:r>
          </w:p>
        </w:tc>
      </w:tr>
      <w:tr w:rsidR="00F60BCB" w:rsidRPr="00F60BCB" w14:paraId="0E26FC41" w14:textId="77777777" w:rsidTr="00A35266">
        <w:trPr>
          <w:trHeight w:hRule="exact" w:val="259"/>
          <w:jc w:val="center"/>
        </w:trPr>
        <w:tc>
          <w:tcPr>
            <w:tcW w:w="0" w:type="auto"/>
          </w:tcPr>
          <w:p w14:paraId="416A3193" w14:textId="77777777" w:rsidR="00F60BCB" w:rsidRPr="00F60BCB" w:rsidRDefault="00F60BCB" w:rsidP="00F60BCB">
            <w:pPr>
              <w:rPr>
                <w:rFonts w:ascii="Times New Roman" w:hAnsi="Times New Roman" w:cs="Times New Roman"/>
              </w:rPr>
            </w:pPr>
          </w:p>
        </w:tc>
        <w:tc>
          <w:tcPr>
            <w:tcW w:w="2156" w:type="dxa"/>
          </w:tcPr>
          <w:p w14:paraId="21FCBD87" w14:textId="77777777" w:rsidR="00F60BCB" w:rsidRPr="00F60BCB" w:rsidRDefault="00F60BCB" w:rsidP="00F60BCB">
            <w:pPr>
              <w:jc w:val="center"/>
              <w:rPr>
                <w:rFonts w:ascii="Times New Roman" w:hAnsi="Times New Roman" w:cs="Times New Roman"/>
              </w:rPr>
            </w:pPr>
          </w:p>
        </w:tc>
        <w:tc>
          <w:tcPr>
            <w:tcW w:w="2070" w:type="dxa"/>
          </w:tcPr>
          <w:p w14:paraId="77FFB7CF" w14:textId="77777777" w:rsidR="00F60BCB" w:rsidRPr="00F60BCB" w:rsidRDefault="00F60BCB" w:rsidP="00F60BCB">
            <w:pPr>
              <w:jc w:val="center"/>
              <w:rPr>
                <w:rFonts w:ascii="Times New Roman" w:hAnsi="Times New Roman" w:cs="Times New Roman"/>
              </w:rPr>
            </w:pPr>
          </w:p>
        </w:tc>
        <w:tc>
          <w:tcPr>
            <w:tcW w:w="1260" w:type="dxa"/>
          </w:tcPr>
          <w:p w14:paraId="283B8340" w14:textId="77777777" w:rsidR="00F60BCB" w:rsidRPr="00F60BCB" w:rsidRDefault="00F60BCB" w:rsidP="00F60BCB">
            <w:pPr>
              <w:jc w:val="center"/>
              <w:rPr>
                <w:rFonts w:ascii="Times New Roman" w:hAnsi="Times New Roman" w:cs="Times New Roman"/>
              </w:rPr>
            </w:pPr>
          </w:p>
        </w:tc>
      </w:tr>
      <w:tr w:rsidR="00F60BCB" w:rsidRPr="00F60BCB" w14:paraId="48F40B14" w14:textId="77777777" w:rsidTr="00A35266">
        <w:trPr>
          <w:trHeight w:hRule="exact" w:val="259"/>
          <w:jc w:val="center"/>
        </w:trPr>
        <w:tc>
          <w:tcPr>
            <w:tcW w:w="0" w:type="auto"/>
          </w:tcPr>
          <w:p w14:paraId="08A80077" w14:textId="77777777" w:rsidR="00F60BCB" w:rsidRPr="00F60BCB" w:rsidRDefault="00F60BCB" w:rsidP="00F60BCB">
            <w:pPr>
              <w:rPr>
                <w:rFonts w:ascii="Times New Roman" w:hAnsi="Times New Roman" w:cs="Times New Roman"/>
                <w:highlight w:val="green"/>
              </w:rPr>
            </w:pPr>
            <w:r w:rsidRPr="00F60BCB">
              <w:rPr>
                <w:rFonts w:ascii="Times New Roman" w:hAnsi="Times New Roman" w:cs="Times New Roman"/>
                <w:b/>
                <w:bCs/>
              </w:rPr>
              <w:t>Obesity status</w:t>
            </w:r>
            <w:r w:rsidRPr="00F60BCB">
              <w:rPr>
                <w:rFonts w:ascii="Times New Roman" w:hAnsi="Times New Roman" w:cs="Times New Roman"/>
                <w:vertAlign w:val="superscript"/>
              </w:rPr>
              <w:t>3</w:t>
            </w:r>
          </w:p>
        </w:tc>
        <w:tc>
          <w:tcPr>
            <w:tcW w:w="2156" w:type="dxa"/>
            <w:shd w:val="clear" w:color="auto" w:fill="auto"/>
            <w:vAlign w:val="bottom"/>
          </w:tcPr>
          <w:p w14:paraId="30268735" w14:textId="77777777" w:rsidR="00F60BCB" w:rsidRPr="00F60BCB" w:rsidRDefault="00F60BCB" w:rsidP="00F60BCB">
            <w:pPr>
              <w:jc w:val="center"/>
              <w:rPr>
                <w:rFonts w:ascii="Times New Roman" w:hAnsi="Times New Roman" w:cs="Times New Roman"/>
              </w:rPr>
            </w:pPr>
          </w:p>
        </w:tc>
        <w:tc>
          <w:tcPr>
            <w:tcW w:w="2070" w:type="dxa"/>
          </w:tcPr>
          <w:p w14:paraId="511DDC03" w14:textId="77777777" w:rsidR="00F60BCB" w:rsidRPr="00F60BCB" w:rsidRDefault="00F60BCB" w:rsidP="00F60BCB">
            <w:pPr>
              <w:jc w:val="center"/>
              <w:rPr>
                <w:rFonts w:ascii="Times New Roman" w:hAnsi="Times New Roman" w:cs="Times New Roman"/>
              </w:rPr>
            </w:pPr>
          </w:p>
        </w:tc>
        <w:tc>
          <w:tcPr>
            <w:tcW w:w="1260" w:type="dxa"/>
          </w:tcPr>
          <w:p w14:paraId="018E3E2E" w14:textId="77777777" w:rsidR="00F60BCB" w:rsidRPr="00F60BCB" w:rsidRDefault="00F60BCB" w:rsidP="00F60BCB">
            <w:pPr>
              <w:jc w:val="center"/>
              <w:rPr>
                <w:rFonts w:ascii="Times New Roman" w:hAnsi="Times New Roman" w:cs="Times New Roman"/>
              </w:rPr>
            </w:pPr>
          </w:p>
        </w:tc>
      </w:tr>
      <w:tr w:rsidR="00F60BCB" w:rsidRPr="00F60BCB" w14:paraId="3CEC3111" w14:textId="77777777" w:rsidTr="00A35266">
        <w:trPr>
          <w:trHeight w:hRule="exact" w:val="259"/>
          <w:jc w:val="center"/>
        </w:trPr>
        <w:tc>
          <w:tcPr>
            <w:tcW w:w="0" w:type="auto"/>
          </w:tcPr>
          <w:p w14:paraId="5559EA16" w14:textId="77777777" w:rsidR="00F60BCB" w:rsidRPr="00F60BCB" w:rsidRDefault="00F60BCB" w:rsidP="00F60BCB">
            <w:pPr>
              <w:rPr>
                <w:rFonts w:ascii="Times New Roman" w:hAnsi="Times New Roman" w:cs="Times New Roman"/>
                <w:highlight w:val="green"/>
              </w:rPr>
            </w:pPr>
            <w:r w:rsidRPr="00F60BCB">
              <w:rPr>
                <w:rFonts w:ascii="Times New Roman" w:hAnsi="Times New Roman" w:cs="Times New Roman"/>
              </w:rPr>
              <w:t>Normal/underweight</w:t>
            </w:r>
          </w:p>
        </w:tc>
        <w:tc>
          <w:tcPr>
            <w:tcW w:w="2156" w:type="dxa"/>
            <w:shd w:val="clear" w:color="auto" w:fill="auto"/>
            <w:vAlign w:val="bottom"/>
          </w:tcPr>
          <w:p w14:paraId="757641E7"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514 (41.7%)</w:t>
            </w:r>
          </w:p>
        </w:tc>
        <w:tc>
          <w:tcPr>
            <w:tcW w:w="2070" w:type="dxa"/>
            <w:shd w:val="clear" w:color="auto" w:fill="auto"/>
            <w:vAlign w:val="bottom"/>
          </w:tcPr>
          <w:p w14:paraId="54CB3B0B"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6 (9.8%)</w:t>
            </w:r>
          </w:p>
        </w:tc>
        <w:tc>
          <w:tcPr>
            <w:tcW w:w="1260" w:type="dxa"/>
            <w:shd w:val="clear" w:color="auto" w:fill="auto"/>
            <w:vAlign w:val="bottom"/>
          </w:tcPr>
          <w:p w14:paraId="13A50637"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&lt;0.0001</w:t>
            </w:r>
          </w:p>
        </w:tc>
      </w:tr>
      <w:tr w:rsidR="00F60BCB" w:rsidRPr="00F60BCB" w14:paraId="37774B48" w14:textId="77777777" w:rsidTr="00A35266">
        <w:trPr>
          <w:trHeight w:hRule="exact" w:val="259"/>
          <w:jc w:val="center"/>
        </w:trPr>
        <w:tc>
          <w:tcPr>
            <w:tcW w:w="0" w:type="auto"/>
          </w:tcPr>
          <w:p w14:paraId="4C231EC9"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Overweight</w:t>
            </w:r>
          </w:p>
        </w:tc>
        <w:tc>
          <w:tcPr>
            <w:tcW w:w="2156" w:type="dxa"/>
            <w:shd w:val="clear" w:color="auto" w:fill="auto"/>
            <w:vAlign w:val="bottom"/>
          </w:tcPr>
          <w:p w14:paraId="7A60D50A"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382 (31.0%)</w:t>
            </w:r>
          </w:p>
        </w:tc>
        <w:tc>
          <w:tcPr>
            <w:tcW w:w="2070" w:type="dxa"/>
            <w:shd w:val="clear" w:color="auto" w:fill="auto"/>
            <w:vAlign w:val="bottom"/>
          </w:tcPr>
          <w:p w14:paraId="6FD9E088"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13 (21.3%)</w:t>
            </w:r>
          </w:p>
        </w:tc>
        <w:tc>
          <w:tcPr>
            <w:tcW w:w="1260" w:type="dxa"/>
            <w:shd w:val="clear" w:color="auto" w:fill="auto"/>
            <w:vAlign w:val="bottom"/>
          </w:tcPr>
          <w:p w14:paraId="1487C402"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&lt;0.0001</w:t>
            </w:r>
          </w:p>
        </w:tc>
      </w:tr>
      <w:tr w:rsidR="00F60BCB" w:rsidRPr="00F60BCB" w14:paraId="79B46237" w14:textId="77777777" w:rsidTr="00A35266">
        <w:trPr>
          <w:trHeight w:hRule="exact" w:val="259"/>
          <w:jc w:val="center"/>
        </w:trPr>
        <w:tc>
          <w:tcPr>
            <w:tcW w:w="0" w:type="auto"/>
          </w:tcPr>
          <w:p w14:paraId="768FD8BA"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Obese</w:t>
            </w:r>
          </w:p>
        </w:tc>
        <w:tc>
          <w:tcPr>
            <w:tcW w:w="2156" w:type="dxa"/>
            <w:shd w:val="clear" w:color="auto" w:fill="auto"/>
            <w:vAlign w:val="bottom"/>
          </w:tcPr>
          <w:p w14:paraId="077A5408"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336 (27.3%)</w:t>
            </w:r>
          </w:p>
        </w:tc>
        <w:tc>
          <w:tcPr>
            <w:tcW w:w="2070" w:type="dxa"/>
            <w:shd w:val="clear" w:color="auto" w:fill="auto"/>
            <w:vAlign w:val="bottom"/>
          </w:tcPr>
          <w:p w14:paraId="7AF65F24"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42 (68.9%)</w:t>
            </w:r>
          </w:p>
        </w:tc>
        <w:tc>
          <w:tcPr>
            <w:tcW w:w="1260" w:type="dxa"/>
            <w:shd w:val="clear" w:color="auto" w:fill="auto"/>
            <w:vAlign w:val="bottom"/>
          </w:tcPr>
          <w:p w14:paraId="58ACD6AC"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&lt;0.0001</w:t>
            </w:r>
          </w:p>
        </w:tc>
      </w:tr>
    </w:tbl>
    <w:p w14:paraId="1828E11A" w14:textId="77777777" w:rsidR="00F60BCB" w:rsidRPr="00F60BCB" w:rsidRDefault="00F60BCB" w:rsidP="00F60BCB">
      <w:pPr>
        <w:spacing w:after="0" w:line="240" w:lineRule="auto"/>
        <w:rPr>
          <w:rFonts w:ascii="Times New Roman" w:eastAsiaTheme="minorHAnsi" w:hAnsi="Times New Roman" w:cs="Times New Roman"/>
          <w:color w:val="000000"/>
          <w:sz w:val="18"/>
          <w:szCs w:val="18"/>
          <w:lang w:eastAsia="en-US"/>
        </w:rPr>
      </w:pPr>
      <w:r w:rsidRPr="00F60BCB">
        <w:rPr>
          <w:rFonts w:ascii="Times New Roman" w:eastAsiaTheme="minorHAnsi" w:hAnsi="Times New Roman" w:cs="Times New Roman"/>
          <w:color w:val="000000"/>
          <w:sz w:val="18"/>
          <w:szCs w:val="18"/>
          <w:vertAlign w:val="superscript"/>
          <w:lang w:eastAsia="en-US"/>
        </w:rPr>
        <w:t>1</w:t>
      </w:r>
      <w:r w:rsidRPr="00F60BCB">
        <w:rPr>
          <w:rFonts w:ascii="Times New Roman" w:eastAsiaTheme="minorHAnsi" w:hAnsi="Times New Roman" w:cs="Times New Roman"/>
          <w:color w:val="000000"/>
          <w:sz w:val="18"/>
          <w:szCs w:val="18"/>
          <w:lang w:eastAsia="en-US"/>
        </w:rPr>
        <w:t xml:space="preserve"> Data in this table </w:t>
      </w:r>
      <w:r w:rsidRPr="00F60BCB">
        <w:rPr>
          <w:rFonts w:ascii="Times New Roman" w:eastAsiaTheme="minorHAnsi" w:hAnsi="Times New Roman" w:cs="Times New Roman"/>
          <w:sz w:val="18"/>
          <w:szCs w:val="18"/>
          <w:lang w:eastAsia="en-US"/>
        </w:rPr>
        <w:t xml:space="preserve">were based on the 1293 women who had complete data in 1999/2000. </w:t>
      </w:r>
      <w:r w:rsidRPr="00F60BCB">
        <w:rPr>
          <w:rFonts w:ascii="Times New Roman" w:eastAsiaTheme="minorHAnsi" w:hAnsi="Times New Roman" w:cs="Times New Roman"/>
          <w:color w:val="000000"/>
          <w:sz w:val="18"/>
          <w:szCs w:val="18"/>
          <w:lang w:eastAsia="en-US"/>
        </w:rPr>
        <w:t xml:space="preserve">“Q1” means “1st quartile” and “Q3” means “3rd quartile”. </w:t>
      </w:r>
    </w:p>
    <w:p w14:paraId="73506581" w14:textId="77777777" w:rsidR="00F60BCB" w:rsidRPr="00F60BCB" w:rsidRDefault="00F60BCB" w:rsidP="00F60BCB">
      <w:pPr>
        <w:spacing w:after="0" w:line="240" w:lineRule="auto"/>
        <w:rPr>
          <w:rFonts w:ascii="Times New Roman" w:eastAsiaTheme="minorHAnsi" w:hAnsi="Times New Roman" w:cs="Times New Roman"/>
          <w:color w:val="000000"/>
          <w:sz w:val="18"/>
          <w:szCs w:val="18"/>
          <w:lang w:eastAsia="en-US"/>
        </w:rPr>
      </w:pPr>
      <w:r w:rsidRPr="00F60BCB">
        <w:rPr>
          <w:rFonts w:ascii="Times New Roman" w:eastAsiaTheme="minorHAnsi" w:hAnsi="Times New Roman" w:cs="Times New Roman"/>
          <w:color w:val="000000"/>
          <w:sz w:val="18"/>
          <w:szCs w:val="18"/>
          <w:vertAlign w:val="superscript"/>
          <w:lang w:eastAsia="en-US"/>
        </w:rPr>
        <w:t>2</w:t>
      </w:r>
      <w:r w:rsidRPr="00F60BCB">
        <w:rPr>
          <w:rFonts w:ascii="Times New Roman" w:eastAsiaTheme="minorHAnsi" w:hAnsi="Times New Roman" w:cs="Times New Roman"/>
          <w:color w:val="000000"/>
          <w:sz w:val="18"/>
          <w:szCs w:val="18"/>
          <w:lang w:eastAsia="en-US"/>
        </w:rPr>
        <w:t xml:space="preserve"> P-values were obtained from Wilcoxon rank-sum tests for continuous covariates and Chi-squared tests for categorical covariates.</w:t>
      </w:r>
    </w:p>
    <w:p w14:paraId="6E52F581" w14:textId="77777777" w:rsidR="00F60BCB" w:rsidRPr="00F60BCB" w:rsidRDefault="00F60BCB" w:rsidP="00F60BCB">
      <w:pPr>
        <w:spacing w:after="0" w:line="240" w:lineRule="auto"/>
        <w:rPr>
          <w:rFonts w:ascii="Times New Roman" w:eastAsiaTheme="minorHAnsi" w:hAnsi="Times New Roman" w:cs="Times New Roman"/>
          <w:color w:val="000000"/>
          <w:sz w:val="18"/>
          <w:szCs w:val="18"/>
          <w:lang w:eastAsia="en-US"/>
        </w:rPr>
      </w:pPr>
      <w:r w:rsidRPr="00F60BCB">
        <w:rPr>
          <w:rFonts w:ascii="Times New Roman" w:eastAsiaTheme="minorHAnsi" w:hAnsi="Times New Roman" w:cs="Times New Roman"/>
          <w:color w:val="000000"/>
          <w:sz w:val="18"/>
          <w:szCs w:val="18"/>
          <w:vertAlign w:val="superscript"/>
          <w:lang w:eastAsia="en-US"/>
        </w:rPr>
        <w:t>3</w:t>
      </w:r>
      <w:r w:rsidRPr="00F60BCB">
        <w:rPr>
          <w:rFonts w:ascii="Times New Roman" w:eastAsiaTheme="minorHAnsi" w:hAnsi="Times New Roman" w:cs="Times New Roman"/>
          <w:color w:val="000000"/>
          <w:sz w:val="18"/>
          <w:szCs w:val="18"/>
          <w:lang w:eastAsia="en-US"/>
        </w:rPr>
        <w:t xml:space="preserve"> Obesity status was defined based on BMI from 1998/1999 for 1248 women, 1997/1998 for 36 women, and 1996/1997 for 9 women using race/ethnicity-specific cut points.</w:t>
      </w:r>
    </w:p>
    <w:p w14:paraId="7FA14893" w14:textId="77777777" w:rsidR="00F60BCB" w:rsidRPr="00F60BCB" w:rsidRDefault="00F60BCB" w:rsidP="00F60BCB">
      <w:pPr>
        <w:spacing w:after="0" w:line="240" w:lineRule="auto"/>
        <w:rPr>
          <w:rFonts w:ascii="Times New Roman" w:eastAsiaTheme="minorHAnsi" w:hAnsi="Times New Roman" w:cs="Times New Roman"/>
          <w:color w:val="000000"/>
          <w:sz w:val="18"/>
          <w:szCs w:val="18"/>
          <w:lang w:eastAsia="en-US"/>
        </w:rPr>
      </w:pPr>
    </w:p>
    <w:p w14:paraId="696A3333" w14:textId="77777777" w:rsidR="00F60BCB" w:rsidRPr="00F60BCB" w:rsidRDefault="00F60BCB" w:rsidP="00F60BCB">
      <w:pPr>
        <w:spacing w:after="200" w:line="240" w:lineRule="auto"/>
        <w:rPr>
          <w:rFonts w:ascii="Times New Roman" w:eastAsiaTheme="minorHAnsi" w:hAnsi="Times New Roman"/>
          <w:iCs/>
          <w:sz w:val="24"/>
          <w:szCs w:val="18"/>
          <w:lang w:eastAsia="en-US"/>
        </w:rPr>
      </w:pPr>
      <w:bookmarkStart w:id="506" w:name="_Toc97024669"/>
      <w:r w:rsidRPr="00F60BCB">
        <w:rPr>
          <w:rFonts w:ascii="Times New Roman" w:eastAsiaTheme="minorHAnsi" w:hAnsi="Times New Roman"/>
          <w:iCs/>
          <w:sz w:val="24"/>
          <w:szCs w:val="18"/>
          <w:lang w:eastAsia="en-US"/>
        </w:rPr>
        <w:lastRenderedPageBreak/>
        <w:t>Supplemental Table S</w:t>
      </w:r>
      <w:r w:rsidRPr="00F60BCB">
        <w:rPr>
          <w:rFonts w:ascii="Times New Roman" w:eastAsiaTheme="minorHAnsi" w:hAnsi="Times New Roman"/>
          <w:iCs/>
          <w:sz w:val="24"/>
          <w:szCs w:val="18"/>
          <w:lang w:eastAsia="en-US"/>
        </w:rPr>
        <w:fldChar w:fldCharType="begin"/>
      </w:r>
      <w:r w:rsidRPr="00F60BCB">
        <w:rPr>
          <w:rFonts w:ascii="Times New Roman" w:eastAsiaTheme="minorHAnsi" w:hAnsi="Times New Roman"/>
          <w:iCs/>
          <w:sz w:val="24"/>
          <w:szCs w:val="18"/>
          <w:lang w:eastAsia="en-US"/>
        </w:rPr>
        <w:instrText xml:space="preserve"> SEQ Supplemental_Table_S \* ARABIC </w:instrText>
      </w:r>
      <w:r w:rsidRPr="00F60BCB">
        <w:rPr>
          <w:rFonts w:ascii="Times New Roman" w:eastAsiaTheme="minorHAnsi" w:hAnsi="Times New Roman"/>
          <w:iCs/>
          <w:sz w:val="24"/>
          <w:szCs w:val="18"/>
          <w:lang w:eastAsia="en-US"/>
        </w:rPr>
        <w:fldChar w:fldCharType="separate"/>
      </w:r>
      <w:r w:rsidRPr="00F60BCB">
        <w:rPr>
          <w:rFonts w:ascii="Times New Roman" w:eastAsiaTheme="minorHAnsi" w:hAnsi="Times New Roman"/>
          <w:iCs/>
          <w:noProof/>
          <w:sz w:val="24"/>
          <w:szCs w:val="18"/>
          <w:lang w:eastAsia="en-US"/>
        </w:rPr>
        <w:t>5</w:t>
      </w:r>
      <w:r w:rsidRPr="00F60BCB">
        <w:rPr>
          <w:rFonts w:ascii="Times New Roman" w:eastAsiaTheme="minorHAnsi" w:hAnsi="Times New Roman"/>
          <w:iCs/>
          <w:sz w:val="24"/>
          <w:szCs w:val="18"/>
          <w:lang w:eastAsia="en-US"/>
        </w:rPr>
        <w:fldChar w:fldCharType="end"/>
      </w:r>
      <w:r w:rsidRPr="00F60BCB">
        <w:rPr>
          <w:rFonts w:ascii="Times New Roman" w:eastAsiaTheme="minorHAnsi" w:hAnsi="Times New Roman"/>
          <w:iCs/>
          <w:sz w:val="24"/>
          <w:szCs w:val="18"/>
          <w:lang w:eastAsia="en-US"/>
        </w:rPr>
        <w:t xml:space="preserve"> Hazard ratios for diabetes per doubling of phthalate metabolite concentrations</w:t>
      </w:r>
      <w:bookmarkEnd w:id="506"/>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F60BCB" w:rsidRPr="00F60BCB" w14:paraId="67C7B540" w14:textId="77777777" w:rsidTr="00A35266">
        <w:trPr>
          <w:trHeight w:val="323"/>
        </w:trPr>
        <w:tc>
          <w:tcPr>
            <w:tcW w:w="2337" w:type="dxa"/>
          </w:tcPr>
          <w:p w14:paraId="2A3B18D9" w14:textId="77777777" w:rsidR="00F60BCB" w:rsidRPr="00F60BCB" w:rsidRDefault="00F60BCB" w:rsidP="00F60BCB">
            <w:pPr>
              <w:rPr>
                <w:rFonts w:ascii="Times New Roman" w:hAnsi="Times New Roman" w:cs="Times New Roman"/>
                <w:sz w:val="24"/>
                <w:szCs w:val="24"/>
              </w:rPr>
            </w:pPr>
          </w:p>
        </w:tc>
        <w:tc>
          <w:tcPr>
            <w:tcW w:w="7013" w:type="dxa"/>
            <w:gridSpan w:val="3"/>
            <w:vAlign w:val="center"/>
          </w:tcPr>
          <w:p w14:paraId="38351732"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sz w:val="24"/>
                <w:szCs w:val="24"/>
              </w:rPr>
              <w:t>Hazard ratio (95% CI)</w:t>
            </w:r>
          </w:p>
        </w:tc>
      </w:tr>
      <w:tr w:rsidR="00F60BCB" w:rsidRPr="00F60BCB" w14:paraId="6EA1AA03" w14:textId="77777777" w:rsidTr="00A35266">
        <w:tc>
          <w:tcPr>
            <w:tcW w:w="2337" w:type="dxa"/>
          </w:tcPr>
          <w:p w14:paraId="73813B27" w14:textId="77777777" w:rsidR="00F60BCB" w:rsidRPr="00F60BCB" w:rsidRDefault="00F60BCB" w:rsidP="00F60BCB">
            <w:pPr>
              <w:rPr>
                <w:rFonts w:ascii="Times New Roman" w:hAnsi="Times New Roman" w:cs="Times New Roman"/>
                <w:sz w:val="24"/>
                <w:szCs w:val="24"/>
              </w:rPr>
            </w:pPr>
          </w:p>
        </w:tc>
        <w:tc>
          <w:tcPr>
            <w:tcW w:w="2337" w:type="dxa"/>
            <w:vAlign w:val="center"/>
          </w:tcPr>
          <w:p w14:paraId="3FC73E61"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sz w:val="24"/>
                <w:szCs w:val="24"/>
              </w:rPr>
              <w:t>Model 1</w:t>
            </w:r>
          </w:p>
        </w:tc>
        <w:tc>
          <w:tcPr>
            <w:tcW w:w="2338" w:type="dxa"/>
            <w:vAlign w:val="center"/>
          </w:tcPr>
          <w:p w14:paraId="59B0E8C7"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sz w:val="24"/>
                <w:szCs w:val="24"/>
              </w:rPr>
              <w:t>Model 2</w:t>
            </w:r>
          </w:p>
        </w:tc>
        <w:tc>
          <w:tcPr>
            <w:tcW w:w="2338" w:type="dxa"/>
            <w:vAlign w:val="center"/>
          </w:tcPr>
          <w:p w14:paraId="72DEF674"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sz w:val="24"/>
                <w:szCs w:val="24"/>
              </w:rPr>
              <w:t>Model 3</w:t>
            </w:r>
          </w:p>
        </w:tc>
      </w:tr>
      <w:tr w:rsidR="00F60BCB" w:rsidRPr="00F60BCB" w14:paraId="690EEBEC" w14:textId="77777777" w:rsidTr="00A35266">
        <w:tc>
          <w:tcPr>
            <w:tcW w:w="2337" w:type="dxa"/>
            <w:shd w:val="clear" w:color="auto" w:fill="auto"/>
          </w:tcPr>
          <w:p w14:paraId="4B042841"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MEP </w:t>
            </w:r>
          </w:p>
        </w:tc>
        <w:tc>
          <w:tcPr>
            <w:tcW w:w="2337" w:type="dxa"/>
            <w:shd w:val="clear" w:color="auto" w:fill="auto"/>
            <w:vAlign w:val="center"/>
          </w:tcPr>
          <w:p w14:paraId="7989267E"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b/>
                <w:bCs/>
                <w:color w:val="000000"/>
                <w:sz w:val="24"/>
                <w:szCs w:val="24"/>
              </w:rPr>
              <w:t>1.13 (1.00, 1.28)</w:t>
            </w:r>
          </w:p>
        </w:tc>
        <w:tc>
          <w:tcPr>
            <w:tcW w:w="2338" w:type="dxa"/>
            <w:shd w:val="clear" w:color="auto" w:fill="auto"/>
            <w:vAlign w:val="center"/>
          </w:tcPr>
          <w:p w14:paraId="1D96AAA9"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1.03 (0.89, 1.19)</w:t>
            </w:r>
          </w:p>
        </w:tc>
        <w:tc>
          <w:tcPr>
            <w:tcW w:w="2338" w:type="dxa"/>
            <w:shd w:val="clear" w:color="auto" w:fill="auto"/>
            <w:vAlign w:val="center"/>
          </w:tcPr>
          <w:p w14:paraId="381DC4AD"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1.01 (0.87, 1.17)</w:t>
            </w:r>
          </w:p>
        </w:tc>
      </w:tr>
      <w:tr w:rsidR="00F60BCB" w:rsidRPr="00F60BCB" w14:paraId="7D44AD51" w14:textId="77777777" w:rsidTr="00A35266">
        <w:tc>
          <w:tcPr>
            <w:tcW w:w="2337" w:type="dxa"/>
            <w:shd w:val="clear" w:color="auto" w:fill="auto"/>
          </w:tcPr>
          <w:p w14:paraId="7C7DBD15" w14:textId="77777777" w:rsidR="00F60BCB" w:rsidRPr="00F60BCB" w:rsidRDefault="00F60BCB" w:rsidP="00F60BCB">
            <w:pPr>
              <w:rPr>
                <w:rFonts w:ascii="Times New Roman" w:hAnsi="Times New Roman" w:cs="Times New Roman"/>
                <w:sz w:val="24"/>
                <w:szCs w:val="24"/>
              </w:rPr>
            </w:pPr>
            <w:proofErr w:type="spellStart"/>
            <w:r w:rsidRPr="00F60BCB">
              <w:rPr>
                <w:rFonts w:ascii="Times New Roman" w:hAnsi="Times New Roman" w:cs="Times New Roman"/>
                <w:sz w:val="24"/>
                <w:szCs w:val="24"/>
              </w:rPr>
              <w:t>MnBP</w:t>
            </w:r>
            <w:proofErr w:type="spellEnd"/>
            <w:r w:rsidRPr="00F60BCB">
              <w:rPr>
                <w:rFonts w:ascii="Times New Roman" w:hAnsi="Times New Roman" w:cs="Times New Roman"/>
                <w:sz w:val="24"/>
                <w:szCs w:val="24"/>
              </w:rPr>
              <w:t xml:space="preserve"> </w:t>
            </w:r>
          </w:p>
        </w:tc>
        <w:tc>
          <w:tcPr>
            <w:tcW w:w="2337" w:type="dxa"/>
            <w:shd w:val="clear" w:color="auto" w:fill="auto"/>
            <w:vAlign w:val="center"/>
          </w:tcPr>
          <w:p w14:paraId="7ECBD499"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b/>
                <w:bCs/>
                <w:color w:val="000000"/>
                <w:sz w:val="24"/>
                <w:szCs w:val="24"/>
              </w:rPr>
              <w:t>1.28 (1.05, 1.55)</w:t>
            </w:r>
          </w:p>
        </w:tc>
        <w:tc>
          <w:tcPr>
            <w:tcW w:w="2338" w:type="dxa"/>
            <w:shd w:val="clear" w:color="auto" w:fill="auto"/>
            <w:vAlign w:val="center"/>
          </w:tcPr>
          <w:p w14:paraId="6CA7E917"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1.10 (0.89, 1.36)</w:t>
            </w:r>
          </w:p>
        </w:tc>
        <w:tc>
          <w:tcPr>
            <w:tcW w:w="2338" w:type="dxa"/>
            <w:shd w:val="clear" w:color="auto" w:fill="auto"/>
            <w:vAlign w:val="center"/>
          </w:tcPr>
          <w:p w14:paraId="00A60CC6"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1.09 (0.87, 1.36)</w:t>
            </w:r>
          </w:p>
        </w:tc>
      </w:tr>
      <w:tr w:rsidR="00F60BCB" w:rsidRPr="00F60BCB" w14:paraId="691CF119" w14:textId="77777777" w:rsidTr="00A35266">
        <w:tc>
          <w:tcPr>
            <w:tcW w:w="2337" w:type="dxa"/>
            <w:shd w:val="clear" w:color="auto" w:fill="auto"/>
          </w:tcPr>
          <w:p w14:paraId="4EB9EEC4" w14:textId="77777777" w:rsidR="00F60BCB" w:rsidRPr="00F60BCB" w:rsidRDefault="00F60BCB" w:rsidP="00F60BCB">
            <w:pPr>
              <w:rPr>
                <w:rFonts w:ascii="Times New Roman" w:hAnsi="Times New Roman" w:cs="Times New Roman"/>
                <w:sz w:val="24"/>
                <w:szCs w:val="24"/>
              </w:rPr>
            </w:pPr>
            <w:proofErr w:type="spellStart"/>
            <w:r w:rsidRPr="00F60BCB">
              <w:rPr>
                <w:rFonts w:ascii="Times New Roman" w:hAnsi="Times New Roman" w:cs="Times New Roman"/>
                <w:sz w:val="24"/>
                <w:szCs w:val="24"/>
              </w:rPr>
              <w:t>MiBP</w:t>
            </w:r>
            <w:proofErr w:type="spellEnd"/>
            <w:r w:rsidRPr="00F60BCB">
              <w:rPr>
                <w:rFonts w:ascii="Times New Roman" w:hAnsi="Times New Roman" w:cs="Times New Roman"/>
                <w:sz w:val="24"/>
                <w:szCs w:val="24"/>
              </w:rPr>
              <w:t xml:space="preserve"> </w:t>
            </w:r>
          </w:p>
        </w:tc>
        <w:tc>
          <w:tcPr>
            <w:tcW w:w="2337" w:type="dxa"/>
            <w:shd w:val="clear" w:color="auto" w:fill="auto"/>
            <w:vAlign w:val="center"/>
          </w:tcPr>
          <w:p w14:paraId="4E09C1A0"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b/>
                <w:bCs/>
                <w:color w:val="000000"/>
                <w:sz w:val="24"/>
                <w:szCs w:val="24"/>
              </w:rPr>
              <w:t>1.31 (1.07, 1.60)</w:t>
            </w:r>
          </w:p>
        </w:tc>
        <w:tc>
          <w:tcPr>
            <w:tcW w:w="2338" w:type="dxa"/>
            <w:shd w:val="clear" w:color="auto" w:fill="auto"/>
            <w:vAlign w:val="center"/>
          </w:tcPr>
          <w:p w14:paraId="6755EA98"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1.20 (0.97, 1.49)</w:t>
            </w:r>
          </w:p>
        </w:tc>
        <w:tc>
          <w:tcPr>
            <w:tcW w:w="2338" w:type="dxa"/>
            <w:shd w:val="clear" w:color="auto" w:fill="auto"/>
            <w:vAlign w:val="center"/>
          </w:tcPr>
          <w:p w14:paraId="6615B065"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1.19 (0.94, 1.49)</w:t>
            </w:r>
          </w:p>
        </w:tc>
      </w:tr>
      <w:tr w:rsidR="00F60BCB" w:rsidRPr="00F60BCB" w14:paraId="77A4C033" w14:textId="77777777" w:rsidTr="00A35266">
        <w:tc>
          <w:tcPr>
            <w:tcW w:w="2337" w:type="dxa"/>
            <w:shd w:val="clear" w:color="auto" w:fill="auto"/>
          </w:tcPr>
          <w:p w14:paraId="165A4731"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∑LMW phthalate metabolites </w:t>
            </w:r>
          </w:p>
        </w:tc>
        <w:tc>
          <w:tcPr>
            <w:tcW w:w="2337" w:type="dxa"/>
            <w:shd w:val="clear" w:color="auto" w:fill="auto"/>
            <w:vAlign w:val="center"/>
          </w:tcPr>
          <w:p w14:paraId="2069E6FD"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b/>
                <w:bCs/>
                <w:color w:val="000000"/>
                <w:sz w:val="24"/>
                <w:szCs w:val="24"/>
              </w:rPr>
              <w:t>1.18 (1.03, 1.36)</w:t>
            </w:r>
          </w:p>
        </w:tc>
        <w:tc>
          <w:tcPr>
            <w:tcW w:w="2338" w:type="dxa"/>
            <w:shd w:val="clear" w:color="auto" w:fill="auto"/>
            <w:vAlign w:val="center"/>
          </w:tcPr>
          <w:p w14:paraId="19CF36A1"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1.06 (0.90, 1.25)</w:t>
            </w:r>
          </w:p>
        </w:tc>
        <w:tc>
          <w:tcPr>
            <w:tcW w:w="2338" w:type="dxa"/>
            <w:shd w:val="clear" w:color="auto" w:fill="auto"/>
            <w:vAlign w:val="center"/>
          </w:tcPr>
          <w:p w14:paraId="3D6F733D"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1.04 (0.88, 1.24)</w:t>
            </w:r>
          </w:p>
        </w:tc>
      </w:tr>
      <w:tr w:rsidR="00F60BCB" w:rsidRPr="00F60BCB" w14:paraId="749A3C78" w14:textId="77777777" w:rsidTr="00A35266">
        <w:tc>
          <w:tcPr>
            <w:tcW w:w="2337" w:type="dxa"/>
            <w:shd w:val="clear" w:color="auto" w:fill="auto"/>
          </w:tcPr>
          <w:p w14:paraId="066E6AF4" w14:textId="77777777" w:rsidR="00F60BCB" w:rsidRPr="00F60BCB" w:rsidRDefault="00F60BCB" w:rsidP="00F60BCB">
            <w:pPr>
              <w:rPr>
                <w:rFonts w:ascii="Times New Roman" w:hAnsi="Times New Roman" w:cs="Times New Roman"/>
                <w:sz w:val="24"/>
                <w:szCs w:val="24"/>
              </w:rPr>
            </w:pPr>
          </w:p>
        </w:tc>
        <w:tc>
          <w:tcPr>
            <w:tcW w:w="2337" w:type="dxa"/>
            <w:vAlign w:val="center"/>
          </w:tcPr>
          <w:p w14:paraId="5509C105" w14:textId="77777777" w:rsidR="00F60BCB" w:rsidRPr="00F60BCB" w:rsidRDefault="00F60BCB" w:rsidP="00F60BCB">
            <w:pPr>
              <w:jc w:val="center"/>
              <w:rPr>
                <w:rFonts w:ascii="Times New Roman" w:hAnsi="Times New Roman" w:cs="Times New Roman"/>
                <w:sz w:val="24"/>
                <w:szCs w:val="24"/>
              </w:rPr>
            </w:pPr>
          </w:p>
        </w:tc>
        <w:tc>
          <w:tcPr>
            <w:tcW w:w="2338" w:type="dxa"/>
            <w:vAlign w:val="center"/>
          </w:tcPr>
          <w:p w14:paraId="723EC75D" w14:textId="77777777" w:rsidR="00F60BCB" w:rsidRPr="00F60BCB" w:rsidRDefault="00F60BCB" w:rsidP="00F60BCB">
            <w:pPr>
              <w:jc w:val="center"/>
              <w:rPr>
                <w:rFonts w:ascii="Times New Roman" w:hAnsi="Times New Roman" w:cs="Times New Roman"/>
                <w:sz w:val="24"/>
                <w:szCs w:val="24"/>
              </w:rPr>
            </w:pPr>
          </w:p>
        </w:tc>
        <w:tc>
          <w:tcPr>
            <w:tcW w:w="2338" w:type="dxa"/>
            <w:vAlign w:val="center"/>
          </w:tcPr>
          <w:p w14:paraId="6D731FDC" w14:textId="77777777" w:rsidR="00F60BCB" w:rsidRPr="00F60BCB" w:rsidRDefault="00F60BCB" w:rsidP="00F60BCB">
            <w:pPr>
              <w:jc w:val="center"/>
              <w:rPr>
                <w:rFonts w:ascii="Times New Roman" w:hAnsi="Times New Roman" w:cs="Times New Roman"/>
                <w:sz w:val="24"/>
                <w:szCs w:val="24"/>
              </w:rPr>
            </w:pPr>
          </w:p>
        </w:tc>
      </w:tr>
      <w:tr w:rsidR="00F60BCB" w:rsidRPr="00F60BCB" w14:paraId="046E0D86" w14:textId="77777777" w:rsidTr="00A35266">
        <w:tc>
          <w:tcPr>
            <w:tcW w:w="2337" w:type="dxa"/>
            <w:shd w:val="clear" w:color="auto" w:fill="auto"/>
          </w:tcPr>
          <w:p w14:paraId="5C0ECA0B"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MEHP </w:t>
            </w:r>
          </w:p>
        </w:tc>
        <w:tc>
          <w:tcPr>
            <w:tcW w:w="2337" w:type="dxa"/>
            <w:shd w:val="clear" w:color="auto" w:fill="auto"/>
            <w:vAlign w:val="center"/>
          </w:tcPr>
          <w:p w14:paraId="3E69EAFA"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1.00 (0.87, 1.16)</w:t>
            </w:r>
          </w:p>
        </w:tc>
        <w:tc>
          <w:tcPr>
            <w:tcW w:w="2338" w:type="dxa"/>
            <w:shd w:val="clear" w:color="auto" w:fill="auto"/>
            <w:vAlign w:val="center"/>
          </w:tcPr>
          <w:p w14:paraId="006850A4"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0.95 (0.82, 1.11)</w:t>
            </w:r>
          </w:p>
        </w:tc>
        <w:tc>
          <w:tcPr>
            <w:tcW w:w="2338" w:type="dxa"/>
            <w:shd w:val="clear" w:color="auto" w:fill="auto"/>
            <w:vAlign w:val="center"/>
          </w:tcPr>
          <w:p w14:paraId="3CEA528F"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0.97 (0.83, 1.14)</w:t>
            </w:r>
          </w:p>
        </w:tc>
      </w:tr>
      <w:tr w:rsidR="00F60BCB" w:rsidRPr="00F60BCB" w14:paraId="077B6632" w14:textId="77777777" w:rsidTr="00A35266">
        <w:tc>
          <w:tcPr>
            <w:tcW w:w="2337" w:type="dxa"/>
            <w:shd w:val="clear" w:color="auto" w:fill="auto"/>
          </w:tcPr>
          <w:p w14:paraId="0D0979D1"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MEHHP </w:t>
            </w:r>
          </w:p>
        </w:tc>
        <w:tc>
          <w:tcPr>
            <w:tcW w:w="2337" w:type="dxa"/>
            <w:shd w:val="clear" w:color="auto" w:fill="auto"/>
            <w:vAlign w:val="center"/>
          </w:tcPr>
          <w:p w14:paraId="3F92F9E1"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1.11 (0.96, 1.27)</w:t>
            </w:r>
          </w:p>
        </w:tc>
        <w:tc>
          <w:tcPr>
            <w:tcW w:w="2338" w:type="dxa"/>
            <w:shd w:val="clear" w:color="auto" w:fill="auto"/>
            <w:vAlign w:val="center"/>
          </w:tcPr>
          <w:p w14:paraId="0488F400"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1.02 (0.86, 1.20)</w:t>
            </w:r>
          </w:p>
        </w:tc>
        <w:tc>
          <w:tcPr>
            <w:tcW w:w="2338" w:type="dxa"/>
            <w:shd w:val="clear" w:color="auto" w:fill="auto"/>
            <w:vAlign w:val="center"/>
          </w:tcPr>
          <w:p w14:paraId="15054D83"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1.00 (0.84, 1.18)</w:t>
            </w:r>
          </w:p>
        </w:tc>
      </w:tr>
      <w:tr w:rsidR="00F60BCB" w:rsidRPr="00F60BCB" w14:paraId="4905DE9E" w14:textId="77777777" w:rsidTr="00A35266">
        <w:tc>
          <w:tcPr>
            <w:tcW w:w="2337" w:type="dxa"/>
            <w:shd w:val="clear" w:color="auto" w:fill="auto"/>
          </w:tcPr>
          <w:p w14:paraId="240C4A35"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MEOHP </w:t>
            </w:r>
          </w:p>
        </w:tc>
        <w:tc>
          <w:tcPr>
            <w:tcW w:w="2337" w:type="dxa"/>
            <w:shd w:val="clear" w:color="auto" w:fill="auto"/>
            <w:vAlign w:val="center"/>
          </w:tcPr>
          <w:p w14:paraId="06879605"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1.11 (0.96, 1.28)</w:t>
            </w:r>
          </w:p>
        </w:tc>
        <w:tc>
          <w:tcPr>
            <w:tcW w:w="2338" w:type="dxa"/>
            <w:shd w:val="clear" w:color="auto" w:fill="auto"/>
            <w:vAlign w:val="center"/>
          </w:tcPr>
          <w:p w14:paraId="1A92EB3A"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1.04 (0.88, 1.22)</w:t>
            </w:r>
          </w:p>
        </w:tc>
        <w:tc>
          <w:tcPr>
            <w:tcW w:w="2338" w:type="dxa"/>
            <w:shd w:val="clear" w:color="auto" w:fill="auto"/>
            <w:vAlign w:val="center"/>
          </w:tcPr>
          <w:p w14:paraId="1156C666"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1.02 (0.86, 1.20)</w:t>
            </w:r>
          </w:p>
        </w:tc>
      </w:tr>
      <w:tr w:rsidR="00F60BCB" w:rsidRPr="00F60BCB" w14:paraId="4AB7A2EF" w14:textId="77777777" w:rsidTr="00A35266">
        <w:tc>
          <w:tcPr>
            <w:tcW w:w="2337" w:type="dxa"/>
            <w:shd w:val="clear" w:color="auto" w:fill="auto"/>
          </w:tcPr>
          <w:p w14:paraId="013A29A5"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MECPP </w:t>
            </w:r>
          </w:p>
        </w:tc>
        <w:tc>
          <w:tcPr>
            <w:tcW w:w="2337" w:type="dxa"/>
            <w:shd w:val="clear" w:color="auto" w:fill="auto"/>
            <w:vAlign w:val="center"/>
          </w:tcPr>
          <w:p w14:paraId="2F5C550A"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1.10 (0.94, 1.29)</w:t>
            </w:r>
          </w:p>
        </w:tc>
        <w:tc>
          <w:tcPr>
            <w:tcW w:w="2338" w:type="dxa"/>
            <w:shd w:val="clear" w:color="auto" w:fill="auto"/>
            <w:vAlign w:val="center"/>
          </w:tcPr>
          <w:p w14:paraId="04374006"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1.03 (0.87, 1.23)</w:t>
            </w:r>
          </w:p>
        </w:tc>
        <w:tc>
          <w:tcPr>
            <w:tcW w:w="2338" w:type="dxa"/>
            <w:shd w:val="clear" w:color="auto" w:fill="auto"/>
            <w:vAlign w:val="center"/>
          </w:tcPr>
          <w:p w14:paraId="569FC78F"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1.00 (0.83, 1.20)</w:t>
            </w:r>
          </w:p>
        </w:tc>
      </w:tr>
      <w:tr w:rsidR="00F60BCB" w:rsidRPr="00F60BCB" w14:paraId="613F6855" w14:textId="77777777" w:rsidTr="00A35266">
        <w:tc>
          <w:tcPr>
            <w:tcW w:w="2337" w:type="dxa"/>
            <w:shd w:val="clear" w:color="auto" w:fill="auto"/>
          </w:tcPr>
          <w:p w14:paraId="01F2953A"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∑DEHP metabolites </w:t>
            </w:r>
          </w:p>
        </w:tc>
        <w:tc>
          <w:tcPr>
            <w:tcW w:w="2337" w:type="dxa"/>
            <w:shd w:val="clear" w:color="auto" w:fill="auto"/>
            <w:vAlign w:val="center"/>
          </w:tcPr>
          <w:p w14:paraId="525382D9"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1.10 (0.95, 1.28)</w:t>
            </w:r>
          </w:p>
        </w:tc>
        <w:tc>
          <w:tcPr>
            <w:tcW w:w="2338" w:type="dxa"/>
            <w:shd w:val="clear" w:color="auto" w:fill="auto"/>
            <w:vAlign w:val="center"/>
          </w:tcPr>
          <w:p w14:paraId="68CFA230"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1.02 (0.87, 1.21)</w:t>
            </w:r>
          </w:p>
        </w:tc>
        <w:tc>
          <w:tcPr>
            <w:tcW w:w="2338" w:type="dxa"/>
            <w:shd w:val="clear" w:color="auto" w:fill="auto"/>
            <w:vAlign w:val="center"/>
          </w:tcPr>
          <w:p w14:paraId="008DF6BD"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1.00 (0.84, 1.20)</w:t>
            </w:r>
          </w:p>
        </w:tc>
      </w:tr>
      <w:tr w:rsidR="00F60BCB" w:rsidRPr="00F60BCB" w14:paraId="345A0632" w14:textId="77777777" w:rsidTr="00A35266">
        <w:tc>
          <w:tcPr>
            <w:tcW w:w="2337" w:type="dxa"/>
            <w:shd w:val="clear" w:color="auto" w:fill="auto"/>
          </w:tcPr>
          <w:p w14:paraId="58925D25" w14:textId="77777777" w:rsidR="00F60BCB" w:rsidRPr="00F60BCB" w:rsidRDefault="00F60BCB" w:rsidP="00F60BCB">
            <w:pPr>
              <w:rPr>
                <w:rFonts w:ascii="Times New Roman" w:hAnsi="Times New Roman" w:cs="Times New Roman"/>
                <w:sz w:val="24"/>
                <w:szCs w:val="24"/>
              </w:rPr>
            </w:pPr>
          </w:p>
        </w:tc>
        <w:tc>
          <w:tcPr>
            <w:tcW w:w="2337" w:type="dxa"/>
            <w:vAlign w:val="center"/>
          </w:tcPr>
          <w:p w14:paraId="020C38B3" w14:textId="77777777" w:rsidR="00F60BCB" w:rsidRPr="00F60BCB" w:rsidRDefault="00F60BCB" w:rsidP="00F60BCB">
            <w:pPr>
              <w:jc w:val="center"/>
              <w:rPr>
                <w:rFonts w:ascii="Times New Roman" w:hAnsi="Times New Roman" w:cs="Times New Roman"/>
                <w:sz w:val="24"/>
                <w:szCs w:val="24"/>
              </w:rPr>
            </w:pPr>
          </w:p>
        </w:tc>
        <w:tc>
          <w:tcPr>
            <w:tcW w:w="2338" w:type="dxa"/>
            <w:vAlign w:val="center"/>
          </w:tcPr>
          <w:p w14:paraId="29E7DFDA" w14:textId="77777777" w:rsidR="00F60BCB" w:rsidRPr="00F60BCB" w:rsidRDefault="00F60BCB" w:rsidP="00F60BCB">
            <w:pPr>
              <w:jc w:val="center"/>
              <w:rPr>
                <w:rFonts w:ascii="Times New Roman" w:hAnsi="Times New Roman" w:cs="Times New Roman"/>
                <w:sz w:val="24"/>
                <w:szCs w:val="24"/>
              </w:rPr>
            </w:pPr>
          </w:p>
        </w:tc>
        <w:tc>
          <w:tcPr>
            <w:tcW w:w="2338" w:type="dxa"/>
            <w:vAlign w:val="center"/>
          </w:tcPr>
          <w:p w14:paraId="3F838A36" w14:textId="77777777" w:rsidR="00F60BCB" w:rsidRPr="00F60BCB" w:rsidRDefault="00F60BCB" w:rsidP="00F60BCB">
            <w:pPr>
              <w:jc w:val="center"/>
              <w:rPr>
                <w:rFonts w:ascii="Times New Roman" w:hAnsi="Times New Roman" w:cs="Times New Roman"/>
                <w:sz w:val="24"/>
                <w:szCs w:val="24"/>
              </w:rPr>
            </w:pPr>
          </w:p>
        </w:tc>
      </w:tr>
      <w:tr w:rsidR="00F60BCB" w:rsidRPr="00F60BCB" w14:paraId="5ADE81D3" w14:textId="77777777" w:rsidTr="00A35266">
        <w:tc>
          <w:tcPr>
            <w:tcW w:w="2337" w:type="dxa"/>
            <w:shd w:val="clear" w:color="auto" w:fill="auto"/>
          </w:tcPr>
          <w:p w14:paraId="7CAC7810" w14:textId="77777777" w:rsidR="00F60BCB" w:rsidRPr="00F60BCB" w:rsidRDefault="00F60BCB" w:rsidP="00F60BCB">
            <w:pPr>
              <w:rPr>
                <w:rFonts w:ascii="Times New Roman" w:hAnsi="Times New Roman" w:cs="Times New Roman"/>
                <w:sz w:val="24"/>
                <w:szCs w:val="24"/>
              </w:rPr>
            </w:pPr>
            <w:proofErr w:type="spellStart"/>
            <w:r w:rsidRPr="00F60BCB">
              <w:rPr>
                <w:rFonts w:ascii="Times New Roman" w:hAnsi="Times New Roman" w:cs="Times New Roman"/>
                <w:sz w:val="24"/>
                <w:szCs w:val="24"/>
              </w:rPr>
              <w:t>MBzP</w:t>
            </w:r>
            <w:proofErr w:type="spellEnd"/>
            <w:r w:rsidRPr="00F60BCB">
              <w:rPr>
                <w:rFonts w:ascii="Times New Roman" w:hAnsi="Times New Roman" w:cs="Times New Roman"/>
                <w:sz w:val="24"/>
                <w:szCs w:val="24"/>
              </w:rPr>
              <w:t xml:space="preserve"> </w:t>
            </w:r>
          </w:p>
        </w:tc>
        <w:tc>
          <w:tcPr>
            <w:tcW w:w="2337" w:type="dxa"/>
            <w:shd w:val="clear" w:color="auto" w:fill="auto"/>
            <w:vAlign w:val="center"/>
          </w:tcPr>
          <w:p w14:paraId="7F86FE16"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b/>
                <w:bCs/>
                <w:color w:val="000000"/>
                <w:sz w:val="24"/>
                <w:szCs w:val="24"/>
              </w:rPr>
              <w:t>1.39 (1.17, 1.65)</w:t>
            </w:r>
          </w:p>
        </w:tc>
        <w:tc>
          <w:tcPr>
            <w:tcW w:w="2338" w:type="dxa"/>
            <w:shd w:val="clear" w:color="auto" w:fill="auto"/>
            <w:vAlign w:val="center"/>
          </w:tcPr>
          <w:p w14:paraId="78CE90FE"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1.21 (1.00, 1.48)</w:t>
            </w:r>
          </w:p>
        </w:tc>
        <w:tc>
          <w:tcPr>
            <w:tcW w:w="2338" w:type="dxa"/>
            <w:shd w:val="clear" w:color="auto" w:fill="auto"/>
            <w:vAlign w:val="center"/>
          </w:tcPr>
          <w:p w14:paraId="279D5BFB"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1.18 (0.97, 1.43)</w:t>
            </w:r>
          </w:p>
        </w:tc>
      </w:tr>
      <w:tr w:rsidR="00F60BCB" w:rsidRPr="00F60BCB" w14:paraId="2F7FCDE0" w14:textId="77777777" w:rsidTr="00A35266">
        <w:tc>
          <w:tcPr>
            <w:tcW w:w="2337" w:type="dxa"/>
            <w:shd w:val="clear" w:color="auto" w:fill="auto"/>
          </w:tcPr>
          <w:p w14:paraId="25276D19"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MCOP </w:t>
            </w:r>
          </w:p>
        </w:tc>
        <w:tc>
          <w:tcPr>
            <w:tcW w:w="2337" w:type="dxa"/>
            <w:shd w:val="clear" w:color="auto" w:fill="auto"/>
            <w:vAlign w:val="center"/>
          </w:tcPr>
          <w:p w14:paraId="74910BB4"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b/>
                <w:bCs/>
                <w:color w:val="000000"/>
                <w:sz w:val="24"/>
                <w:szCs w:val="24"/>
              </w:rPr>
              <w:t>1.25 (1.05, 1.49)</w:t>
            </w:r>
          </w:p>
        </w:tc>
        <w:tc>
          <w:tcPr>
            <w:tcW w:w="2338" w:type="dxa"/>
            <w:shd w:val="clear" w:color="auto" w:fill="auto"/>
            <w:vAlign w:val="center"/>
          </w:tcPr>
          <w:p w14:paraId="7B7AFE5C"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1.21 (1.00, 1.47)</w:t>
            </w:r>
          </w:p>
        </w:tc>
        <w:tc>
          <w:tcPr>
            <w:tcW w:w="2338" w:type="dxa"/>
            <w:shd w:val="clear" w:color="auto" w:fill="auto"/>
            <w:vAlign w:val="center"/>
          </w:tcPr>
          <w:p w14:paraId="387D06EF"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1.16 (0.94, 1.42)</w:t>
            </w:r>
          </w:p>
        </w:tc>
      </w:tr>
      <w:tr w:rsidR="00F60BCB" w:rsidRPr="00F60BCB" w14:paraId="6DDABFDC" w14:textId="77777777" w:rsidTr="00A35266">
        <w:tc>
          <w:tcPr>
            <w:tcW w:w="2337" w:type="dxa"/>
            <w:shd w:val="clear" w:color="auto" w:fill="auto"/>
          </w:tcPr>
          <w:p w14:paraId="5509D60D"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MCNP </w:t>
            </w:r>
          </w:p>
        </w:tc>
        <w:tc>
          <w:tcPr>
            <w:tcW w:w="2337" w:type="dxa"/>
            <w:shd w:val="clear" w:color="auto" w:fill="auto"/>
            <w:vAlign w:val="center"/>
          </w:tcPr>
          <w:p w14:paraId="75659C18"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b/>
                <w:bCs/>
                <w:color w:val="000000"/>
                <w:sz w:val="24"/>
                <w:szCs w:val="24"/>
              </w:rPr>
              <w:t>1.17 (1.00, 1.36)</w:t>
            </w:r>
          </w:p>
        </w:tc>
        <w:tc>
          <w:tcPr>
            <w:tcW w:w="2338" w:type="dxa"/>
            <w:shd w:val="clear" w:color="auto" w:fill="auto"/>
            <w:vAlign w:val="center"/>
          </w:tcPr>
          <w:p w14:paraId="562229B9"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1.15 (0.97, 1.37)</w:t>
            </w:r>
          </w:p>
        </w:tc>
        <w:tc>
          <w:tcPr>
            <w:tcW w:w="2338" w:type="dxa"/>
            <w:shd w:val="clear" w:color="auto" w:fill="auto"/>
            <w:vAlign w:val="center"/>
          </w:tcPr>
          <w:p w14:paraId="77A77259"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1.08 (0.89, 1.30)</w:t>
            </w:r>
          </w:p>
        </w:tc>
      </w:tr>
      <w:tr w:rsidR="00F60BCB" w:rsidRPr="00F60BCB" w14:paraId="4F9EDE82" w14:textId="77777777" w:rsidTr="00A35266">
        <w:tc>
          <w:tcPr>
            <w:tcW w:w="2337" w:type="dxa"/>
            <w:shd w:val="clear" w:color="auto" w:fill="auto"/>
          </w:tcPr>
          <w:p w14:paraId="7BFF3AC0"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MCPP </w:t>
            </w:r>
          </w:p>
        </w:tc>
        <w:tc>
          <w:tcPr>
            <w:tcW w:w="2337" w:type="dxa"/>
            <w:shd w:val="clear" w:color="auto" w:fill="auto"/>
            <w:vAlign w:val="center"/>
          </w:tcPr>
          <w:p w14:paraId="097DE43F"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b/>
                <w:bCs/>
                <w:color w:val="000000"/>
                <w:sz w:val="24"/>
                <w:szCs w:val="24"/>
              </w:rPr>
              <w:t>1.31 (1.06, 1.61)</w:t>
            </w:r>
          </w:p>
        </w:tc>
        <w:tc>
          <w:tcPr>
            <w:tcW w:w="2338" w:type="dxa"/>
            <w:shd w:val="clear" w:color="auto" w:fill="auto"/>
            <w:vAlign w:val="center"/>
          </w:tcPr>
          <w:p w14:paraId="3DA9E82E"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1.21 (0.97, 1.51)</w:t>
            </w:r>
          </w:p>
        </w:tc>
        <w:tc>
          <w:tcPr>
            <w:tcW w:w="2338" w:type="dxa"/>
            <w:shd w:val="clear" w:color="auto" w:fill="auto"/>
            <w:vAlign w:val="center"/>
          </w:tcPr>
          <w:p w14:paraId="3A3CF564"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1.15 (0.91, 1.46)</w:t>
            </w:r>
          </w:p>
        </w:tc>
      </w:tr>
      <w:tr w:rsidR="00F60BCB" w:rsidRPr="00F60BCB" w14:paraId="1ACC58A6" w14:textId="77777777" w:rsidTr="00A35266">
        <w:tc>
          <w:tcPr>
            <w:tcW w:w="2337" w:type="dxa"/>
            <w:shd w:val="clear" w:color="auto" w:fill="auto"/>
          </w:tcPr>
          <w:p w14:paraId="1CCB119F"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∑HMW phthalate metabolites </w:t>
            </w:r>
          </w:p>
        </w:tc>
        <w:tc>
          <w:tcPr>
            <w:tcW w:w="2337" w:type="dxa"/>
            <w:shd w:val="clear" w:color="auto" w:fill="auto"/>
            <w:vAlign w:val="center"/>
          </w:tcPr>
          <w:p w14:paraId="356FC5EC" w14:textId="2615BCE7" w:rsidR="00F60BCB" w:rsidRPr="007B0379" w:rsidRDefault="007B0379" w:rsidP="00F60BCB">
            <w:pPr>
              <w:jc w:val="center"/>
              <w:rPr>
                <w:rFonts w:ascii="Times New Roman" w:hAnsi="Times New Roman" w:cs="Times New Roman"/>
                <w:sz w:val="24"/>
                <w:szCs w:val="24"/>
              </w:rPr>
            </w:pPr>
            <w:ins w:id="507" w:author="Peng, Mia Qing" w:date="2022-11-13T17:00:00Z">
              <w:r w:rsidRPr="007B0379">
                <w:rPr>
                  <w:rFonts w:ascii="Times New Roman" w:hAnsi="Times New Roman" w:cs="Times New Roman"/>
                  <w:color w:val="000000"/>
                  <w:sz w:val="24"/>
                  <w:szCs w:val="24"/>
                  <w:rPrChange w:id="508" w:author="Peng, Mia Qing" w:date="2022-11-13T17:00:00Z">
                    <w:rPr>
                      <w:rFonts w:ascii="Times New Roman" w:hAnsi="Times New Roman" w:cs="Times New Roman"/>
                      <w:b/>
                      <w:bCs/>
                      <w:color w:val="000000"/>
                      <w:sz w:val="24"/>
                      <w:szCs w:val="24"/>
                    </w:rPr>
                  </w:rPrChange>
                </w:rPr>
                <w:t>1.18 (1.00, 1.38)</w:t>
              </w:r>
            </w:ins>
            <w:del w:id="509" w:author="Peng, Mia Qing" w:date="2022-11-13T17:00:00Z">
              <w:r w:rsidR="00F60BCB" w:rsidRPr="007B0379" w:rsidDel="007B0379">
                <w:rPr>
                  <w:rFonts w:ascii="Times New Roman" w:hAnsi="Times New Roman" w:cs="Times New Roman"/>
                  <w:color w:val="000000"/>
                  <w:sz w:val="24"/>
                  <w:szCs w:val="24"/>
                  <w:rPrChange w:id="510" w:author="Peng, Mia Qing" w:date="2022-11-13T17:00:00Z">
                    <w:rPr>
                      <w:rFonts w:ascii="Times New Roman" w:hAnsi="Times New Roman" w:cs="Times New Roman"/>
                      <w:b/>
                      <w:bCs/>
                      <w:color w:val="000000"/>
                      <w:sz w:val="24"/>
                      <w:szCs w:val="24"/>
                    </w:rPr>
                  </w:rPrChange>
                </w:rPr>
                <w:delText>1.41 (1.15, 1.72)</w:delText>
              </w:r>
            </w:del>
          </w:p>
        </w:tc>
        <w:tc>
          <w:tcPr>
            <w:tcW w:w="2338" w:type="dxa"/>
            <w:shd w:val="clear" w:color="auto" w:fill="auto"/>
            <w:vAlign w:val="center"/>
          </w:tcPr>
          <w:p w14:paraId="1C08BB50" w14:textId="472D7FC7" w:rsidR="00F60BCB" w:rsidRPr="007B0379" w:rsidRDefault="007B0379" w:rsidP="00F60BCB">
            <w:pPr>
              <w:jc w:val="center"/>
              <w:rPr>
                <w:rFonts w:ascii="Times New Roman" w:hAnsi="Times New Roman" w:cs="Times New Roman"/>
                <w:sz w:val="24"/>
                <w:szCs w:val="24"/>
              </w:rPr>
            </w:pPr>
            <w:ins w:id="511" w:author="Peng, Mia Qing" w:date="2022-11-13T17:01:00Z">
              <w:r w:rsidRPr="007B0379">
                <w:rPr>
                  <w:rFonts w:ascii="Times New Roman" w:hAnsi="Times New Roman" w:cs="Times New Roman"/>
                  <w:color w:val="000000"/>
                  <w:sz w:val="24"/>
                  <w:szCs w:val="24"/>
                  <w:rPrChange w:id="512" w:author="Peng, Mia Qing" w:date="2022-11-13T17:01:00Z">
                    <w:rPr>
                      <w:rFonts w:ascii="Times New Roman" w:hAnsi="Times New Roman" w:cs="Times New Roman"/>
                      <w:b/>
                      <w:bCs/>
                      <w:color w:val="000000"/>
                      <w:sz w:val="24"/>
                      <w:szCs w:val="24"/>
                    </w:rPr>
                  </w:rPrChange>
                </w:rPr>
                <w:t>1.08 (0.89, 1.30)</w:t>
              </w:r>
            </w:ins>
            <w:del w:id="513" w:author="Peng, Mia Qing" w:date="2022-11-13T17:00:00Z">
              <w:r w:rsidR="00F60BCB" w:rsidRPr="007B0379" w:rsidDel="007B0379">
                <w:rPr>
                  <w:rFonts w:ascii="Times New Roman" w:hAnsi="Times New Roman" w:cs="Times New Roman"/>
                  <w:color w:val="000000"/>
                  <w:sz w:val="24"/>
                  <w:szCs w:val="24"/>
                  <w:rPrChange w:id="514" w:author="Peng, Mia Qing" w:date="2022-11-13T17:01:00Z">
                    <w:rPr>
                      <w:rFonts w:ascii="Times New Roman" w:hAnsi="Times New Roman" w:cs="Times New Roman"/>
                      <w:b/>
                      <w:bCs/>
                      <w:color w:val="000000"/>
                      <w:sz w:val="24"/>
                      <w:szCs w:val="24"/>
                    </w:rPr>
                  </w:rPrChange>
                </w:rPr>
                <w:delText>1.26 (1.00, 1.59)</w:delText>
              </w:r>
            </w:del>
          </w:p>
        </w:tc>
        <w:tc>
          <w:tcPr>
            <w:tcW w:w="2338" w:type="dxa"/>
            <w:shd w:val="clear" w:color="auto" w:fill="auto"/>
            <w:vAlign w:val="center"/>
          </w:tcPr>
          <w:p w14:paraId="1606B7F8" w14:textId="05C70684" w:rsidR="00F60BCB" w:rsidRPr="00F60BCB" w:rsidRDefault="007B0379" w:rsidP="00F60BCB">
            <w:pPr>
              <w:jc w:val="center"/>
              <w:rPr>
                <w:rFonts w:ascii="Times New Roman" w:hAnsi="Times New Roman" w:cs="Times New Roman"/>
                <w:sz w:val="24"/>
                <w:szCs w:val="24"/>
              </w:rPr>
            </w:pPr>
            <w:ins w:id="515" w:author="Peng, Mia Qing" w:date="2022-11-13T17:02:00Z">
              <w:r>
                <w:rPr>
                  <w:rFonts w:ascii="Times New Roman" w:hAnsi="Times New Roman" w:cs="Times New Roman"/>
                  <w:color w:val="000000"/>
                  <w:sz w:val="24"/>
                  <w:szCs w:val="24"/>
                </w:rPr>
                <w:t>1.05 (0.87, 1.28)</w:t>
              </w:r>
            </w:ins>
            <w:del w:id="516" w:author="Peng, Mia Qing" w:date="2022-11-13T17:00:00Z">
              <w:r w:rsidR="00F60BCB" w:rsidRPr="00F60BCB" w:rsidDel="007B0379">
                <w:rPr>
                  <w:rFonts w:ascii="Times New Roman" w:hAnsi="Times New Roman" w:cs="Times New Roman"/>
                  <w:color w:val="000000"/>
                  <w:sz w:val="24"/>
                  <w:szCs w:val="24"/>
                </w:rPr>
                <w:delText>1.19 (0.94, 1.51)</w:delText>
              </w:r>
            </w:del>
          </w:p>
        </w:tc>
      </w:tr>
    </w:tbl>
    <w:p w14:paraId="2C718A95" w14:textId="77777777" w:rsidR="00F60BCB" w:rsidRPr="00F60BCB" w:rsidRDefault="00F60BCB" w:rsidP="00F60BCB">
      <w:pPr>
        <w:spacing w:after="0"/>
        <w:rPr>
          <w:rFonts w:ascii="Times New Roman" w:eastAsiaTheme="minorHAnsi" w:hAnsi="Times New Roman"/>
          <w:sz w:val="24"/>
          <w:szCs w:val="24"/>
          <w:lang w:eastAsia="en-US"/>
        </w:rPr>
      </w:pPr>
      <w:r w:rsidRPr="00F60BCB">
        <w:rPr>
          <w:rFonts w:ascii="Times New Roman" w:eastAsiaTheme="minorHAnsi" w:hAnsi="Times New Roman"/>
          <w:sz w:val="24"/>
          <w:szCs w:val="24"/>
          <w:lang w:eastAsia="en-US"/>
        </w:rPr>
        <w:t>Model 1: Crude model</w:t>
      </w:r>
    </w:p>
    <w:p w14:paraId="1ADE4B66" w14:textId="77777777" w:rsidR="00F60BCB" w:rsidRPr="00F60BCB" w:rsidRDefault="00F60BCB" w:rsidP="00F60BCB">
      <w:pPr>
        <w:spacing w:after="0"/>
        <w:rPr>
          <w:rFonts w:ascii="Times New Roman" w:eastAsiaTheme="minorHAnsi" w:hAnsi="Times New Roman"/>
          <w:sz w:val="24"/>
          <w:szCs w:val="24"/>
          <w:lang w:eastAsia="en-US"/>
        </w:rPr>
      </w:pPr>
      <w:r w:rsidRPr="00F60BCB">
        <w:rPr>
          <w:rFonts w:ascii="Times New Roman" w:eastAsiaTheme="minorHAnsi" w:hAnsi="Times New Roman"/>
          <w:sz w:val="24"/>
          <w:szCs w:val="24"/>
          <w:lang w:eastAsia="en-US"/>
        </w:rPr>
        <w:t>Model 2: Adjusted for age in 1999/2000, race/ethnicity, site, education, and time-varying menopausal status, physical activity, smoking status, and dietary energy intake</w:t>
      </w:r>
    </w:p>
    <w:p w14:paraId="5CFF56A7" w14:textId="77777777" w:rsidR="00F60BCB" w:rsidRPr="00F60BCB" w:rsidRDefault="00F60BCB" w:rsidP="00F60BCB">
      <w:pPr>
        <w:spacing w:after="0" w:line="240" w:lineRule="auto"/>
        <w:jc w:val="both"/>
        <w:rPr>
          <w:rFonts w:ascii="Times New Roman" w:eastAsiaTheme="minorHAnsi" w:hAnsi="Times New Roman"/>
          <w:sz w:val="24"/>
          <w:szCs w:val="24"/>
          <w:lang w:eastAsia="en-US"/>
        </w:rPr>
      </w:pPr>
      <w:r w:rsidRPr="00F60BCB">
        <w:rPr>
          <w:rFonts w:ascii="Times New Roman" w:eastAsiaTheme="minorHAnsi" w:hAnsi="Times New Roman"/>
          <w:sz w:val="24"/>
          <w:szCs w:val="24"/>
          <w:lang w:eastAsia="en-US"/>
        </w:rPr>
        <w:t>Model 3: Model 2 + time-varying BMI</w:t>
      </w:r>
    </w:p>
    <w:p w14:paraId="4AAC3343" w14:textId="77777777" w:rsidR="00F60BCB" w:rsidRPr="00F60BCB" w:rsidRDefault="00F60BCB" w:rsidP="00F60BCB">
      <w:pPr>
        <w:spacing w:after="0" w:line="240" w:lineRule="auto"/>
        <w:jc w:val="both"/>
        <w:rPr>
          <w:rFonts w:ascii="Times New Roman" w:eastAsiaTheme="minorHAnsi" w:hAnsi="Times New Roman"/>
          <w:sz w:val="24"/>
          <w:szCs w:val="24"/>
          <w:lang w:eastAsia="en-US"/>
        </w:rPr>
      </w:pPr>
      <w:r w:rsidRPr="00F60BCB">
        <w:rPr>
          <w:rFonts w:ascii="Times New Roman" w:eastAsiaTheme="minorHAnsi" w:hAnsi="Times New Roman"/>
          <w:sz w:val="24"/>
          <w:szCs w:val="24"/>
          <w:lang w:eastAsia="en-US"/>
        </w:rPr>
        <w:t>Bold: p-value &lt; 0.05.</w:t>
      </w:r>
    </w:p>
    <w:p w14:paraId="4B376F13" w14:textId="07D9E6BC" w:rsidR="00F60BCB" w:rsidRPr="00F60BCB" w:rsidRDefault="00F60BCB" w:rsidP="00F60BCB">
      <w:pPr>
        <w:spacing w:after="0" w:line="240" w:lineRule="auto"/>
        <w:rPr>
          <w:rFonts w:ascii="Times New Roman" w:eastAsia="Calibri" w:hAnsi="Times New Roman" w:cs="Times New Roman"/>
          <w:color w:val="000000"/>
          <w:sz w:val="24"/>
          <w:szCs w:val="24"/>
          <w:lang w:eastAsia="en-US"/>
        </w:rPr>
      </w:pPr>
      <w:bookmarkStart w:id="517" w:name="_Hlk109323968"/>
      <w:r w:rsidRPr="00F60BCB">
        <w:rPr>
          <w:rFonts w:ascii="Times New Roman" w:eastAsia="Times New Roman" w:hAnsi="Times New Roman" w:cs="Times New Roman"/>
          <w:sz w:val="24"/>
          <w:szCs w:val="24"/>
        </w:rPr>
        <w:t xml:space="preserve">∑LMW phthalate metabolites = molar sum of MEP, </w:t>
      </w:r>
      <w:proofErr w:type="spellStart"/>
      <w:r w:rsidRPr="00F60BCB">
        <w:rPr>
          <w:rFonts w:ascii="Times New Roman" w:eastAsia="Times New Roman" w:hAnsi="Times New Roman" w:cs="Times New Roman"/>
          <w:sz w:val="24"/>
          <w:szCs w:val="24"/>
        </w:rPr>
        <w:t>MnBP</w:t>
      </w:r>
      <w:proofErr w:type="spellEnd"/>
      <w:r w:rsidRPr="00F60BCB">
        <w:rPr>
          <w:rFonts w:ascii="Times New Roman" w:eastAsia="Times New Roman" w:hAnsi="Times New Roman" w:cs="Times New Roman"/>
          <w:sz w:val="24"/>
          <w:szCs w:val="24"/>
        </w:rPr>
        <w:t xml:space="preserve">, and </w:t>
      </w:r>
      <w:proofErr w:type="spellStart"/>
      <w:r w:rsidRPr="00F60BCB">
        <w:rPr>
          <w:rFonts w:ascii="Times New Roman" w:eastAsia="Times New Roman" w:hAnsi="Times New Roman" w:cs="Times New Roman"/>
          <w:sz w:val="24"/>
          <w:szCs w:val="24"/>
        </w:rPr>
        <w:t>MiBP</w:t>
      </w:r>
      <w:proofErr w:type="spellEnd"/>
      <w:r w:rsidRPr="00F60BCB">
        <w:rPr>
          <w:rFonts w:ascii="Times New Roman" w:eastAsia="Times New Roman" w:hAnsi="Times New Roman" w:cs="Times New Roman"/>
          <w:sz w:val="24"/>
          <w:szCs w:val="24"/>
        </w:rPr>
        <w:t xml:space="preserve">; ∑DEHP metabolites = molar sum of MEHP, MEHHP, MEOHP, and MECPP; ∑HMW phthalate metabolites = molar sum of </w:t>
      </w:r>
      <w:ins w:id="518" w:author="Peng, Mia Qing" w:date="2022-11-13T17:00:00Z">
        <w:r w:rsidR="007B0379" w:rsidRPr="00F60BCB">
          <w:rPr>
            <w:rFonts w:ascii="Times New Roman" w:eastAsia="Times New Roman" w:hAnsi="Times New Roman" w:cs="Times New Roman"/>
            <w:sz w:val="24"/>
            <w:szCs w:val="24"/>
          </w:rPr>
          <w:t>MEHP, MEHHP, MEOHP, MECPP</w:t>
        </w:r>
        <w:r w:rsidR="007B0379">
          <w:rPr>
            <w:rFonts w:ascii="Times New Roman" w:eastAsia="Times New Roman" w:hAnsi="Times New Roman" w:cs="Times New Roman"/>
            <w:sz w:val="24"/>
            <w:szCs w:val="24"/>
          </w:rPr>
          <w:t xml:space="preserve">, </w:t>
        </w:r>
      </w:ins>
      <w:proofErr w:type="spellStart"/>
      <w:r w:rsidRPr="00F60BCB">
        <w:rPr>
          <w:rFonts w:ascii="Times New Roman" w:eastAsia="Times New Roman" w:hAnsi="Times New Roman" w:cs="Times New Roman"/>
          <w:sz w:val="24"/>
          <w:szCs w:val="24"/>
        </w:rPr>
        <w:t>MBzP</w:t>
      </w:r>
      <w:proofErr w:type="spellEnd"/>
      <w:r w:rsidRPr="00F60BCB">
        <w:rPr>
          <w:rFonts w:ascii="Times New Roman" w:eastAsia="Times New Roman" w:hAnsi="Times New Roman" w:cs="Times New Roman"/>
          <w:sz w:val="24"/>
          <w:szCs w:val="24"/>
        </w:rPr>
        <w:t>, MCOP, MCNP, and MCPP.</w:t>
      </w:r>
    </w:p>
    <w:bookmarkEnd w:id="517"/>
    <w:p w14:paraId="28AD0EA9" w14:textId="77777777" w:rsidR="00F60BCB" w:rsidRPr="00F60BCB" w:rsidRDefault="00F60BCB" w:rsidP="00F60BCB">
      <w:pPr>
        <w:rPr>
          <w:rFonts w:eastAsiaTheme="minorHAnsi"/>
          <w:lang w:eastAsia="en-US"/>
        </w:rPr>
      </w:pPr>
      <w:r w:rsidRPr="00F60BCB">
        <w:rPr>
          <w:rFonts w:eastAsiaTheme="minorHAnsi"/>
          <w:lang w:eastAsia="en-US"/>
        </w:rPr>
        <w:br w:type="page"/>
      </w:r>
    </w:p>
    <w:p w14:paraId="12182C4F" w14:textId="77777777" w:rsidR="00F60BCB" w:rsidRPr="00F60BCB" w:rsidRDefault="00F60BCB" w:rsidP="00F60BCB">
      <w:pPr>
        <w:spacing w:after="200" w:line="240" w:lineRule="auto"/>
        <w:rPr>
          <w:rFonts w:ascii="Times New Roman" w:eastAsiaTheme="minorHAnsi" w:hAnsi="Times New Roman"/>
          <w:sz w:val="24"/>
          <w:szCs w:val="18"/>
          <w:lang w:eastAsia="en-US"/>
        </w:rPr>
      </w:pPr>
      <w:bookmarkStart w:id="519" w:name="_Toc99372671"/>
      <w:r w:rsidRPr="00F60BCB">
        <w:rPr>
          <w:rFonts w:ascii="Times New Roman" w:eastAsiaTheme="minorHAnsi" w:hAnsi="Times New Roman"/>
          <w:iCs/>
          <w:sz w:val="24"/>
          <w:szCs w:val="18"/>
          <w:lang w:eastAsia="en-US"/>
        </w:rPr>
        <w:lastRenderedPageBreak/>
        <w:t>Supplemental Figure S</w:t>
      </w:r>
      <w:r w:rsidRPr="00F60BCB">
        <w:rPr>
          <w:rFonts w:ascii="Times New Roman" w:eastAsiaTheme="minorHAnsi" w:hAnsi="Times New Roman"/>
          <w:iCs/>
          <w:sz w:val="24"/>
          <w:szCs w:val="18"/>
          <w:lang w:eastAsia="en-US"/>
        </w:rPr>
        <w:fldChar w:fldCharType="begin"/>
      </w:r>
      <w:r w:rsidRPr="00F60BCB">
        <w:rPr>
          <w:rFonts w:ascii="Times New Roman" w:eastAsiaTheme="minorHAnsi" w:hAnsi="Times New Roman"/>
          <w:iCs/>
          <w:sz w:val="24"/>
          <w:szCs w:val="18"/>
          <w:lang w:eastAsia="en-US"/>
        </w:rPr>
        <w:instrText xml:space="preserve"> SEQ Supplemental_Figure_S \* ARABIC </w:instrText>
      </w:r>
      <w:r w:rsidRPr="00F60BCB">
        <w:rPr>
          <w:rFonts w:ascii="Times New Roman" w:eastAsiaTheme="minorHAnsi" w:hAnsi="Times New Roman"/>
          <w:iCs/>
          <w:sz w:val="24"/>
          <w:szCs w:val="18"/>
          <w:lang w:eastAsia="en-US"/>
        </w:rPr>
        <w:fldChar w:fldCharType="separate"/>
      </w:r>
      <w:r w:rsidRPr="00F60BCB">
        <w:rPr>
          <w:rFonts w:ascii="Times New Roman" w:eastAsiaTheme="minorHAnsi" w:hAnsi="Times New Roman"/>
          <w:iCs/>
          <w:noProof/>
          <w:sz w:val="24"/>
          <w:szCs w:val="18"/>
          <w:lang w:eastAsia="en-US"/>
        </w:rPr>
        <w:t>1</w:t>
      </w:r>
      <w:r w:rsidRPr="00F60BCB">
        <w:rPr>
          <w:rFonts w:ascii="Times New Roman" w:eastAsiaTheme="minorHAnsi" w:hAnsi="Times New Roman"/>
          <w:iCs/>
          <w:noProof/>
          <w:sz w:val="24"/>
          <w:szCs w:val="18"/>
          <w:lang w:eastAsia="en-US"/>
        </w:rPr>
        <w:fldChar w:fldCharType="end"/>
      </w:r>
      <w:r w:rsidRPr="00F60BCB">
        <w:rPr>
          <w:rFonts w:ascii="Times New Roman" w:eastAsiaTheme="minorHAnsi" w:hAnsi="Times New Roman"/>
          <w:iCs/>
          <w:sz w:val="24"/>
          <w:szCs w:val="18"/>
          <w:lang w:eastAsia="en-US"/>
        </w:rPr>
        <w:t xml:space="preserve"> Hazard ratios for diabetes associated with phthalate metabolite concentration </w:t>
      </w:r>
      <w:proofErr w:type="spellStart"/>
      <w:r w:rsidRPr="00F60BCB">
        <w:rPr>
          <w:rFonts w:ascii="Times New Roman" w:eastAsiaTheme="minorHAnsi" w:hAnsi="Times New Roman"/>
          <w:iCs/>
          <w:sz w:val="24"/>
          <w:szCs w:val="18"/>
          <w:lang w:eastAsia="en-US"/>
        </w:rPr>
        <w:t>tertiles</w:t>
      </w:r>
      <w:bookmarkEnd w:id="519"/>
      <w:proofErr w:type="spellEnd"/>
    </w:p>
    <w:p w14:paraId="44688E0B" w14:textId="5794E8AB" w:rsidR="00F60BCB" w:rsidRPr="00F60BCB" w:rsidRDefault="00093301" w:rsidP="00F60BCB">
      <w:pPr>
        <w:rPr>
          <w:rFonts w:eastAsiaTheme="minorHAnsi"/>
          <w:lang w:eastAsia="en-US"/>
        </w:rPr>
      </w:pPr>
      <w:ins w:id="520" w:author="Peng, Mia Qing" w:date="2022-11-25T13:20:00Z">
        <w:r>
          <w:rPr>
            <w:noProof/>
          </w:rPr>
          <w:lastRenderedPageBreak/>
          <w:drawing>
            <wp:inline distT="0" distB="0" distL="0" distR="0" wp14:anchorId="42C4B50E" wp14:editId="605DC825">
              <wp:extent cx="5943600" cy="4788535"/>
              <wp:effectExtent l="0" t="0" r="0" b="0"/>
              <wp:docPr id="1" name="Picture 2" descr="Diagram, timeline&#10;&#10;Description automatically generated">
                <a:extLst xmlns:a="http://schemas.openxmlformats.org/drawingml/2006/main">
                  <a:ext uri="{FF2B5EF4-FFF2-40B4-BE49-F238E27FC236}">
                    <a16:creationId xmlns:a16="http://schemas.microsoft.com/office/drawing/2014/main" id="{77E60F8D-6493-24E7-7040-6D9182623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Diagram, timeline&#10;&#10;Description automatically generated">
                        <a:extLst>
                          <a:ext uri="{FF2B5EF4-FFF2-40B4-BE49-F238E27FC236}">
                            <a16:creationId xmlns:a16="http://schemas.microsoft.com/office/drawing/2014/main" id="{77E60F8D-6493-24E7-7040-6D91826237B9}"/>
                          </a:ext>
                        </a:extLst>
                      </pic:cNvPr>
                      <pic:cNvPicPr>
                        <a:picLocks noChangeAspect="1"/>
                      </pic:cNvPicPr>
                    </pic:nvPicPr>
                    <pic:blipFill>
                      <a:blip r:embed="rId7"/>
                      <a:stretch>
                        <a:fillRect/>
                      </a:stretch>
                    </pic:blipFill>
                    <pic:spPr>
                      <a:xfrm>
                        <a:off x="0" y="0"/>
                        <a:ext cx="5947250" cy="4791476"/>
                      </a:xfrm>
                      <a:prstGeom prst="rect">
                        <a:avLst/>
                      </a:prstGeom>
                    </pic:spPr>
                  </pic:pic>
                </a:graphicData>
              </a:graphic>
            </wp:inline>
          </w:drawing>
        </w:r>
        <w:r w:rsidRPr="00F60BCB" w:rsidDel="00093301">
          <w:rPr>
            <w:rFonts w:eastAsiaTheme="minorHAnsi"/>
            <w:noProof/>
            <w:lang w:eastAsia="en-US"/>
          </w:rPr>
          <w:t xml:space="preserve"> </w:t>
        </w:r>
      </w:ins>
      <w:del w:id="521" w:author="Peng, Mia Qing" w:date="2022-11-25T13:20:00Z">
        <w:r w:rsidR="00F60BCB" w:rsidRPr="00F60BCB" w:rsidDel="00093301">
          <w:rPr>
            <w:rFonts w:eastAsiaTheme="minorHAnsi"/>
            <w:noProof/>
            <w:lang w:eastAsia="en-US"/>
          </w:rPr>
          <w:lastRenderedPageBreak/>
          <w:drawing>
            <wp:inline distT="0" distB="0" distL="0" distR="0" wp14:anchorId="4B6B4730" wp14:editId="25D7EAEF">
              <wp:extent cx="6048375" cy="4854234"/>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1994" cy="4857138"/>
                      </a:xfrm>
                      <a:prstGeom prst="rect">
                        <a:avLst/>
                      </a:prstGeom>
                      <a:noFill/>
                      <a:ln>
                        <a:noFill/>
                      </a:ln>
                    </pic:spPr>
                  </pic:pic>
                </a:graphicData>
              </a:graphic>
            </wp:inline>
          </w:drawing>
        </w:r>
      </w:del>
    </w:p>
    <w:p w14:paraId="7A1E1070" w14:textId="4678DD53" w:rsidR="00F60BCB" w:rsidRPr="00F60BCB" w:rsidRDefault="00F60BCB" w:rsidP="00F60BCB">
      <w:pPr>
        <w:spacing w:after="0" w:line="240" w:lineRule="auto"/>
        <w:rPr>
          <w:rFonts w:ascii="Times New Roman" w:eastAsia="Calibri" w:hAnsi="Times New Roman" w:cs="Times New Roman"/>
          <w:color w:val="000000"/>
          <w:sz w:val="24"/>
          <w:szCs w:val="24"/>
          <w:lang w:eastAsia="en-US"/>
        </w:rPr>
      </w:pPr>
      <w:r w:rsidRPr="00F60BCB">
        <w:rPr>
          <w:rFonts w:ascii="Times New Roman" w:hAnsi="Times New Roman"/>
          <w:iCs/>
          <w:sz w:val="24"/>
          <w:szCs w:val="18"/>
        </w:rPr>
        <w:t xml:space="preserve">The hazard ratios were adjusted for </w:t>
      </w:r>
      <w:r w:rsidRPr="00F60BCB">
        <w:rPr>
          <w:rFonts w:ascii="Times New Roman" w:eastAsiaTheme="minorHAnsi" w:hAnsi="Times New Roman"/>
          <w:sz w:val="24"/>
          <w:szCs w:val="24"/>
          <w:lang w:eastAsia="en-US"/>
        </w:rPr>
        <w:t>age in 1999/2000, site, education, and time-varying menopausal status, physical activity, smoking status, dietary energy intake, and BMI.</w:t>
      </w:r>
      <w:r w:rsidRPr="00F60BCB">
        <w:rPr>
          <w:rFonts w:eastAsiaTheme="minorHAnsi"/>
          <w:lang w:eastAsia="en-US"/>
        </w:rPr>
        <w:t xml:space="preserve"> </w:t>
      </w:r>
      <w:bookmarkStart w:id="522" w:name="_Hlk109324006"/>
      <w:r w:rsidRPr="00F60BCB">
        <w:rPr>
          <w:rFonts w:ascii="Times New Roman" w:eastAsia="Times New Roman" w:hAnsi="Times New Roman" w:cs="Times New Roman"/>
          <w:sz w:val="24"/>
          <w:szCs w:val="24"/>
        </w:rPr>
        <w:t xml:space="preserve">∑LMW phthalates = molar sum of MEP, </w:t>
      </w:r>
      <w:proofErr w:type="spellStart"/>
      <w:r w:rsidRPr="00F60BCB">
        <w:rPr>
          <w:rFonts w:ascii="Times New Roman" w:eastAsia="Times New Roman" w:hAnsi="Times New Roman" w:cs="Times New Roman"/>
          <w:sz w:val="24"/>
          <w:szCs w:val="24"/>
        </w:rPr>
        <w:t>MnBP</w:t>
      </w:r>
      <w:proofErr w:type="spellEnd"/>
      <w:r w:rsidRPr="00F60BCB">
        <w:rPr>
          <w:rFonts w:ascii="Times New Roman" w:eastAsia="Times New Roman" w:hAnsi="Times New Roman" w:cs="Times New Roman"/>
          <w:sz w:val="24"/>
          <w:szCs w:val="24"/>
        </w:rPr>
        <w:t xml:space="preserve">, and </w:t>
      </w:r>
      <w:proofErr w:type="spellStart"/>
      <w:r w:rsidRPr="00F60BCB">
        <w:rPr>
          <w:rFonts w:ascii="Times New Roman" w:eastAsia="Times New Roman" w:hAnsi="Times New Roman" w:cs="Times New Roman"/>
          <w:sz w:val="24"/>
          <w:szCs w:val="24"/>
        </w:rPr>
        <w:t>MiBP</w:t>
      </w:r>
      <w:proofErr w:type="spellEnd"/>
      <w:r w:rsidRPr="00F60BCB">
        <w:rPr>
          <w:rFonts w:ascii="Times New Roman" w:eastAsia="Times New Roman" w:hAnsi="Times New Roman" w:cs="Times New Roman"/>
          <w:sz w:val="24"/>
          <w:szCs w:val="24"/>
        </w:rPr>
        <w:t xml:space="preserve">; ∑DEHP = molar sum of MEHP, MEHHP, MEOHP, and MECPP; ∑HMW phthalates = molar sum of </w:t>
      </w:r>
      <w:ins w:id="523" w:author="Peng, Mia Qing" w:date="2022-11-25T13:19:00Z">
        <w:r w:rsidR="00093301" w:rsidRPr="00F60BCB">
          <w:rPr>
            <w:rFonts w:ascii="Times New Roman" w:eastAsia="Times New Roman" w:hAnsi="Times New Roman" w:cs="Times New Roman"/>
            <w:sz w:val="24"/>
            <w:szCs w:val="24"/>
          </w:rPr>
          <w:t>MEHP, MEHHP, MEOHP, MECPP</w:t>
        </w:r>
      </w:ins>
      <w:ins w:id="524" w:author="Peng, Mia Qing" w:date="2022-11-25T13:20:00Z">
        <w:r w:rsidR="00093301">
          <w:rPr>
            <w:rFonts w:ascii="Times New Roman" w:eastAsia="Times New Roman" w:hAnsi="Times New Roman" w:cs="Times New Roman"/>
            <w:sz w:val="24"/>
            <w:szCs w:val="24"/>
          </w:rPr>
          <w:t>,</w:t>
        </w:r>
      </w:ins>
      <w:ins w:id="525" w:author="Peng, Mia Qing" w:date="2022-11-25T13:19:00Z">
        <w:r w:rsidR="00093301" w:rsidRPr="00F60BCB">
          <w:rPr>
            <w:rFonts w:ascii="Times New Roman" w:eastAsia="Times New Roman" w:hAnsi="Times New Roman" w:cs="Times New Roman"/>
            <w:sz w:val="24"/>
            <w:szCs w:val="24"/>
          </w:rPr>
          <w:t xml:space="preserve"> </w:t>
        </w:r>
      </w:ins>
      <w:proofErr w:type="spellStart"/>
      <w:r w:rsidRPr="00F60BCB">
        <w:rPr>
          <w:rFonts w:ascii="Times New Roman" w:eastAsia="Times New Roman" w:hAnsi="Times New Roman" w:cs="Times New Roman"/>
          <w:sz w:val="24"/>
          <w:szCs w:val="24"/>
        </w:rPr>
        <w:t>MBzP</w:t>
      </w:r>
      <w:proofErr w:type="spellEnd"/>
      <w:r w:rsidRPr="00F60BCB">
        <w:rPr>
          <w:rFonts w:ascii="Times New Roman" w:eastAsia="Times New Roman" w:hAnsi="Times New Roman" w:cs="Times New Roman"/>
          <w:sz w:val="24"/>
          <w:szCs w:val="24"/>
        </w:rPr>
        <w:t>, MCOP, MCNP, and MCPP.</w:t>
      </w:r>
    </w:p>
    <w:bookmarkEnd w:id="522"/>
    <w:p w14:paraId="6E698DB9" w14:textId="77777777" w:rsidR="00F60BCB" w:rsidRPr="00F60BCB" w:rsidRDefault="00F60BCB" w:rsidP="00F60BCB">
      <w:pPr>
        <w:spacing w:after="0" w:line="240" w:lineRule="auto"/>
        <w:jc w:val="both"/>
        <w:rPr>
          <w:rFonts w:eastAsiaTheme="minorHAnsi"/>
          <w:lang w:eastAsia="en-US"/>
        </w:rPr>
      </w:pPr>
    </w:p>
    <w:p w14:paraId="626EE7EB" w14:textId="77777777" w:rsidR="00F60BCB" w:rsidRPr="00F60BCB" w:rsidRDefault="00F60BCB" w:rsidP="00F60BCB">
      <w:pPr>
        <w:rPr>
          <w:rFonts w:eastAsiaTheme="minorHAnsi"/>
          <w:lang w:eastAsia="en-US"/>
        </w:rPr>
      </w:pPr>
    </w:p>
    <w:p w14:paraId="53C409FF" w14:textId="77777777" w:rsidR="00F60BCB" w:rsidRPr="00F60BCB" w:rsidRDefault="00F60BCB" w:rsidP="00F60BCB">
      <w:pPr>
        <w:rPr>
          <w:rFonts w:eastAsiaTheme="minorHAnsi"/>
          <w:lang w:eastAsia="en-US"/>
        </w:rPr>
      </w:pPr>
    </w:p>
    <w:p w14:paraId="22C05D7F" w14:textId="77777777" w:rsidR="00F60BCB" w:rsidRPr="00F60BCB" w:rsidRDefault="00F60BCB" w:rsidP="00F60BCB">
      <w:pPr>
        <w:rPr>
          <w:rFonts w:eastAsiaTheme="minorHAnsi"/>
          <w:lang w:eastAsia="en-US"/>
        </w:rPr>
      </w:pPr>
    </w:p>
    <w:p w14:paraId="48CF8D27" w14:textId="77777777" w:rsidR="00F60BCB" w:rsidRPr="00F60BCB" w:rsidRDefault="00F60BCB" w:rsidP="00F60BCB">
      <w:pPr>
        <w:rPr>
          <w:rFonts w:eastAsiaTheme="minorHAnsi"/>
          <w:lang w:eastAsia="en-US"/>
        </w:rPr>
      </w:pPr>
    </w:p>
    <w:p w14:paraId="5D66FDF6" w14:textId="77777777" w:rsidR="00F60BCB" w:rsidRPr="00F60BCB" w:rsidRDefault="00F60BCB" w:rsidP="00F60BCB">
      <w:pPr>
        <w:rPr>
          <w:rFonts w:eastAsiaTheme="minorHAnsi"/>
          <w:lang w:eastAsia="en-US"/>
        </w:rPr>
      </w:pPr>
    </w:p>
    <w:p w14:paraId="5329BCAE" w14:textId="77777777" w:rsidR="00F60BCB" w:rsidRPr="00F60BCB" w:rsidRDefault="00F60BCB" w:rsidP="00F60BCB">
      <w:pPr>
        <w:rPr>
          <w:rFonts w:eastAsiaTheme="minorHAnsi"/>
          <w:lang w:eastAsia="en-US"/>
        </w:rPr>
      </w:pPr>
    </w:p>
    <w:p w14:paraId="1DDAA5F1" w14:textId="77777777" w:rsidR="00F60BCB" w:rsidRPr="00F60BCB" w:rsidRDefault="00F60BCB" w:rsidP="00F60BCB">
      <w:pPr>
        <w:spacing w:after="200" w:line="240" w:lineRule="auto"/>
        <w:rPr>
          <w:rFonts w:ascii="Times New Roman" w:eastAsiaTheme="minorHAnsi" w:hAnsi="Times New Roman"/>
          <w:sz w:val="24"/>
          <w:szCs w:val="18"/>
          <w:lang w:eastAsia="en-US"/>
        </w:rPr>
      </w:pPr>
      <w:bookmarkStart w:id="526" w:name="_Toc99372672"/>
      <w:r w:rsidRPr="00F60BCB">
        <w:rPr>
          <w:rFonts w:ascii="Times New Roman" w:eastAsiaTheme="minorHAnsi" w:hAnsi="Times New Roman"/>
          <w:iCs/>
          <w:sz w:val="24"/>
          <w:szCs w:val="18"/>
          <w:lang w:eastAsia="en-US"/>
        </w:rPr>
        <w:t>Supplemental Figure S</w:t>
      </w:r>
      <w:r w:rsidRPr="00F60BCB">
        <w:rPr>
          <w:rFonts w:ascii="Times New Roman" w:eastAsiaTheme="minorHAnsi" w:hAnsi="Times New Roman"/>
          <w:iCs/>
          <w:sz w:val="24"/>
          <w:szCs w:val="18"/>
          <w:lang w:eastAsia="en-US"/>
        </w:rPr>
        <w:fldChar w:fldCharType="begin"/>
      </w:r>
      <w:r w:rsidRPr="00F60BCB">
        <w:rPr>
          <w:rFonts w:ascii="Times New Roman" w:eastAsiaTheme="minorHAnsi" w:hAnsi="Times New Roman"/>
          <w:iCs/>
          <w:sz w:val="24"/>
          <w:szCs w:val="18"/>
          <w:lang w:eastAsia="en-US"/>
        </w:rPr>
        <w:instrText xml:space="preserve"> SEQ Supplemental_Figure_S \* ARABIC </w:instrText>
      </w:r>
      <w:r w:rsidRPr="00F60BCB">
        <w:rPr>
          <w:rFonts w:ascii="Times New Roman" w:eastAsiaTheme="minorHAnsi" w:hAnsi="Times New Roman"/>
          <w:iCs/>
          <w:sz w:val="24"/>
          <w:szCs w:val="18"/>
          <w:lang w:eastAsia="en-US"/>
        </w:rPr>
        <w:fldChar w:fldCharType="separate"/>
      </w:r>
      <w:r w:rsidRPr="00F60BCB">
        <w:rPr>
          <w:rFonts w:ascii="Times New Roman" w:eastAsiaTheme="minorHAnsi" w:hAnsi="Times New Roman"/>
          <w:iCs/>
          <w:noProof/>
          <w:sz w:val="24"/>
          <w:szCs w:val="18"/>
          <w:lang w:eastAsia="en-US"/>
        </w:rPr>
        <w:t>2</w:t>
      </w:r>
      <w:r w:rsidRPr="00F60BCB">
        <w:rPr>
          <w:rFonts w:ascii="Times New Roman" w:eastAsiaTheme="minorHAnsi" w:hAnsi="Times New Roman"/>
          <w:iCs/>
          <w:sz w:val="24"/>
          <w:szCs w:val="18"/>
          <w:lang w:eastAsia="en-US"/>
        </w:rPr>
        <w:fldChar w:fldCharType="end"/>
      </w:r>
      <w:r w:rsidRPr="00F60BCB">
        <w:rPr>
          <w:rFonts w:ascii="Times New Roman" w:eastAsiaTheme="minorHAnsi" w:hAnsi="Times New Roman"/>
          <w:iCs/>
          <w:sz w:val="24"/>
          <w:szCs w:val="18"/>
          <w:lang w:eastAsia="en-US"/>
        </w:rPr>
        <w:t xml:space="preserve"> Hazard ratios for diabetes per doubling of phthalate metabolite concentrations from marginal structural models with inverse-probability-of-treatment weights</w:t>
      </w:r>
      <w:bookmarkEnd w:id="526"/>
    </w:p>
    <w:p w14:paraId="681CD1B0" w14:textId="7BC8EB07" w:rsidR="00F60BCB" w:rsidRPr="00F60BCB" w:rsidRDefault="00C32EE3" w:rsidP="00F60BCB">
      <w:pPr>
        <w:jc w:val="both"/>
        <w:rPr>
          <w:rFonts w:ascii="Times New Roman" w:eastAsiaTheme="minorHAnsi" w:hAnsi="Times New Roman"/>
          <w:iCs/>
          <w:sz w:val="24"/>
          <w:szCs w:val="18"/>
          <w:lang w:eastAsia="en-US"/>
        </w:rPr>
      </w:pPr>
      <w:ins w:id="527" w:author="Peng, Mia Qing" w:date="2022-11-25T19:02:00Z">
        <w:r>
          <w:rPr>
            <w:noProof/>
          </w:rPr>
          <w:lastRenderedPageBreak/>
          <mc:AlternateContent>
            <mc:Choice Requires="wpg">
              <w:drawing>
                <wp:inline distT="0" distB="0" distL="0" distR="0" wp14:anchorId="65ED76D5" wp14:editId="7BF00FA3">
                  <wp:extent cx="5875655" cy="5133975"/>
                  <wp:effectExtent l="0" t="0" r="0" b="9525"/>
                  <wp:docPr id="5" name="Group 8"/>
                  <wp:cNvGraphicFramePr/>
                  <a:graphic xmlns:a="http://schemas.openxmlformats.org/drawingml/2006/main">
                    <a:graphicData uri="http://schemas.microsoft.com/office/word/2010/wordprocessingGroup">
                      <wpg:wgp>
                        <wpg:cNvGrpSpPr/>
                        <wpg:grpSpPr>
                          <a:xfrm>
                            <a:off x="0" y="0"/>
                            <a:ext cx="5875655" cy="5133975"/>
                            <a:chOff x="0" y="0"/>
                            <a:chExt cx="6276110" cy="5736621"/>
                          </a:xfrm>
                        </wpg:grpSpPr>
                        <wps:wsp>
                          <wps:cNvPr id="6" name="TextBox 3"/>
                          <wps:cNvSpPr txBox="1"/>
                          <wps:spPr>
                            <a:xfrm>
                              <a:off x="1198303" y="0"/>
                              <a:ext cx="325120" cy="494030"/>
                            </a:xfrm>
                            <a:prstGeom prst="rect">
                              <a:avLst/>
                            </a:prstGeom>
                            <a:noFill/>
                          </wps:spPr>
                          <wps:txbx>
                            <w:txbxContent>
                              <w:p w14:paraId="4BF8C024" w14:textId="77777777" w:rsidR="00C32EE3" w:rsidRDefault="00C32EE3" w:rsidP="00C32EE3">
                                <w:pPr>
                                  <w:rPr>
                                    <w:rFonts w:hAnsi="Calibri"/>
                                    <w:b/>
                                    <w:bCs/>
                                    <w:color w:val="000000" w:themeColor="text1"/>
                                    <w:kern w:val="24"/>
                                    <w:sz w:val="36"/>
                                    <w:szCs w:val="36"/>
                                  </w:rPr>
                                </w:pPr>
                                <w:r>
                                  <w:rPr>
                                    <w:rFonts w:hAnsi="Calibri"/>
                                    <w:b/>
                                    <w:bCs/>
                                    <w:color w:val="000000" w:themeColor="text1"/>
                                    <w:kern w:val="24"/>
                                    <w:sz w:val="36"/>
                                    <w:szCs w:val="36"/>
                                  </w:rPr>
                                  <w:t>A</w:t>
                                </w:r>
                              </w:p>
                            </w:txbxContent>
                          </wps:txbx>
                          <wps:bodyPr wrap="square" rtlCol="0">
                            <a:noAutofit/>
                          </wps:bodyPr>
                        </wps:wsp>
                        <wps:wsp>
                          <wps:cNvPr id="7" name="TextBox 4"/>
                          <wps:cNvSpPr txBox="1"/>
                          <wps:spPr>
                            <a:xfrm>
                              <a:off x="2824553" y="0"/>
                              <a:ext cx="325120" cy="494030"/>
                            </a:xfrm>
                            <a:prstGeom prst="rect">
                              <a:avLst/>
                            </a:prstGeom>
                            <a:noFill/>
                          </wps:spPr>
                          <wps:txbx>
                            <w:txbxContent>
                              <w:p w14:paraId="33F07993" w14:textId="77777777" w:rsidR="00C32EE3" w:rsidRDefault="00C32EE3" w:rsidP="00C32EE3">
                                <w:pPr>
                                  <w:rPr>
                                    <w:rFonts w:hAnsi="Calibri"/>
                                    <w:b/>
                                    <w:bCs/>
                                    <w:color w:val="000000" w:themeColor="text1"/>
                                    <w:kern w:val="24"/>
                                    <w:sz w:val="36"/>
                                    <w:szCs w:val="36"/>
                                  </w:rPr>
                                </w:pPr>
                                <w:r>
                                  <w:rPr>
                                    <w:rFonts w:hAnsi="Calibri"/>
                                    <w:b/>
                                    <w:bCs/>
                                    <w:color w:val="000000" w:themeColor="text1"/>
                                    <w:kern w:val="24"/>
                                    <w:sz w:val="36"/>
                                    <w:szCs w:val="36"/>
                                  </w:rPr>
                                  <w:t>B</w:t>
                                </w:r>
                              </w:p>
                            </w:txbxContent>
                          </wps:txbx>
                          <wps:bodyPr wrap="square" rtlCol="0">
                            <a:noAutofit/>
                          </wps:bodyPr>
                        </wps:wsp>
                        <wps:wsp>
                          <wps:cNvPr id="8" name="TextBox 5"/>
                          <wps:cNvSpPr txBox="1"/>
                          <wps:spPr>
                            <a:xfrm>
                              <a:off x="4493615" y="0"/>
                              <a:ext cx="324485" cy="494030"/>
                            </a:xfrm>
                            <a:prstGeom prst="rect">
                              <a:avLst/>
                            </a:prstGeom>
                            <a:noFill/>
                          </wps:spPr>
                          <wps:txbx>
                            <w:txbxContent>
                              <w:p w14:paraId="3D31CFDA" w14:textId="77777777" w:rsidR="00C32EE3" w:rsidRDefault="00C32EE3" w:rsidP="00C32EE3">
                                <w:pPr>
                                  <w:rPr>
                                    <w:rFonts w:hAnsi="Calibri"/>
                                    <w:b/>
                                    <w:bCs/>
                                    <w:color w:val="000000" w:themeColor="text1"/>
                                    <w:kern w:val="24"/>
                                    <w:sz w:val="36"/>
                                    <w:szCs w:val="36"/>
                                  </w:rPr>
                                </w:pPr>
                                <w:r>
                                  <w:rPr>
                                    <w:rFonts w:hAnsi="Calibri"/>
                                    <w:b/>
                                    <w:bCs/>
                                    <w:color w:val="000000" w:themeColor="text1"/>
                                    <w:kern w:val="24"/>
                                    <w:sz w:val="36"/>
                                    <w:szCs w:val="36"/>
                                  </w:rPr>
                                  <w:t>C</w:t>
                                </w:r>
                              </w:p>
                            </w:txbxContent>
                          </wps:txbx>
                          <wps:bodyPr wrap="square" rtlCol="0">
                            <a:noAutofit/>
                          </wps:bodyPr>
                        </wps:wsp>
                        <pic:pic xmlns:pic="http://schemas.openxmlformats.org/drawingml/2006/picture">
                          <pic:nvPicPr>
                            <pic:cNvPr id="9" name="Picture 9"/>
                            <pic:cNvPicPr>
                              <a:picLocks noChangeAspect="1"/>
                            </pic:cNvPicPr>
                          </pic:nvPicPr>
                          <pic:blipFill rotWithShape="1">
                            <a:blip r:embed="rId9"/>
                            <a:srcRect l="4306"/>
                            <a:stretch/>
                          </pic:blipFill>
                          <pic:spPr>
                            <a:xfrm>
                              <a:off x="0" y="290505"/>
                              <a:ext cx="6276110" cy="5446116"/>
                            </a:xfrm>
                            <a:prstGeom prst="rect">
                              <a:avLst/>
                            </a:prstGeom>
                          </pic:spPr>
                        </pic:pic>
                      </wpg:wgp>
                    </a:graphicData>
                  </a:graphic>
                </wp:inline>
              </w:drawing>
            </mc:Choice>
            <mc:Fallback>
              <w:pict>
                <v:group w14:anchorId="65ED76D5" id="Group 8" o:spid="_x0000_s1026" style="width:462.65pt;height:404.25pt;mso-position-horizontal-relative:char;mso-position-vertical-relative:line" coordsize="62761,5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">
                  <v:shapetype id="_x0000_t202" coordsize="21600,21600" o:spt="202" path="m,l,21600r21600,l21600,xe">
                    <v:stroke joinstyle="miter"/>
                    <v:path gradientshapeok="t" o:connecttype="rect"/>
                  </v:shapetype>
                  <v:shape id="TextBox 3" o:spid="_x0000_s1027" type="#_x0000_t202" style="position:absolute;left:11983;width:325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4BF8C024" w14:textId="77777777" w:rsidR="00C32EE3" w:rsidRDefault="00C32EE3" w:rsidP="00C32EE3">
                          <w:pPr>
                            <w:rPr>
                              <w:rFonts w:hAnsi="Calibri"/>
                              <w:b/>
                              <w:bCs/>
                              <w:color w:val="000000" w:themeColor="text1"/>
                              <w:kern w:val="24"/>
                              <w:sz w:val="36"/>
                              <w:szCs w:val="36"/>
                            </w:rPr>
                          </w:pPr>
                          <w:r>
                            <w:rPr>
                              <w:rFonts w:hAnsi="Calibri"/>
                              <w:b/>
                              <w:bCs/>
                              <w:color w:val="000000" w:themeColor="text1"/>
                              <w:kern w:val="24"/>
                              <w:sz w:val="36"/>
                              <w:szCs w:val="36"/>
                            </w:rPr>
                            <w:t>A</w:t>
                          </w:r>
                        </w:p>
                      </w:txbxContent>
                    </v:textbox>
                  </v:shape>
                  <v:shape id="TextBox 4" o:spid="_x0000_s1028" type="#_x0000_t202" style="position:absolute;left:28245;width:325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33F07993" w14:textId="77777777" w:rsidR="00C32EE3" w:rsidRDefault="00C32EE3" w:rsidP="00C32EE3">
                          <w:pPr>
                            <w:rPr>
                              <w:rFonts w:hAnsi="Calibri"/>
                              <w:b/>
                              <w:bCs/>
                              <w:color w:val="000000" w:themeColor="text1"/>
                              <w:kern w:val="24"/>
                              <w:sz w:val="36"/>
                              <w:szCs w:val="36"/>
                            </w:rPr>
                          </w:pPr>
                          <w:r>
                            <w:rPr>
                              <w:rFonts w:hAnsi="Calibri"/>
                              <w:b/>
                              <w:bCs/>
                              <w:color w:val="000000" w:themeColor="text1"/>
                              <w:kern w:val="24"/>
                              <w:sz w:val="36"/>
                              <w:szCs w:val="36"/>
                            </w:rPr>
                            <w:t>B</w:t>
                          </w:r>
                        </w:p>
                      </w:txbxContent>
                    </v:textbox>
                  </v:shape>
                  <v:shape id="TextBox 5" o:spid="_x0000_s1029" type="#_x0000_t202" style="position:absolute;left:44936;width:3245;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3D31CFDA" w14:textId="77777777" w:rsidR="00C32EE3" w:rsidRDefault="00C32EE3" w:rsidP="00C32EE3">
                          <w:pPr>
                            <w:rPr>
                              <w:rFonts w:hAnsi="Calibri"/>
                              <w:b/>
                              <w:bCs/>
                              <w:color w:val="000000" w:themeColor="text1"/>
                              <w:kern w:val="24"/>
                              <w:sz w:val="36"/>
                              <w:szCs w:val="36"/>
                            </w:rPr>
                          </w:pPr>
                          <w:r>
                            <w:rPr>
                              <w:rFonts w:hAnsi="Calibri"/>
                              <w:b/>
                              <w:bCs/>
                              <w:color w:val="000000" w:themeColor="text1"/>
                              <w:kern w:val="24"/>
                              <w:sz w:val="36"/>
                              <w:szCs w:val="36"/>
                            </w:rPr>
                            <w:t>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style="position:absolute;top:2905;width:62761;height:54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">
                    <v:imagedata r:id="rId10" o:title="" cropleft="2822f"/>
                  </v:shape>
                  <w10:anchorlock/>
                </v:group>
              </w:pict>
            </mc:Fallback>
          </mc:AlternateContent>
        </w:r>
      </w:ins>
      <w:del w:id="528" w:author="Peng, Mia Qing" w:date="2022-11-25T19:02:00Z">
        <w:r w:rsidR="00F60BCB" w:rsidRPr="00F60BCB" w:rsidDel="00C32EE3">
          <w:rPr>
            <w:rFonts w:ascii="Times New Roman" w:eastAsiaTheme="minorHAnsi" w:hAnsi="Times New Roman"/>
            <w:iCs/>
            <w:noProof/>
            <w:sz w:val="24"/>
            <w:szCs w:val="18"/>
            <w:lang w:eastAsia="en-US"/>
          </w:rPr>
          <w:lastRenderedPageBreak/>
          <w:drawing>
            <wp:inline distT="0" distB="0" distL="0" distR="0" wp14:anchorId="50F19915" wp14:editId="0D14C452">
              <wp:extent cx="6267450" cy="48016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8034" cy="4809784"/>
                      </a:xfrm>
                      <a:prstGeom prst="rect">
                        <a:avLst/>
                      </a:prstGeom>
                      <a:noFill/>
                    </pic:spPr>
                  </pic:pic>
                </a:graphicData>
              </a:graphic>
            </wp:inline>
          </w:drawing>
        </w:r>
      </w:del>
    </w:p>
    <w:p w14:paraId="34A53431" w14:textId="77777777" w:rsidR="00F60BCB" w:rsidRPr="00F60BCB" w:rsidRDefault="00F60BCB" w:rsidP="00F60BCB">
      <w:pPr>
        <w:spacing w:after="0"/>
        <w:rPr>
          <w:rFonts w:ascii="Times New Roman" w:eastAsiaTheme="minorHAnsi" w:hAnsi="Times New Roman"/>
          <w:sz w:val="24"/>
          <w:szCs w:val="24"/>
          <w:lang w:eastAsia="en-US"/>
        </w:rPr>
      </w:pPr>
      <w:r w:rsidRPr="00F60BCB">
        <w:rPr>
          <w:rFonts w:ascii="Times New Roman" w:eastAsiaTheme="minorHAnsi" w:hAnsi="Times New Roman"/>
          <w:sz w:val="24"/>
          <w:szCs w:val="24"/>
          <w:lang w:eastAsia="en-US"/>
        </w:rPr>
        <w:t>Model 1: Crude model</w:t>
      </w:r>
    </w:p>
    <w:p w14:paraId="40CFFAD1" w14:textId="77777777" w:rsidR="00F60BCB" w:rsidRPr="00F60BCB" w:rsidRDefault="00F60BCB" w:rsidP="00F60BCB">
      <w:pPr>
        <w:spacing w:after="0"/>
        <w:rPr>
          <w:rFonts w:ascii="Times New Roman" w:eastAsiaTheme="minorHAnsi" w:hAnsi="Times New Roman"/>
          <w:sz w:val="24"/>
          <w:szCs w:val="24"/>
          <w:lang w:eastAsia="en-US"/>
        </w:rPr>
      </w:pPr>
      <w:r w:rsidRPr="00F60BCB">
        <w:rPr>
          <w:rFonts w:ascii="Times New Roman" w:eastAsiaTheme="minorHAnsi" w:hAnsi="Times New Roman"/>
          <w:sz w:val="24"/>
          <w:szCs w:val="24"/>
          <w:lang w:eastAsia="en-US"/>
        </w:rPr>
        <w:t>Model 2 (MSM): Inverse-probability-of-treatment weights accounted for time-varying confounding by menopausal status, physical activity, smoking status, and dietary energy intake. In addition to weighting, the models were adjusted for age in 1999/2000, site and race/ethnicity, and education.</w:t>
      </w:r>
    </w:p>
    <w:p w14:paraId="05D5F48D" w14:textId="77777777" w:rsidR="00F60BCB" w:rsidRPr="00F60BCB" w:rsidRDefault="00F60BCB" w:rsidP="00F60BCB">
      <w:pPr>
        <w:spacing w:after="0"/>
        <w:rPr>
          <w:rFonts w:ascii="Times New Roman" w:eastAsiaTheme="minorHAnsi" w:hAnsi="Times New Roman"/>
          <w:sz w:val="24"/>
          <w:szCs w:val="24"/>
          <w:lang w:eastAsia="en-US"/>
        </w:rPr>
      </w:pPr>
      <w:r w:rsidRPr="00F60BCB">
        <w:rPr>
          <w:rFonts w:ascii="Times New Roman" w:eastAsiaTheme="minorHAnsi" w:hAnsi="Times New Roman"/>
          <w:sz w:val="24"/>
          <w:szCs w:val="24"/>
          <w:lang w:eastAsia="en-US"/>
        </w:rPr>
        <w:t>Model 3 (MSM): Inverse-probability-of-treatment weights accounted for time-varying confounding by menopausal status, physical activity, smoking status, dietary energy intake, and BMI. In addition to weighting, the models were adjusted for age in 1999/2000, site and race/ethnicity, and education.</w:t>
      </w:r>
    </w:p>
    <w:p w14:paraId="7C1389C7" w14:textId="6B7E56E8" w:rsidR="00F60BCB" w:rsidRPr="00F60BCB" w:rsidRDefault="00F60BCB" w:rsidP="00F60BCB">
      <w:pPr>
        <w:spacing w:after="0" w:line="240" w:lineRule="auto"/>
        <w:rPr>
          <w:rFonts w:ascii="Times New Roman" w:eastAsia="Calibri" w:hAnsi="Times New Roman" w:cs="Times New Roman"/>
          <w:color w:val="000000"/>
          <w:sz w:val="24"/>
          <w:szCs w:val="24"/>
          <w:lang w:eastAsia="en-US"/>
        </w:rPr>
      </w:pPr>
      <w:r w:rsidRPr="00F60BCB">
        <w:rPr>
          <w:rFonts w:ascii="Times New Roman" w:eastAsia="Times New Roman" w:hAnsi="Times New Roman" w:cs="Times New Roman"/>
          <w:sz w:val="24"/>
          <w:szCs w:val="24"/>
        </w:rPr>
        <w:t xml:space="preserve">∑LMW phthalates = molar sum of MEP, </w:t>
      </w:r>
      <w:proofErr w:type="spellStart"/>
      <w:r w:rsidRPr="00F60BCB">
        <w:rPr>
          <w:rFonts w:ascii="Times New Roman" w:eastAsia="Times New Roman" w:hAnsi="Times New Roman" w:cs="Times New Roman"/>
          <w:sz w:val="24"/>
          <w:szCs w:val="24"/>
        </w:rPr>
        <w:t>MnBP</w:t>
      </w:r>
      <w:proofErr w:type="spellEnd"/>
      <w:r w:rsidRPr="00F60BCB">
        <w:rPr>
          <w:rFonts w:ascii="Times New Roman" w:eastAsia="Times New Roman" w:hAnsi="Times New Roman" w:cs="Times New Roman"/>
          <w:sz w:val="24"/>
          <w:szCs w:val="24"/>
        </w:rPr>
        <w:t xml:space="preserve">, and </w:t>
      </w:r>
      <w:proofErr w:type="spellStart"/>
      <w:r w:rsidRPr="00F60BCB">
        <w:rPr>
          <w:rFonts w:ascii="Times New Roman" w:eastAsia="Times New Roman" w:hAnsi="Times New Roman" w:cs="Times New Roman"/>
          <w:sz w:val="24"/>
          <w:szCs w:val="24"/>
        </w:rPr>
        <w:t>MiBP</w:t>
      </w:r>
      <w:proofErr w:type="spellEnd"/>
      <w:r w:rsidRPr="00F60BCB">
        <w:rPr>
          <w:rFonts w:ascii="Times New Roman" w:eastAsia="Times New Roman" w:hAnsi="Times New Roman" w:cs="Times New Roman"/>
          <w:sz w:val="24"/>
          <w:szCs w:val="24"/>
        </w:rPr>
        <w:t xml:space="preserve">; ∑DEHP = molar sum of MEHP, MEHHP, MEOHP, and MECPP; ∑HMW phthalates = molar sum of </w:t>
      </w:r>
      <w:ins w:id="529" w:author="Peng, Mia Qing" w:date="2022-11-25T19:03:00Z">
        <w:r w:rsidR="00C32EE3" w:rsidRPr="00F60BCB">
          <w:rPr>
            <w:rFonts w:ascii="Times New Roman" w:eastAsia="Times New Roman" w:hAnsi="Times New Roman" w:cs="Times New Roman"/>
            <w:sz w:val="24"/>
            <w:szCs w:val="24"/>
          </w:rPr>
          <w:t>MEHP, MEHHP, MEOHP, MECPP</w:t>
        </w:r>
        <w:r w:rsidR="00C32EE3">
          <w:rPr>
            <w:rFonts w:ascii="Times New Roman" w:eastAsia="Times New Roman" w:hAnsi="Times New Roman" w:cs="Times New Roman"/>
            <w:sz w:val="24"/>
            <w:szCs w:val="24"/>
          </w:rPr>
          <w:t xml:space="preserve">, </w:t>
        </w:r>
      </w:ins>
      <w:proofErr w:type="spellStart"/>
      <w:r w:rsidRPr="00F60BCB">
        <w:rPr>
          <w:rFonts w:ascii="Times New Roman" w:eastAsia="Times New Roman" w:hAnsi="Times New Roman" w:cs="Times New Roman"/>
          <w:sz w:val="24"/>
          <w:szCs w:val="24"/>
        </w:rPr>
        <w:t>MBzP</w:t>
      </w:r>
      <w:proofErr w:type="spellEnd"/>
      <w:r w:rsidRPr="00F60BCB">
        <w:rPr>
          <w:rFonts w:ascii="Times New Roman" w:eastAsia="Times New Roman" w:hAnsi="Times New Roman" w:cs="Times New Roman"/>
          <w:sz w:val="24"/>
          <w:szCs w:val="24"/>
        </w:rPr>
        <w:t>, MCOP, MCNP, and MCPP.</w:t>
      </w:r>
    </w:p>
    <w:p w14:paraId="14999F37" w14:textId="77777777" w:rsidR="00F60BCB" w:rsidRPr="00F60BCB" w:rsidRDefault="00F60BCB" w:rsidP="00F60BCB">
      <w:pPr>
        <w:spacing w:after="0" w:line="240" w:lineRule="auto"/>
        <w:jc w:val="both"/>
        <w:rPr>
          <w:rFonts w:ascii="Times New Roman" w:eastAsiaTheme="minorHAnsi" w:hAnsi="Times New Roman"/>
          <w:iCs/>
          <w:sz w:val="24"/>
          <w:szCs w:val="18"/>
          <w:lang w:eastAsia="en-US"/>
        </w:rPr>
      </w:pPr>
    </w:p>
    <w:p w14:paraId="647DC7A3" w14:textId="67C90D7E" w:rsidR="00F60BCB" w:rsidRPr="00F60BCB" w:rsidDel="00DB4E95" w:rsidRDefault="00F60BCB" w:rsidP="00F60BCB">
      <w:pPr>
        <w:jc w:val="both"/>
        <w:rPr>
          <w:del w:id="530" w:author="Peng, Mia Qing" w:date="2022-11-25T22:55:00Z"/>
          <w:rFonts w:ascii="Times New Roman" w:eastAsiaTheme="minorHAnsi" w:hAnsi="Times New Roman"/>
          <w:iCs/>
          <w:sz w:val="24"/>
          <w:szCs w:val="18"/>
          <w:lang w:eastAsia="en-US"/>
        </w:rPr>
      </w:pPr>
    </w:p>
    <w:p w14:paraId="48609D11" w14:textId="77777777" w:rsidR="00F60BCB" w:rsidRPr="00F60BCB" w:rsidRDefault="00F60BCB" w:rsidP="00F60BCB">
      <w:pPr>
        <w:spacing w:after="200" w:line="240" w:lineRule="auto"/>
        <w:rPr>
          <w:rFonts w:ascii="Times New Roman" w:eastAsiaTheme="minorHAnsi" w:hAnsi="Times New Roman"/>
          <w:iCs/>
          <w:sz w:val="24"/>
          <w:szCs w:val="18"/>
          <w:lang w:eastAsia="en-US"/>
        </w:rPr>
      </w:pPr>
      <w:bookmarkStart w:id="531" w:name="_Toc99372673"/>
      <w:r w:rsidRPr="00F60BCB">
        <w:rPr>
          <w:rFonts w:ascii="Times New Roman" w:eastAsiaTheme="minorHAnsi" w:hAnsi="Times New Roman"/>
          <w:iCs/>
          <w:sz w:val="24"/>
          <w:szCs w:val="18"/>
          <w:lang w:eastAsia="en-US"/>
        </w:rPr>
        <w:t>Supplemental Figure S</w:t>
      </w:r>
      <w:r w:rsidRPr="00F60BCB">
        <w:rPr>
          <w:rFonts w:ascii="Times New Roman" w:eastAsiaTheme="minorHAnsi" w:hAnsi="Times New Roman"/>
          <w:iCs/>
          <w:sz w:val="24"/>
          <w:szCs w:val="18"/>
          <w:lang w:eastAsia="en-US"/>
        </w:rPr>
        <w:fldChar w:fldCharType="begin"/>
      </w:r>
      <w:r w:rsidRPr="00F60BCB">
        <w:rPr>
          <w:rFonts w:ascii="Times New Roman" w:eastAsiaTheme="minorHAnsi" w:hAnsi="Times New Roman"/>
          <w:iCs/>
          <w:sz w:val="24"/>
          <w:szCs w:val="18"/>
          <w:lang w:eastAsia="en-US"/>
        </w:rPr>
        <w:instrText xml:space="preserve"> SEQ Supplemental_Figure_S \* ARABIC </w:instrText>
      </w:r>
      <w:r w:rsidRPr="00F60BCB">
        <w:rPr>
          <w:rFonts w:ascii="Times New Roman" w:eastAsiaTheme="minorHAnsi" w:hAnsi="Times New Roman"/>
          <w:iCs/>
          <w:sz w:val="24"/>
          <w:szCs w:val="18"/>
          <w:lang w:eastAsia="en-US"/>
        </w:rPr>
        <w:fldChar w:fldCharType="separate"/>
      </w:r>
      <w:r w:rsidRPr="00F60BCB">
        <w:rPr>
          <w:rFonts w:ascii="Times New Roman" w:eastAsiaTheme="minorHAnsi" w:hAnsi="Times New Roman"/>
          <w:iCs/>
          <w:noProof/>
          <w:sz w:val="24"/>
          <w:szCs w:val="18"/>
          <w:lang w:eastAsia="en-US"/>
        </w:rPr>
        <w:t>3</w:t>
      </w:r>
      <w:r w:rsidRPr="00F60BCB">
        <w:rPr>
          <w:rFonts w:ascii="Times New Roman" w:eastAsiaTheme="minorHAnsi" w:hAnsi="Times New Roman"/>
          <w:iCs/>
          <w:sz w:val="24"/>
          <w:szCs w:val="18"/>
          <w:lang w:eastAsia="en-US"/>
        </w:rPr>
        <w:fldChar w:fldCharType="end"/>
      </w:r>
      <w:r w:rsidRPr="00F60BCB">
        <w:rPr>
          <w:rFonts w:ascii="Times New Roman" w:eastAsiaTheme="minorHAnsi" w:hAnsi="Times New Roman"/>
          <w:iCs/>
          <w:sz w:val="24"/>
          <w:szCs w:val="18"/>
          <w:lang w:eastAsia="en-US"/>
        </w:rPr>
        <w:t xml:space="preserve"> Hazard ratios for diabetes per doubling of phthalate metabolite concentrations after incorporating inverse-probability-of-selection weights</w:t>
      </w:r>
      <w:bookmarkEnd w:id="531"/>
    </w:p>
    <w:p w14:paraId="3D7681BF" w14:textId="1F9052C9" w:rsidR="00F60BCB" w:rsidRPr="00F60BCB" w:rsidRDefault="00DB4E95" w:rsidP="00F60BCB">
      <w:pPr>
        <w:spacing w:after="200" w:line="240" w:lineRule="auto"/>
        <w:rPr>
          <w:rFonts w:ascii="Times New Roman" w:eastAsiaTheme="minorHAnsi" w:hAnsi="Times New Roman"/>
          <w:iCs/>
          <w:sz w:val="24"/>
          <w:szCs w:val="18"/>
          <w:lang w:eastAsia="en-US"/>
        </w:rPr>
      </w:pPr>
      <w:ins w:id="532" w:author="Peng, Mia Qing" w:date="2022-11-25T22:55:00Z">
        <w:r>
          <w:rPr>
            <w:noProof/>
          </w:rPr>
          <w:lastRenderedPageBreak/>
          <mc:AlternateContent>
            <mc:Choice Requires="wpg">
              <w:drawing>
                <wp:inline distT="0" distB="0" distL="0" distR="0" wp14:anchorId="7EC4997F" wp14:editId="0F00F74F">
                  <wp:extent cx="5229225" cy="4857750"/>
                  <wp:effectExtent l="0" t="0" r="9525" b="0"/>
                  <wp:docPr id="10" name="Group 7"/>
                  <wp:cNvGraphicFramePr xmlns:a="http://schemas.openxmlformats.org/drawingml/2006/main"/>
                  <a:graphic xmlns:a="http://schemas.openxmlformats.org/drawingml/2006/main">
                    <a:graphicData uri="http://schemas.microsoft.com/office/word/2010/wordprocessingGroup">
                      <wpg:wgp>
                        <wpg:cNvGrpSpPr/>
                        <wpg:grpSpPr>
                          <a:xfrm>
                            <a:off x="0" y="0"/>
                            <a:ext cx="5229225" cy="4857750"/>
                            <a:chOff x="0" y="0"/>
                            <a:chExt cx="5801728" cy="5694064"/>
                          </a:xfrm>
                        </wpg:grpSpPr>
                        <wpg:grpSp>
                          <wpg:cNvPr id="11" name="Group 11"/>
                          <wpg:cNvGrpSpPr/>
                          <wpg:grpSpPr>
                            <a:xfrm>
                              <a:off x="1101145" y="0"/>
                              <a:ext cx="2616196" cy="494030"/>
                              <a:chOff x="1101145" y="0"/>
                              <a:chExt cx="2616196" cy="494030"/>
                            </a:xfrm>
                          </wpg:grpSpPr>
                          <wps:wsp>
                            <wps:cNvPr id="13" name="TextBox 3"/>
                            <wps:cNvSpPr txBox="1"/>
                            <wps:spPr>
                              <a:xfrm>
                                <a:off x="1101145" y="0"/>
                                <a:ext cx="325120" cy="494030"/>
                              </a:xfrm>
                              <a:prstGeom prst="rect">
                                <a:avLst/>
                              </a:prstGeom>
                              <a:noFill/>
                            </wps:spPr>
                            <wps:txbx>
                              <w:txbxContent>
                                <w:p w14:paraId="6333DEAB" w14:textId="77777777" w:rsidR="00DB4E95" w:rsidRDefault="00DB4E95" w:rsidP="00DB4E95">
                                  <w:pPr>
                                    <w:rPr>
                                      <w:rFonts w:hAnsi="Calibri"/>
                                      <w:b/>
                                      <w:bCs/>
                                      <w:color w:val="000000" w:themeColor="text1"/>
                                      <w:kern w:val="24"/>
                                      <w:sz w:val="36"/>
                                      <w:szCs w:val="36"/>
                                    </w:rPr>
                                  </w:pPr>
                                  <w:r>
                                    <w:rPr>
                                      <w:rFonts w:hAnsi="Calibri"/>
                                      <w:b/>
                                      <w:bCs/>
                                      <w:color w:val="000000" w:themeColor="text1"/>
                                      <w:kern w:val="24"/>
                                      <w:sz w:val="36"/>
                                      <w:szCs w:val="36"/>
                                    </w:rPr>
                                    <w:t>A</w:t>
                                  </w:r>
                                </w:p>
                              </w:txbxContent>
                            </wps:txbx>
                            <wps:bodyPr wrap="square" rtlCol="0">
                              <a:noAutofit/>
                            </wps:bodyPr>
                          </wps:wsp>
                          <wps:wsp>
                            <wps:cNvPr id="14" name="TextBox 4"/>
                            <wps:cNvSpPr txBox="1"/>
                            <wps:spPr>
                              <a:xfrm>
                                <a:off x="3392221" y="0"/>
                                <a:ext cx="325120" cy="494030"/>
                              </a:xfrm>
                              <a:prstGeom prst="rect">
                                <a:avLst/>
                              </a:prstGeom>
                              <a:noFill/>
                            </wps:spPr>
                            <wps:txbx>
                              <w:txbxContent>
                                <w:p w14:paraId="02B4C485" w14:textId="77777777" w:rsidR="00DB4E95" w:rsidRDefault="00DB4E95" w:rsidP="00DB4E95">
                                  <w:pPr>
                                    <w:rPr>
                                      <w:rFonts w:hAnsi="Calibri"/>
                                      <w:b/>
                                      <w:bCs/>
                                      <w:color w:val="000000" w:themeColor="text1"/>
                                      <w:kern w:val="24"/>
                                      <w:sz w:val="36"/>
                                      <w:szCs w:val="36"/>
                                    </w:rPr>
                                  </w:pPr>
                                  <w:r>
                                    <w:rPr>
                                      <w:rFonts w:hAnsi="Calibri"/>
                                      <w:b/>
                                      <w:bCs/>
                                      <w:color w:val="000000" w:themeColor="text1"/>
                                      <w:kern w:val="24"/>
                                      <w:sz w:val="36"/>
                                      <w:szCs w:val="36"/>
                                    </w:rPr>
                                    <w:t>B</w:t>
                                  </w:r>
                                </w:p>
                              </w:txbxContent>
                            </wps:txbx>
                            <wps:bodyPr wrap="square" rtlCol="0">
                              <a:noAutofit/>
                            </wps:bodyPr>
                          </wps:wsp>
                        </wpg:grpSp>
                        <pic:pic xmlns:pic="http://schemas.openxmlformats.org/drawingml/2006/picture">
                          <pic:nvPicPr>
                            <pic:cNvPr id="15" name="Picture 15"/>
                            <pic:cNvPicPr>
                              <a:picLocks noChangeAspect="1"/>
                            </pic:cNvPicPr>
                          </pic:nvPicPr>
                          <pic:blipFill rotWithShape="1">
                            <a:blip r:embed="rId12"/>
                            <a:srcRect l="4675"/>
                            <a:stretch/>
                          </pic:blipFill>
                          <pic:spPr>
                            <a:xfrm>
                              <a:off x="0" y="293203"/>
                              <a:ext cx="5801728" cy="5400861"/>
                            </a:xfrm>
                            <a:prstGeom prst="rect">
                              <a:avLst/>
                            </a:prstGeom>
                          </pic:spPr>
                        </pic:pic>
                      </wpg:wgp>
                    </a:graphicData>
                  </a:graphic>
                </wp:inline>
              </w:drawing>
            </mc:Choice>
            <mc:Fallback>
              <w:pict>
                <v:group w14:anchorId="7EC4997F" id="Group 7" o:spid="_x0000_s1031" style="width:411.75pt;height:382.5pt;mso-position-horizontal-relative:char;mso-position-vertical-relative:line" coordsize="58017,56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">
                  <v:group id="Group 11" o:spid="_x0000_s1032" style="position:absolute;left:11011;width:26162;height:4940" coordorigin="11011" coordsize="26161,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Box 3" o:spid="_x0000_s1033" type="#_x0000_t202" style="position:absolute;left:11011;width:325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6333DEAB" w14:textId="77777777" w:rsidR="00DB4E95" w:rsidRDefault="00DB4E95" w:rsidP="00DB4E95">
                            <w:pPr>
                              <w:rPr>
                                <w:rFonts w:hAnsi="Calibri"/>
                                <w:b/>
                                <w:bCs/>
                                <w:color w:val="000000" w:themeColor="text1"/>
                                <w:kern w:val="24"/>
                                <w:sz w:val="36"/>
                                <w:szCs w:val="36"/>
                              </w:rPr>
                            </w:pPr>
                            <w:r>
                              <w:rPr>
                                <w:rFonts w:hAnsi="Calibri"/>
                                <w:b/>
                                <w:bCs/>
                                <w:color w:val="000000" w:themeColor="text1"/>
                                <w:kern w:val="24"/>
                                <w:sz w:val="36"/>
                                <w:szCs w:val="36"/>
                              </w:rPr>
                              <w:t>A</w:t>
                            </w:r>
                          </w:p>
                        </w:txbxContent>
                      </v:textbox>
                    </v:shape>
                    <v:shape id="TextBox 4" o:spid="_x0000_s1034" type="#_x0000_t202" style="position:absolute;left:33922;width:325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2B4C485" w14:textId="77777777" w:rsidR="00DB4E95" w:rsidRDefault="00DB4E95" w:rsidP="00DB4E95">
                            <w:pPr>
                              <w:rPr>
                                <w:rFonts w:hAnsi="Calibri"/>
                                <w:b/>
                                <w:bCs/>
                                <w:color w:val="000000" w:themeColor="text1"/>
                                <w:kern w:val="24"/>
                                <w:sz w:val="36"/>
                                <w:szCs w:val="36"/>
                              </w:rPr>
                            </w:pPr>
                            <w:r>
                              <w:rPr>
                                <w:rFonts w:hAnsi="Calibri"/>
                                <w:b/>
                                <w:bCs/>
                                <w:color w:val="000000" w:themeColor="text1"/>
                                <w:kern w:val="24"/>
                                <w:sz w:val="36"/>
                                <w:szCs w:val="36"/>
                              </w:rPr>
                              <w:t>B</w:t>
                            </w:r>
                          </w:p>
                        </w:txbxContent>
                      </v:textbox>
                    </v:shape>
                  </v:group>
                  <v:shape id="Picture 15" o:spid="_x0000_s1035" type="#_x0000_t75" style="position:absolute;top:2932;width:58017;height:5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">
                    <v:imagedata r:id="rId13" o:title="" cropleft="3064f"/>
                  </v:shape>
                  <w10:anchorlock/>
                </v:group>
              </w:pict>
            </mc:Fallback>
          </mc:AlternateContent>
        </w:r>
      </w:ins>
      <w:del w:id="533" w:author="Peng, Mia Qing" w:date="2022-11-25T22:55:00Z">
        <w:r w:rsidR="00F60BCB" w:rsidRPr="00F60BCB" w:rsidDel="00DB4E95">
          <w:rPr>
            <w:rFonts w:ascii="Times New Roman" w:eastAsiaTheme="minorHAnsi" w:hAnsi="Times New Roman"/>
            <w:iCs/>
            <w:noProof/>
            <w:sz w:val="24"/>
            <w:szCs w:val="18"/>
            <w:lang w:eastAsia="en-US"/>
          </w:rPr>
          <w:drawing>
            <wp:inline distT="0" distB="0" distL="0" distR="0" wp14:anchorId="62E18C17" wp14:editId="1E8FA8DF">
              <wp:extent cx="5781675" cy="4837006"/>
              <wp:effectExtent l="0" t="0" r="0" b="190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535" cy="4853621"/>
                      </a:xfrm>
                      <a:prstGeom prst="rect">
                        <a:avLst/>
                      </a:prstGeom>
                      <a:noFill/>
                    </pic:spPr>
                  </pic:pic>
                </a:graphicData>
              </a:graphic>
            </wp:inline>
          </w:drawing>
        </w:r>
      </w:del>
    </w:p>
    <w:p w14:paraId="065C5DCC" w14:textId="77777777" w:rsidR="00F60BCB" w:rsidRPr="00F60BCB" w:rsidRDefault="00F60BCB" w:rsidP="00F60BCB">
      <w:pPr>
        <w:spacing w:after="0"/>
        <w:rPr>
          <w:rFonts w:ascii="Times New Roman" w:eastAsiaTheme="minorHAnsi" w:hAnsi="Times New Roman"/>
          <w:sz w:val="24"/>
          <w:szCs w:val="24"/>
          <w:lang w:eastAsia="en-US"/>
        </w:rPr>
      </w:pPr>
      <w:r w:rsidRPr="00F60BCB">
        <w:rPr>
          <w:rFonts w:ascii="Times New Roman" w:eastAsiaTheme="minorHAnsi" w:hAnsi="Times New Roman"/>
          <w:sz w:val="24"/>
          <w:szCs w:val="24"/>
          <w:lang w:eastAsia="en-US"/>
        </w:rPr>
        <w:t>Conventional model: Adjusted for age in 1999/2000, site and race/ethnicity, education, and time-varying menopausal status, physical activity, smoking status, dietary energy intake, and BMI, in addition to weighting for differential selection into SWAN-MPS.</w:t>
      </w:r>
    </w:p>
    <w:p w14:paraId="208713AF" w14:textId="77777777" w:rsidR="00F60BCB" w:rsidRPr="00F60BCB" w:rsidRDefault="00F60BCB" w:rsidP="00F60BCB">
      <w:pPr>
        <w:spacing w:after="0"/>
        <w:rPr>
          <w:rFonts w:ascii="Times New Roman" w:eastAsiaTheme="minorHAnsi" w:hAnsi="Times New Roman"/>
          <w:sz w:val="24"/>
          <w:szCs w:val="24"/>
          <w:lang w:eastAsia="en-US"/>
        </w:rPr>
      </w:pPr>
      <w:r w:rsidRPr="00F60BCB">
        <w:rPr>
          <w:rFonts w:ascii="Times New Roman" w:eastAsiaTheme="minorHAnsi" w:hAnsi="Times New Roman"/>
          <w:sz w:val="24"/>
          <w:szCs w:val="24"/>
          <w:lang w:eastAsia="en-US"/>
        </w:rPr>
        <w:t xml:space="preserve">Marginal structural model (MSM): Inverse-probability-of-treatment weights accounted for time-varying confounding by menopausal status, physical activity, smoking status, dietary energy intake, and BMI. Inverse-probability-of-selection weights accounted for differential selection into SWAN-MPS. In addition, the models were adjusted for age in 1999/2000, site and race/ethnicity, and education. </w:t>
      </w:r>
    </w:p>
    <w:p w14:paraId="790AD95E" w14:textId="2E02EADD" w:rsidR="00F60BCB" w:rsidRPr="00F60BCB" w:rsidRDefault="00F60BCB" w:rsidP="00F60BCB">
      <w:pPr>
        <w:spacing w:after="0"/>
        <w:rPr>
          <w:rFonts w:ascii="Times New Roman" w:eastAsia="Calibri" w:hAnsi="Times New Roman" w:cs="Times New Roman"/>
          <w:color w:val="000000"/>
          <w:sz w:val="24"/>
          <w:szCs w:val="24"/>
          <w:lang w:eastAsia="en-US"/>
        </w:rPr>
      </w:pPr>
      <w:r w:rsidRPr="00F60BCB">
        <w:rPr>
          <w:rFonts w:ascii="Times New Roman" w:eastAsia="Times New Roman" w:hAnsi="Times New Roman" w:cs="Times New Roman"/>
          <w:sz w:val="24"/>
          <w:szCs w:val="24"/>
        </w:rPr>
        <w:t xml:space="preserve">∑LMW phthalates = molar sum of MEP, </w:t>
      </w:r>
      <w:proofErr w:type="spellStart"/>
      <w:r w:rsidRPr="00F60BCB">
        <w:rPr>
          <w:rFonts w:ascii="Times New Roman" w:eastAsia="Times New Roman" w:hAnsi="Times New Roman" w:cs="Times New Roman"/>
          <w:sz w:val="24"/>
          <w:szCs w:val="24"/>
        </w:rPr>
        <w:t>MnBP</w:t>
      </w:r>
      <w:proofErr w:type="spellEnd"/>
      <w:r w:rsidRPr="00F60BCB">
        <w:rPr>
          <w:rFonts w:ascii="Times New Roman" w:eastAsia="Times New Roman" w:hAnsi="Times New Roman" w:cs="Times New Roman"/>
          <w:sz w:val="24"/>
          <w:szCs w:val="24"/>
        </w:rPr>
        <w:t xml:space="preserve">, and </w:t>
      </w:r>
      <w:proofErr w:type="spellStart"/>
      <w:r w:rsidRPr="00F60BCB">
        <w:rPr>
          <w:rFonts w:ascii="Times New Roman" w:eastAsia="Times New Roman" w:hAnsi="Times New Roman" w:cs="Times New Roman"/>
          <w:sz w:val="24"/>
          <w:szCs w:val="24"/>
        </w:rPr>
        <w:t>MiBP</w:t>
      </w:r>
      <w:proofErr w:type="spellEnd"/>
      <w:r w:rsidRPr="00F60BCB">
        <w:rPr>
          <w:rFonts w:ascii="Times New Roman" w:eastAsia="Times New Roman" w:hAnsi="Times New Roman" w:cs="Times New Roman"/>
          <w:sz w:val="24"/>
          <w:szCs w:val="24"/>
        </w:rPr>
        <w:t xml:space="preserve">; ∑DEHP = molar sum of MEHP, MEHHP, MEOHP, and MECPP; ∑HMW phthalates = molar sum of </w:t>
      </w:r>
      <w:ins w:id="534" w:author="Peng, Mia Qing" w:date="2022-11-25T22:56:00Z">
        <w:r w:rsidR="00DB4E95" w:rsidRPr="00F60BCB">
          <w:rPr>
            <w:rFonts w:ascii="Times New Roman" w:eastAsia="Times New Roman" w:hAnsi="Times New Roman" w:cs="Times New Roman"/>
            <w:sz w:val="24"/>
            <w:szCs w:val="24"/>
          </w:rPr>
          <w:t>MEHP, MEHHP, MEOHP,</w:t>
        </w:r>
        <w:r w:rsidR="00DB4E95">
          <w:rPr>
            <w:rFonts w:ascii="Times New Roman" w:eastAsia="Times New Roman" w:hAnsi="Times New Roman" w:cs="Times New Roman"/>
            <w:sz w:val="24"/>
            <w:szCs w:val="24"/>
          </w:rPr>
          <w:t xml:space="preserve"> </w:t>
        </w:r>
        <w:r w:rsidR="00DB4E95" w:rsidRPr="00F60BCB">
          <w:rPr>
            <w:rFonts w:ascii="Times New Roman" w:eastAsia="Times New Roman" w:hAnsi="Times New Roman" w:cs="Times New Roman"/>
            <w:sz w:val="24"/>
            <w:szCs w:val="24"/>
          </w:rPr>
          <w:t>MECPP</w:t>
        </w:r>
        <w:r w:rsidR="00DB4E95">
          <w:rPr>
            <w:rFonts w:ascii="Times New Roman" w:eastAsia="Times New Roman" w:hAnsi="Times New Roman" w:cs="Times New Roman"/>
            <w:sz w:val="24"/>
            <w:szCs w:val="24"/>
          </w:rPr>
          <w:t xml:space="preserve">, </w:t>
        </w:r>
      </w:ins>
      <w:proofErr w:type="spellStart"/>
      <w:r w:rsidRPr="00F60BCB">
        <w:rPr>
          <w:rFonts w:ascii="Times New Roman" w:eastAsia="Times New Roman" w:hAnsi="Times New Roman" w:cs="Times New Roman"/>
          <w:sz w:val="24"/>
          <w:szCs w:val="24"/>
        </w:rPr>
        <w:t>MBzP</w:t>
      </w:r>
      <w:proofErr w:type="spellEnd"/>
      <w:r w:rsidRPr="00F60BCB">
        <w:rPr>
          <w:rFonts w:ascii="Times New Roman" w:eastAsia="Times New Roman" w:hAnsi="Times New Roman" w:cs="Times New Roman"/>
          <w:sz w:val="24"/>
          <w:szCs w:val="24"/>
        </w:rPr>
        <w:t>, MCOP, MCNP, and MCPP.</w:t>
      </w:r>
    </w:p>
    <w:p w14:paraId="3041DF37" w14:textId="77777777" w:rsidR="00F60BCB" w:rsidRPr="00F60BCB" w:rsidRDefault="00F60BCB" w:rsidP="00F60BCB">
      <w:pPr>
        <w:rPr>
          <w:rFonts w:eastAsiaTheme="minorHAnsi"/>
          <w:lang w:eastAsia="en-US"/>
        </w:rPr>
      </w:pPr>
    </w:p>
    <w:p w14:paraId="6A1D0264" w14:textId="77777777" w:rsidR="00F60BCB" w:rsidRPr="00F60BCB" w:rsidRDefault="00F60BCB" w:rsidP="00F60BCB">
      <w:pPr>
        <w:rPr>
          <w:rFonts w:eastAsiaTheme="minorHAnsi"/>
          <w:lang w:eastAsia="en-US"/>
        </w:rPr>
      </w:pPr>
    </w:p>
    <w:p w14:paraId="75F1A61E" w14:textId="77777777" w:rsidR="00F60BCB" w:rsidRPr="00F60BCB" w:rsidRDefault="00F60BCB" w:rsidP="00F60BCB">
      <w:pPr>
        <w:jc w:val="both"/>
        <w:rPr>
          <w:rFonts w:ascii="Times New Roman" w:eastAsiaTheme="minorHAnsi" w:hAnsi="Times New Roman"/>
          <w:iCs/>
          <w:sz w:val="24"/>
          <w:szCs w:val="18"/>
          <w:lang w:eastAsia="en-US"/>
        </w:rPr>
      </w:pPr>
      <w:bookmarkStart w:id="535" w:name="_Toc97024670"/>
      <w:r w:rsidRPr="00F60BCB">
        <w:rPr>
          <w:rFonts w:ascii="Times New Roman" w:eastAsiaTheme="minorHAnsi" w:hAnsi="Times New Roman"/>
          <w:iCs/>
          <w:sz w:val="24"/>
          <w:szCs w:val="18"/>
          <w:lang w:eastAsia="en-US"/>
        </w:rPr>
        <w:t>Supplemental Table S</w:t>
      </w:r>
      <w:r w:rsidRPr="00F60BCB">
        <w:rPr>
          <w:rFonts w:ascii="Times New Roman" w:eastAsiaTheme="minorHAnsi" w:hAnsi="Times New Roman"/>
          <w:iCs/>
          <w:sz w:val="24"/>
          <w:szCs w:val="18"/>
          <w:lang w:eastAsia="en-US"/>
        </w:rPr>
        <w:fldChar w:fldCharType="begin"/>
      </w:r>
      <w:r w:rsidRPr="00F60BCB">
        <w:rPr>
          <w:rFonts w:ascii="Times New Roman" w:eastAsiaTheme="minorHAnsi" w:hAnsi="Times New Roman"/>
          <w:iCs/>
          <w:sz w:val="24"/>
          <w:szCs w:val="18"/>
          <w:lang w:eastAsia="en-US"/>
        </w:rPr>
        <w:instrText xml:space="preserve"> SEQ Supplemental_Table_S \* ARABIC </w:instrText>
      </w:r>
      <w:r w:rsidRPr="00F60BCB">
        <w:rPr>
          <w:rFonts w:ascii="Times New Roman" w:eastAsiaTheme="minorHAnsi" w:hAnsi="Times New Roman"/>
          <w:iCs/>
          <w:sz w:val="24"/>
          <w:szCs w:val="18"/>
          <w:lang w:eastAsia="en-US"/>
        </w:rPr>
        <w:fldChar w:fldCharType="separate"/>
      </w:r>
      <w:r w:rsidRPr="00F60BCB">
        <w:rPr>
          <w:rFonts w:ascii="Times New Roman" w:eastAsiaTheme="minorHAnsi" w:hAnsi="Times New Roman"/>
          <w:iCs/>
          <w:noProof/>
          <w:sz w:val="24"/>
          <w:szCs w:val="18"/>
          <w:lang w:eastAsia="en-US"/>
        </w:rPr>
        <w:t>6</w:t>
      </w:r>
      <w:r w:rsidRPr="00F60BCB">
        <w:rPr>
          <w:rFonts w:ascii="Times New Roman" w:eastAsiaTheme="minorHAnsi" w:hAnsi="Times New Roman"/>
          <w:iCs/>
          <w:sz w:val="24"/>
          <w:szCs w:val="18"/>
          <w:lang w:eastAsia="en-US"/>
        </w:rPr>
        <w:fldChar w:fldCharType="end"/>
      </w:r>
      <w:r w:rsidRPr="00F60BCB">
        <w:rPr>
          <w:rFonts w:ascii="Times New Roman" w:eastAsiaTheme="minorHAnsi" w:hAnsi="Times New Roman"/>
          <w:iCs/>
          <w:sz w:val="24"/>
          <w:szCs w:val="18"/>
          <w:lang w:eastAsia="en-US"/>
        </w:rPr>
        <w:t xml:space="preserve">  Hazard ratios for diabetes per doubling of phthalate metabolite concentrations within each racial/ethnic group</w:t>
      </w:r>
      <w:bookmarkEnd w:id="535"/>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2275"/>
        <w:gridCol w:w="2482"/>
        <w:gridCol w:w="2317"/>
        <w:gridCol w:w="2276"/>
      </w:tblGrid>
      <w:tr w:rsidR="00F60BCB" w:rsidRPr="00F60BCB" w14:paraId="7A524FB8" w14:textId="77777777" w:rsidTr="00A35266">
        <w:tc>
          <w:tcPr>
            <w:tcW w:w="2275" w:type="dxa"/>
          </w:tcPr>
          <w:p w14:paraId="527ECD66" w14:textId="77777777" w:rsidR="00F60BCB" w:rsidRPr="00F60BCB" w:rsidRDefault="00F60BCB" w:rsidP="00F60BCB">
            <w:pPr>
              <w:rPr>
                <w:rFonts w:ascii="Times New Roman" w:hAnsi="Times New Roman" w:cs="Times New Roman"/>
                <w:sz w:val="24"/>
                <w:szCs w:val="24"/>
              </w:rPr>
            </w:pPr>
          </w:p>
        </w:tc>
        <w:tc>
          <w:tcPr>
            <w:tcW w:w="7075" w:type="dxa"/>
            <w:gridSpan w:val="3"/>
            <w:vAlign w:val="center"/>
          </w:tcPr>
          <w:p w14:paraId="659AAFAC"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sz w:val="24"/>
                <w:szCs w:val="24"/>
              </w:rPr>
              <w:t>Hazard ratio (95% CI)</w:t>
            </w:r>
          </w:p>
        </w:tc>
      </w:tr>
      <w:tr w:rsidR="00F60BCB" w:rsidRPr="00F60BCB" w14:paraId="2141CA97" w14:textId="77777777" w:rsidTr="00A35266">
        <w:tc>
          <w:tcPr>
            <w:tcW w:w="2275" w:type="dxa"/>
          </w:tcPr>
          <w:p w14:paraId="42C937CF" w14:textId="77777777" w:rsidR="00F60BCB" w:rsidRPr="00F60BCB" w:rsidRDefault="00F60BCB" w:rsidP="00F60BCB">
            <w:pPr>
              <w:rPr>
                <w:rFonts w:ascii="Times New Roman" w:hAnsi="Times New Roman" w:cs="Times New Roman"/>
                <w:sz w:val="24"/>
                <w:szCs w:val="24"/>
              </w:rPr>
            </w:pPr>
          </w:p>
        </w:tc>
        <w:tc>
          <w:tcPr>
            <w:tcW w:w="2482" w:type="dxa"/>
            <w:vAlign w:val="center"/>
          </w:tcPr>
          <w:p w14:paraId="3C6EE4AE"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sz w:val="24"/>
                <w:szCs w:val="24"/>
              </w:rPr>
              <w:t>White</w:t>
            </w:r>
          </w:p>
        </w:tc>
        <w:tc>
          <w:tcPr>
            <w:tcW w:w="2317" w:type="dxa"/>
            <w:vAlign w:val="center"/>
          </w:tcPr>
          <w:p w14:paraId="0547B0F2"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sz w:val="24"/>
                <w:szCs w:val="24"/>
              </w:rPr>
              <w:t>Black</w:t>
            </w:r>
          </w:p>
        </w:tc>
        <w:tc>
          <w:tcPr>
            <w:tcW w:w="2276" w:type="dxa"/>
          </w:tcPr>
          <w:p w14:paraId="2A5BDD34"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sz w:val="24"/>
                <w:szCs w:val="24"/>
              </w:rPr>
              <w:t>Asian</w:t>
            </w:r>
          </w:p>
        </w:tc>
      </w:tr>
      <w:tr w:rsidR="00F60BCB" w:rsidRPr="00F60BCB" w14:paraId="7EBBCC00" w14:textId="77777777" w:rsidTr="00A35266">
        <w:tc>
          <w:tcPr>
            <w:tcW w:w="2275" w:type="dxa"/>
            <w:shd w:val="clear" w:color="auto" w:fill="auto"/>
          </w:tcPr>
          <w:p w14:paraId="7405CD42"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N cases/ N at risk</w:t>
            </w:r>
          </w:p>
        </w:tc>
        <w:tc>
          <w:tcPr>
            <w:tcW w:w="2482" w:type="dxa"/>
            <w:shd w:val="clear" w:color="auto" w:fill="auto"/>
            <w:vAlign w:val="center"/>
          </w:tcPr>
          <w:p w14:paraId="1DA044FB"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25/674</w:t>
            </w:r>
          </w:p>
        </w:tc>
        <w:tc>
          <w:tcPr>
            <w:tcW w:w="2317" w:type="dxa"/>
            <w:shd w:val="clear" w:color="auto" w:fill="auto"/>
            <w:vAlign w:val="center"/>
          </w:tcPr>
          <w:p w14:paraId="28830928"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27/265</w:t>
            </w:r>
          </w:p>
        </w:tc>
        <w:tc>
          <w:tcPr>
            <w:tcW w:w="2276" w:type="dxa"/>
          </w:tcPr>
          <w:p w14:paraId="4603114F"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9/369</w:t>
            </w:r>
          </w:p>
        </w:tc>
      </w:tr>
      <w:tr w:rsidR="00F60BCB" w:rsidRPr="00F60BCB" w14:paraId="184C3DA8" w14:textId="77777777" w:rsidTr="00A35266">
        <w:tc>
          <w:tcPr>
            <w:tcW w:w="2275" w:type="dxa"/>
            <w:shd w:val="clear" w:color="auto" w:fill="auto"/>
          </w:tcPr>
          <w:p w14:paraId="058E2712" w14:textId="77777777" w:rsidR="00F60BCB" w:rsidRPr="00F60BCB" w:rsidRDefault="00F60BCB" w:rsidP="00F60BCB">
            <w:pPr>
              <w:rPr>
                <w:rFonts w:ascii="Times New Roman" w:hAnsi="Times New Roman" w:cs="Times New Roman"/>
                <w:sz w:val="24"/>
                <w:szCs w:val="24"/>
              </w:rPr>
            </w:pPr>
          </w:p>
        </w:tc>
        <w:tc>
          <w:tcPr>
            <w:tcW w:w="2482" w:type="dxa"/>
            <w:shd w:val="clear" w:color="auto" w:fill="auto"/>
            <w:vAlign w:val="center"/>
          </w:tcPr>
          <w:p w14:paraId="397D95D0" w14:textId="77777777" w:rsidR="00F60BCB" w:rsidRPr="00F60BCB" w:rsidRDefault="00F60BCB" w:rsidP="00F60BCB">
            <w:pPr>
              <w:jc w:val="center"/>
              <w:rPr>
                <w:rFonts w:ascii="Times New Roman" w:hAnsi="Times New Roman" w:cs="Times New Roman"/>
                <w:color w:val="000000"/>
                <w:sz w:val="24"/>
                <w:szCs w:val="24"/>
              </w:rPr>
            </w:pPr>
          </w:p>
        </w:tc>
        <w:tc>
          <w:tcPr>
            <w:tcW w:w="2317" w:type="dxa"/>
            <w:shd w:val="clear" w:color="auto" w:fill="auto"/>
            <w:vAlign w:val="center"/>
          </w:tcPr>
          <w:p w14:paraId="21E90FDA" w14:textId="77777777" w:rsidR="00F60BCB" w:rsidRPr="00F60BCB" w:rsidRDefault="00F60BCB" w:rsidP="00F60BCB">
            <w:pPr>
              <w:jc w:val="center"/>
              <w:rPr>
                <w:rFonts w:ascii="Times New Roman" w:hAnsi="Times New Roman" w:cs="Times New Roman"/>
                <w:color w:val="000000"/>
                <w:sz w:val="24"/>
                <w:szCs w:val="24"/>
              </w:rPr>
            </w:pPr>
          </w:p>
        </w:tc>
        <w:tc>
          <w:tcPr>
            <w:tcW w:w="2276" w:type="dxa"/>
            <w:shd w:val="clear" w:color="auto" w:fill="auto"/>
            <w:vAlign w:val="center"/>
          </w:tcPr>
          <w:p w14:paraId="0511D605" w14:textId="77777777" w:rsidR="00F60BCB" w:rsidRPr="00F60BCB" w:rsidRDefault="00F60BCB" w:rsidP="00F60BCB">
            <w:pPr>
              <w:jc w:val="center"/>
              <w:rPr>
                <w:rFonts w:ascii="Times New Roman" w:hAnsi="Times New Roman" w:cs="Times New Roman"/>
                <w:color w:val="000000"/>
                <w:sz w:val="24"/>
                <w:szCs w:val="24"/>
              </w:rPr>
            </w:pPr>
          </w:p>
        </w:tc>
      </w:tr>
      <w:tr w:rsidR="00F60BCB" w:rsidRPr="00F60BCB" w14:paraId="05FEAAE0" w14:textId="77777777" w:rsidTr="00A35266">
        <w:tc>
          <w:tcPr>
            <w:tcW w:w="2275" w:type="dxa"/>
            <w:shd w:val="clear" w:color="auto" w:fill="auto"/>
          </w:tcPr>
          <w:p w14:paraId="3FE62694"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MEP </w:t>
            </w:r>
          </w:p>
        </w:tc>
        <w:tc>
          <w:tcPr>
            <w:tcW w:w="2482" w:type="dxa"/>
            <w:shd w:val="clear" w:color="auto" w:fill="auto"/>
            <w:vAlign w:val="center"/>
          </w:tcPr>
          <w:p w14:paraId="7B62DFB7"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1.10 (0.89, 1.37)</w:t>
            </w:r>
          </w:p>
        </w:tc>
        <w:tc>
          <w:tcPr>
            <w:tcW w:w="2317" w:type="dxa"/>
            <w:shd w:val="clear" w:color="auto" w:fill="auto"/>
            <w:vAlign w:val="center"/>
          </w:tcPr>
          <w:p w14:paraId="1B2D7B86"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1.01 (0.81, 1.26)</w:t>
            </w:r>
          </w:p>
        </w:tc>
        <w:tc>
          <w:tcPr>
            <w:tcW w:w="2276" w:type="dxa"/>
            <w:shd w:val="clear" w:color="auto" w:fill="auto"/>
            <w:vAlign w:val="center"/>
          </w:tcPr>
          <w:p w14:paraId="3AE889E3"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0.69 (0.43, 1.13)</w:t>
            </w:r>
          </w:p>
        </w:tc>
      </w:tr>
      <w:tr w:rsidR="00F60BCB" w:rsidRPr="00F60BCB" w14:paraId="4762D1C4" w14:textId="77777777" w:rsidTr="00A35266">
        <w:tc>
          <w:tcPr>
            <w:tcW w:w="2275" w:type="dxa"/>
            <w:shd w:val="clear" w:color="auto" w:fill="auto"/>
          </w:tcPr>
          <w:p w14:paraId="15EE0BF3" w14:textId="77777777" w:rsidR="00F60BCB" w:rsidRPr="00F60BCB" w:rsidRDefault="00F60BCB" w:rsidP="00F60BCB">
            <w:pPr>
              <w:rPr>
                <w:rFonts w:ascii="Times New Roman" w:hAnsi="Times New Roman" w:cs="Times New Roman"/>
                <w:sz w:val="24"/>
                <w:szCs w:val="24"/>
              </w:rPr>
            </w:pPr>
            <w:proofErr w:type="spellStart"/>
            <w:r w:rsidRPr="00F60BCB">
              <w:rPr>
                <w:rFonts w:ascii="Times New Roman" w:hAnsi="Times New Roman" w:cs="Times New Roman"/>
                <w:sz w:val="24"/>
                <w:szCs w:val="24"/>
              </w:rPr>
              <w:t>MnBP</w:t>
            </w:r>
            <w:proofErr w:type="spellEnd"/>
            <w:r w:rsidRPr="00F60BCB">
              <w:rPr>
                <w:rFonts w:ascii="Times New Roman" w:hAnsi="Times New Roman" w:cs="Times New Roman"/>
                <w:sz w:val="24"/>
                <w:szCs w:val="24"/>
              </w:rPr>
              <w:t xml:space="preserve"> </w:t>
            </w:r>
          </w:p>
        </w:tc>
        <w:tc>
          <w:tcPr>
            <w:tcW w:w="2482" w:type="dxa"/>
            <w:shd w:val="clear" w:color="auto" w:fill="auto"/>
            <w:vAlign w:val="center"/>
          </w:tcPr>
          <w:p w14:paraId="684D2212"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1.22 (0.87, 1.72)</w:t>
            </w:r>
          </w:p>
        </w:tc>
        <w:tc>
          <w:tcPr>
            <w:tcW w:w="2317" w:type="dxa"/>
            <w:shd w:val="clear" w:color="auto" w:fill="auto"/>
            <w:vAlign w:val="center"/>
          </w:tcPr>
          <w:p w14:paraId="7221009A"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0.95 (0.68, 1.32)</w:t>
            </w:r>
          </w:p>
        </w:tc>
        <w:tc>
          <w:tcPr>
            <w:tcW w:w="2276" w:type="dxa"/>
            <w:shd w:val="clear" w:color="auto" w:fill="auto"/>
            <w:vAlign w:val="center"/>
          </w:tcPr>
          <w:p w14:paraId="7720FBA5"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1.24 (0.69, 2.24)</w:t>
            </w:r>
          </w:p>
        </w:tc>
      </w:tr>
      <w:tr w:rsidR="00F60BCB" w:rsidRPr="00F60BCB" w14:paraId="3D4A44D2" w14:textId="77777777" w:rsidTr="00A35266">
        <w:tc>
          <w:tcPr>
            <w:tcW w:w="2275" w:type="dxa"/>
            <w:shd w:val="clear" w:color="auto" w:fill="auto"/>
          </w:tcPr>
          <w:p w14:paraId="35162A8A" w14:textId="77777777" w:rsidR="00F60BCB" w:rsidRPr="00F60BCB" w:rsidRDefault="00F60BCB" w:rsidP="00F60BCB">
            <w:pPr>
              <w:rPr>
                <w:rFonts w:ascii="Times New Roman" w:hAnsi="Times New Roman" w:cs="Times New Roman"/>
                <w:sz w:val="24"/>
                <w:szCs w:val="24"/>
              </w:rPr>
            </w:pPr>
            <w:proofErr w:type="spellStart"/>
            <w:r w:rsidRPr="00F60BCB">
              <w:rPr>
                <w:rFonts w:ascii="Times New Roman" w:hAnsi="Times New Roman" w:cs="Times New Roman"/>
                <w:sz w:val="24"/>
                <w:szCs w:val="24"/>
              </w:rPr>
              <w:t>MiBP</w:t>
            </w:r>
            <w:proofErr w:type="spellEnd"/>
          </w:p>
        </w:tc>
        <w:tc>
          <w:tcPr>
            <w:tcW w:w="2482" w:type="dxa"/>
            <w:shd w:val="clear" w:color="auto" w:fill="auto"/>
            <w:vAlign w:val="center"/>
          </w:tcPr>
          <w:p w14:paraId="2E6ABDE9" w14:textId="77777777" w:rsidR="00F60BCB" w:rsidRPr="00F60BCB" w:rsidRDefault="00F60BCB" w:rsidP="00F60BCB">
            <w:pPr>
              <w:jc w:val="center"/>
              <w:rPr>
                <w:rFonts w:ascii="Times New Roman" w:hAnsi="Times New Roman" w:cs="Times New Roman"/>
                <w:b/>
                <w:bCs/>
                <w:sz w:val="24"/>
                <w:szCs w:val="24"/>
              </w:rPr>
            </w:pPr>
            <w:r w:rsidRPr="00F60BCB">
              <w:rPr>
                <w:rFonts w:ascii="Times New Roman" w:hAnsi="Times New Roman" w:cs="Times New Roman"/>
                <w:b/>
                <w:bCs/>
                <w:color w:val="000000"/>
                <w:sz w:val="24"/>
                <w:szCs w:val="24"/>
              </w:rPr>
              <w:t>1.63 (1.18, 2.25)</w:t>
            </w:r>
          </w:p>
        </w:tc>
        <w:tc>
          <w:tcPr>
            <w:tcW w:w="2317" w:type="dxa"/>
            <w:shd w:val="clear" w:color="auto" w:fill="auto"/>
            <w:vAlign w:val="center"/>
          </w:tcPr>
          <w:p w14:paraId="50045BF3"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0.93 (0.63, 1.37)</w:t>
            </w:r>
          </w:p>
        </w:tc>
        <w:tc>
          <w:tcPr>
            <w:tcW w:w="2276" w:type="dxa"/>
            <w:shd w:val="clear" w:color="auto" w:fill="auto"/>
            <w:vAlign w:val="center"/>
          </w:tcPr>
          <w:p w14:paraId="52485DFB"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0.82 (0.46, 1.49)</w:t>
            </w:r>
          </w:p>
        </w:tc>
      </w:tr>
      <w:tr w:rsidR="00F60BCB" w:rsidRPr="00F60BCB" w14:paraId="45C25C92" w14:textId="77777777" w:rsidTr="00A35266">
        <w:tc>
          <w:tcPr>
            <w:tcW w:w="2275" w:type="dxa"/>
            <w:shd w:val="clear" w:color="auto" w:fill="auto"/>
          </w:tcPr>
          <w:p w14:paraId="653EEF93"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∑LMW phthalate metabolites </w:t>
            </w:r>
          </w:p>
        </w:tc>
        <w:tc>
          <w:tcPr>
            <w:tcW w:w="2482" w:type="dxa"/>
            <w:shd w:val="clear" w:color="auto" w:fill="auto"/>
            <w:vAlign w:val="center"/>
          </w:tcPr>
          <w:p w14:paraId="3A79B896"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1.15 (0.89, 1.47)</w:t>
            </w:r>
          </w:p>
        </w:tc>
        <w:tc>
          <w:tcPr>
            <w:tcW w:w="2317" w:type="dxa"/>
            <w:shd w:val="clear" w:color="auto" w:fill="auto"/>
            <w:vAlign w:val="center"/>
          </w:tcPr>
          <w:p w14:paraId="6AAB38B1"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1.04 (0.81, 1.33)</w:t>
            </w:r>
          </w:p>
        </w:tc>
        <w:tc>
          <w:tcPr>
            <w:tcW w:w="2276" w:type="dxa"/>
            <w:shd w:val="clear" w:color="auto" w:fill="auto"/>
            <w:vAlign w:val="center"/>
          </w:tcPr>
          <w:p w14:paraId="45AAD536"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0.69 (0.38, 1.26)</w:t>
            </w:r>
          </w:p>
        </w:tc>
      </w:tr>
      <w:tr w:rsidR="00F60BCB" w:rsidRPr="00F60BCB" w14:paraId="15437FB2" w14:textId="77777777" w:rsidTr="00A35266">
        <w:tc>
          <w:tcPr>
            <w:tcW w:w="2275" w:type="dxa"/>
            <w:shd w:val="clear" w:color="auto" w:fill="auto"/>
          </w:tcPr>
          <w:p w14:paraId="4C6632B7" w14:textId="77777777" w:rsidR="00F60BCB" w:rsidRPr="00F60BCB" w:rsidRDefault="00F60BCB" w:rsidP="00F60BCB">
            <w:pPr>
              <w:rPr>
                <w:rFonts w:ascii="Times New Roman" w:hAnsi="Times New Roman" w:cs="Times New Roman"/>
                <w:sz w:val="24"/>
                <w:szCs w:val="24"/>
              </w:rPr>
            </w:pPr>
          </w:p>
        </w:tc>
        <w:tc>
          <w:tcPr>
            <w:tcW w:w="2482" w:type="dxa"/>
            <w:vAlign w:val="center"/>
          </w:tcPr>
          <w:p w14:paraId="07B482FB" w14:textId="77777777" w:rsidR="00F60BCB" w:rsidRPr="00F60BCB" w:rsidRDefault="00F60BCB" w:rsidP="00F60BCB">
            <w:pPr>
              <w:jc w:val="center"/>
              <w:rPr>
                <w:rFonts w:ascii="Times New Roman" w:hAnsi="Times New Roman" w:cs="Times New Roman"/>
                <w:sz w:val="24"/>
                <w:szCs w:val="24"/>
              </w:rPr>
            </w:pPr>
          </w:p>
        </w:tc>
        <w:tc>
          <w:tcPr>
            <w:tcW w:w="2317" w:type="dxa"/>
            <w:vAlign w:val="center"/>
          </w:tcPr>
          <w:p w14:paraId="33118B43" w14:textId="77777777" w:rsidR="00F60BCB" w:rsidRPr="00F60BCB" w:rsidRDefault="00F60BCB" w:rsidP="00F60BCB">
            <w:pPr>
              <w:jc w:val="center"/>
              <w:rPr>
                <w:rFonts w:ascii="Times New Roman" w:hAnsi="Times New Roman" w:cs="Times New Roman"/>
                <w:sz w:val="24"/>
                <w:szCs w:val="24"/>
              </w:rPr>
            </w:pPr>
          </w:p>
        </w:tc>
        <w:tc>
          <w:tcPr>
            <w:tcW w:w="2276" w:type="dxa"/>
            <w:vAlign w:val="center"/>
          </w:tcPr>
          <w:p w14:paraId="43184608" w14:textId="77777777" w:rsidR="00F60BCB" w:rsidRPr="00F60BCB" w:rsidRDefault="00F60BCB" w:rsidP="00F60BCB">
            <w:pPr>
              <w:jc w:val="center"/>
              <w:rPr>
                <w:rFonts w:ascii="Times New Roman" w:hAnsi="Times New Roman" w:cs="Times New Roman"/>
                <w:sz w:val="24"/>
                <w:szCs w:val="24"/>
              </w:rPr>
            </w:pPr>
          </w:p>
        </w:tc>
      </w:tr>
      <w:tr w:rsidR="00F60BCB" w:rsidRPr="00F60BCB" w14:paraId="32281BBB" w14:textId="77777777" w:rsidTr="00A35266">
        <w:tc>
          <w:tcPr>
            <w:tcW w:w="2275" w:type="dxa"/>
            <w:shd w:val="clear" w:color="auto" w:fill="auto"/>
          </w:tcPr>
          <w:p w14:paraId="59867A86"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MEHP </w:t>
            </w:r>
          </w:p>
        </w:tc>
        <w:tc>
          <w:tcPr>
            <w:tcW w:w="2482" w:type="dxa"/>
            <w:shd w:val="clear" w:color="auto" w:fill="auto"/>
            <w:vAlign w:val="center"/>
          </w:tcPr>
          <w:p w14:paraId="17173CA0"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1.01 (0.80, 1.27)</w:t>
            </w:r>
          </w:p>
        </w:tc>
        <w:tc>
          <w:tcPr>
            <w:tcW w:w="2317" w:type="dxa"/>
            <w:shd w:val="clear" w:color="auto" w:fill="auto"/>
            <w:vAlign w:val="center"/>
          </w:tcPr>
          <w:p w14:paraId="717D86B6"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0.91 (0.72, 1.15)</w:t>
            </w:r>
          </w:p>
        </w:tc>
        <w:tc>
          <w:tcPr>
            <w:tcW w:w="2276" w:type="dxa"/>
            <w:shd w:val="clear" w:color="auto" w:fill="auto"/>
            <w:vAlign w:val="center"/>
          </w:tcPr>
          <w:p w14:paraId="77A5E3FB"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1.09 (0.70, 1.71)</w:t>
            </w:r>
          </w:p>
        </w:tc>
      </w:tr>
      <w:tr w:rsidR="00F60BCB" w:rsidRPr="00F60BCB" w14:paraId="777FFCDB" w14:textId="77777777" w:rsidTr="00A35266">
        <w:tc>
          <w:tcPr>
            <w:tcW w:w="2275" w:type="dxa"/>
            <w:shd w:val="clear" w:color="auto" w:fill="auto"/>
          </w:tcPr>
          <w:p w14:paraId="47BC9F0A"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MEHHP </w:t>
            </w:r>
          </w:p>
        </w:tc>
        <w:tc>
          <w:tcPr>
            <w:tcW w:w="2482" w:type="dxa"/>
            <w:shd w:val="clear" w:color="auto" w:fill="auto"/>
            <w:vAlign w:val="center"/>
          </w:tcPr>
          <w:p w14:paraId="2A2E0EC3"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1.09 (0.86, 1.39)</w:t>
            </w:r>
          </w:p>
        </w:tc>
        <w:tc>
          <w:tcPr>
            <w:tcW w:w="2317" w:type="dxa"/>
            <w:shd w:val="clear" w:color="auto" w:fill="auto"/>
            <w:vAlign w:val="center"/>
          </w:tcPr>
          <w:p w14:paraId="43F9174C"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0.85 (0.64, 1.12)</w:t>
            </w:r>
          </w:p>
        </w:tc>
        <w:tc>
          <w:tcPr>
            <w:tcW w:w="2276" w:type="dxa"/>
            <w:shd w:val="clear" w:color="auto" w:fill="auto"/>
            <w:vAlign w:val="center"/>
          </w:tcPr>
          <w:p w14:paraId="45FF8AE3"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1.21 (0.80, 1.83)</w:t>
            </w:r>
          </w:p>
        </w:tc>
      </w:tr>
      <w:tr w:rsidR="00F60BCB" w:rsidRPr="00F60BCB" w14:paraId="7FB97F97" w14:textId="77777777" w:rsidTr="00A35266">
        <w:tc>
          <w:tcPr>
            <w:tcW w:w="2275" w:type="dxa"/>
            <w:shd w:val="clear" w:color="auto" w:fill="auto"/>
          </w:tcPr>
          <w:p w14:paraId="041447F6"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MEOHP </w:t>
            </w:r>
          </w:p>
        </w:tc>
        <w:tc>
          <w:tcPr>
            <w:tcW w:w="2482" w:type="dxa"/>
            <w:shd w:val="clear" w:color="auto" w:fill="auto"/>
            <w:vAlign w:val="center"/>
          </w:tcPr>
          <w:p w14:paraId="19195926"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1.14 (0.89, 1.45)</w:t>
            </w:r>
          </w:p>
        </w:tc>
        <w:tc>
          <w:tcPr>
            <w:tcW w:w="2317" w:type="dxa"/>
            <w:shd w:val="clear" w:color="auto" w:fill="auto"/>
            <w:vAlign w:val="center"/>
          </w:tcPr>
          <w:p w14:paraId="7C7DC3CB"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0.88 (0.67, 1.15)</w:t>
            </w:r>
          </w:p>
        </w:tc>
        <w:tc>
          <w:tcPr>
            <w:tcW w:w="2276" w:type="dxa"/>
            <w:shd w:val="clear" w:color="auto" w:fill="auto"/>
            <w:vAlign w:val="center"/>
          </w:tcPr>
          <w:p w14:paraId="7FCD3D66"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1.15 (0.74, 1.79)</w:t>
            </w:r>
          </w:p>
        </w:tc>
      </w:tr>
      <w:tr w:rsidR="00F60BCB" w:rsidRPr="00F60BCB" w14:paraId="17D6E107" w14:textId="77777777" w:rsidTr="00A35266">
        <w:tc>
          <w:tcPr>
            <w:tcW w:w="2275" w:type="dxa"/>
            <w:shd w:val="clear" w:color="auto" w:fill="auto"/>
          </w:tcPr>
          <w:p w14:paraId="0A60C8B5"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MECPP </w:t>
            </w:r>
          </w:p>
        </w:tc>
        <w:tc>
          <w:tcPr>
            <w:tcW w:w="2482" w:type="dxa"/>
            <w:shd w:val="clear" w:color="auto" w:fill="auto"/>
            <w:vAlign w:val="center"/>
          </w:tcPr>
          <w:p w14:paraId="3E007D2E"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1.18 (0.91, 1.52)</w:t>
            </w:r>
          </w:p>
        </w:tc>
        <w:tc>
          <w:tcPr>
            <w:tcW w:w="2317" w:type="dxa"/>
            <w:shd w:val="clear" w:color="auto" w:fill="auto"/>
            <w:vAlign w:val="center"/>
          </w:tcPr>
          <w:p w14:paraId="33CF14BE"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0.84 (0.62, 1.13)</w:t>
            </w:r>
          </w:p>
        </w:tc>
        <w:tc>
          <w:tcPr>
            <w:tcW w:w="2276" w:type="dxa"/>
            <w:shd w:val="clear" w:color="auto" w:fill="auto"/>
            <w:vAlign w:val="center"/>
          </w:tcPr>
          <w:p w14:paraId="2A5B9E5B"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0.96 (0.57, 1.60)</w:t>
            </w:r>
          </w:p>
        </w:tc>
      </w:tr>
      <w:tr w:rsidR="00F60BCB" w:rsidRPr="00F60BCB" w14:paraId="4A446346" w14:textId="77777777" w:rsidTr="00A35266">
        <w:tc>
          <w:tcPr>
            <w:tcW w:w="2275" w:type="dxa"/>
            <w:shd w:val="clear" w:color="auto" w:fill="auto"/>
          </w:tcPr>
          <w:p w14:paraId="29838676"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∑DEHP metabolites </w:t>
            </w:r>
          </w:p>
        </w:tc>
        <w:tc>
          <w:tcPr>
            <w:tcW w:w="2482" w:type="dxa"/>
            <w:shd w:val="clear" w:color="auto" w:fill="auto"/>
            <w:vAlign w:val="center"/>
          </w:tcPr>
          <w:p w14:paraId="35CA2A32"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1.14 (0.88, 1.46)</w:t>
            </w:r>
          </w:p>
        </w:tc>
        <w:tc>
          <w:tcPr>
            <w:tcW w:w="2317" w:type="dxa"/>
            <w:shd w:val="clear" w:color="auto" w:fill="auto"/>
            <w:vAlign w:val="center"/>
          </w:tcPr>
          <w:p w14:paraId="27C18506"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0.85 (0.64, 1.13)</w:t>
            </w:r>
          </w:p>
        </w:tc>
        <w:tc>
          <w:tcPr>
            <w:tcW w:w="2276" w:type="dxa"/>
            <w:shd w:val="clear" w:color="auto" w:fill="auto"/>
            <w:vAlign w:val="center"/>
          </w:tcPr>
          <w:p w14:paraId="46190E3F"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1.12 (0.70, 1.77)</w:t>
            </w:r>
          </w:p>
        </w:tc>
      </w:tr>
      <w:tr w:rsidR="00F60BCB" w:rsidRPr="00F60BCB" w14:paraId="6BB2FC04" w14:textId="77777777" w:rsidTr="00A35266">
        <w:tc>
          <w:tcPr>
            <w:tcW w:w="2275" w:type="dxa"/>
            <w:shd w:val="clear" w:color="auto" w:fill="auto"/>
          </w:tcPr>
          <w:p w14:paraId="3CA14CD8" w14:textId="77777777" w:rsidR="00F60BCB" w:rsidRPr="00F60BCB" w:rsidRDefault="00F60BCB" w:rsidP="00F60BCB">
            <w:pPr>
              <w:rPr>
                <w:rFonts w:ascii="Times New Roman" w:hAnsi="Times New Roman" w:cs="Times New Roman"/>
                <w:sz w:val="24"/>
                <w:szCs w:val="24"/>
              </w:rPr>
            </w:pPr>
          </w:p>
        </w:tc>
        <w:tc>
          <w:tcPr>
            <w:tcW w:w="2482" w:type="dxa"/>
            <w:vAlign w:val="center"/>
          </w:tcPr>
          <w:p w14:paraId="130DE133" w14:textId="77777777" w:rsidR="00F60BCB" w:rsidRPr="00F60BCB" w:rsidRDefault="00F60BCB" w:rsidP="00F60BCB">
            <w:pPr>
              <w:jc w:val="center"/>
              <w:rPr>
                <w:rFonts w:ascii="Times New Roman" w:hAnsi="Times New Roman" w:cs="Times New Roman"/>
                <w:sz w:val="24"/>
                <w:szCs w:val="24"/>
              </w:rPr>
            </w:pPr>
          </w:p>
        </w:tc>
        <w:tc>
          <w:tcPr>
            <w:tcW w:w="2317" w:type="dxa"/>
            <w:vAlign w:val="center"/>
          </w:tcPr>
          <w:p w14:paraId="16851621" w14:textId="77777777" w:rsidR="00F60BCB" w:rsidRPr="00F60BCB" w:rsidRDefault="00F60BCB" w:rsidP="00F60BCB">
            <w:pPr>
              <w:jc w:val="center"/>
              <w:rPr>
                <w:rFonts w:ascii="Times New Roman" w:hAnsi="Times New Roman" w:cs="Times New Roman"/>
                <w:sz w:val="24"/>
                <w:szCs w:val="24"/>
              </w:rPr>
            </w:pPr>
          </w:p>
        </w:tc>
        <w:tc>
          <w:tcPr>
            <w:tcW w:w="2276" w:type="dxa"/>
            <w:vAlign w:val="center"/>
          </w:tcPr>
          <w:p w14:paraId="0AAEB719" w14:textId="77777777" w:rsidR="00F60BCB" w:rsidRPr="00F60BCB" w:rsidRDefault="00F60BCB" w:rsidP="00F60BCB">
            <w:pPr>
              <w:jc w:val="center"/>
              <w:rPr>
                <w:rFonts w:ascii="Times New Roman" w:hAnsi="Times New Roman" w:cs="Times New Roman"/>
                <w:sz w:val="24"/>
                <w:szCs w:val="24"/>
              </w:rPr>
            </w:pPr>
          </w:p>
        </w:tc>
      </w:tr>
      <w:tr w:rsidR="00F60BCB" w:rsidRPr="00F60BCB" w14:paraId="570DA789" w14:textId="77777777" w:rsidTr="00A35266">
        <w:tc>
          <w:tcPr>
            <w:tcW w:w="2275" w:type="dxa"/>
            <w:shd w:val="clear" w:color="auto" w:fill="auto"/>
          </w:tcPr>
          <w:p w14:paraId="4C7B1FA9" w14:textId="77777777" w:rsidR="00F60BCB" w:rsidRPr="00F60BCB" w:rsidRDefault="00F60BCB" w:rsidP="00F60BCB">
            <w:pPr>
              <w:rPr>
                <w:rFonts w:ascii="Times New Roman" w:hAnsi="Times New Roman" w:cs="Times New Roman"/>
                <w:sz w:val="24"/>
                <w:szCs w:val="24"/>
              </w:rPr>
            </w:pPr>
            <w:proofErr w:type="spellStart"/>
            <w:r w:rsidRPr="00F60BCB">
              <w:rPr>
                <w:rFonts w:ascii="Times New Roman" w:hAnsi="Times New Roman" w:cs="Times New Roman"/>
                <w:sz w:val="24"/>
                <w:szCs w:val="24"/>
              </w:rPr>
              <w:t>MBzP</w:t>
            </w:r>
            <w:proofErr w:type="spellEnd"/>
          </w:p>
        </w:tc>
        <w:tc>
          <w:tcPr>
            <w:tcW w:w="2482" w:type="dxa"/>
            <w:shd w:val="clear" w:color="auto" w:fill="auto"/>
            <w:vAlign w:val="center"/>
          </w:tcPr>
          <w:p w14:paraId="2A7A7A20" w14:textId="77777777" w:rsidR="00F60BCB" w:rsidRPr="00F60BCB" w:rsidRDefault="00F60BCB" w:rsidP="00F60BCB">
            <w:pPr>
              <w:jc w:val="center"/>
              <w:rPr>
                <w:rFonts w:ascii="Times New Roman" w:hAnsi="Times New Roman" w:cs="Times New Roman"/>
                <w:b/>
                <w:bCs/>
                <w:sz w:val="24"/>
                <w:szCs w:val="24"/>
              </w:rPr>
            </w:pPr>
            <w:r w:rsidRPr="00F60BCB">
              <w:rPr>
                <w:rFonts w:ascii="Times New Roman" w:hAnsi="Times New Roman" w:cs="Times New Roman"/>
                <w:b/>
                <w:bCs/>
                <w:color w:val="000000"/>
                <w:sz w:val="24"/>
                <w:szCs w:val="24"/>
              </w:rPr>
              <w:t>1.57 (1.18, 2.09)</w:t>
            </w:r>
          </w:p>
        </w:tc>
        <w:tc>
          <w:tcPr>
            <w:tcW w:w="2317" w:type="dxa"/>
            <w:shd w:val="clear" w:color="auto" w:fill="auto"/>
            <w:vAlign w:val="center"/>
          </w:tcPr>
          <w:p w14:paraId="37ABEE66"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0.92 (0.66, 1.28)</w:t>
            </w:r>
          </w:p>
        </w:tc>
        <w:tc>
          <w:tcPr>
            <w:tcW w:w="2276" w:type="dxa"/>
            <w:shd w:val="clear" w:color="auto" w:fill="auto"/>
            <w:vAlign w:val="center"/>
          </w:tcPr>
          <w:p w14:paraId="59E5918D"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1.04 (0.65, 1.64)</w:t>
            </w:r>
          </w:p>
        </w:tc>
      </w:tr>
      <w:tr w:rsidR="00F60BCB" w:rsidRPr="00F60BCB" w14:paraId="4C835758" w14:textId="77777777" w:rsidTr="00A35266">
        <w:tc>
          <w:tcPr>
            <w:tcW w:w="2275" w:type="dxa"/>
            <w:shd w:val="clear" w:color="auto" w:fill="auto"/>
          </w:tcPr>
          <w:p w14:paraId="41E12064"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 xml:space="preserve">MCOP </w:t>
            </w:r>
          </w:p>
        </w:tc>
        <w:tc>
          <w:tcPr>
            <w:tcW w:w="2482" w:type="dxa"/>
            <w:shd w:val="clear" w:color="auto" w:fill="auto"/>
            <w:vAlign w:val="center"/>
          </w:tcPr>
          <w:p w14:paraId="74A46C33" w14:textId="77777777" w:rsidR="00F60BCB" w:rsidRPr="00F60BCB" w:rsidRDefault="00F60BCB" w:rsidP="00F60BCB">
            <w:pPr>
              <w:jc w:val="center"/>
              <w:rPr>
                <w:rFonts w:ascii="Times New Roman" w:hAnsi="Times New Roman" w:cs="Times New Roman"/>
                <w:b/>
                <w:bCs/>
                <w:sz w:val="24"/>
                <w:szCs w:val="24"/>
              </w:rPr>
            </w:pPr>
            <w:r w:rsidRPr="00F60BCB">
              <w:rPr>
                <w:rFonts w:ascii="Times New Roman" w:hAnsi="Times New Roman" w:cs="Times New Roman"/>
                <w:b/>
                <w:bCs/>
                <w:color w:val="000000"/>
                <w:sz w:val="24"/>
                <w:szCs w:val="24"/>
              </w:rPr>
              <w:t>1.43 (1.05, 1.95)</w:t>
            </w:r>
          </w:p>
        </w:tc>
        <w:tc>
          <w:tcPr>
            <w:tcW w:w="2317" w:type="dxa"/>
            <w:shd w:val="clear" w:color="auto" w:fill="auto"/>
            <w:vAlign w:val="center"/>
          </w:tcPr>
          <w:p w14:paraId="62D7D27E"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1.19 (0.89, 1.59)</w:t>
            </w:r>
          </w:p>
        </w:tc>
        <w:tc>
          <w:tcPr>
            <w:tcW w:w="2276" w:type="dxa"/>
            <w:shd w:val="clear" w:color="auto" w:fill="auto"/>
            <w:vAlign w:val="center"/>
          </w:tcPr>
          <w:p w14:paraId="0CB31041"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0.59 (0.35, 1.00)</w:t>
            </w:r>
          </w:p>
        </w:tc>
      </w:tr>
      <w:tr w:rsidR="00F60BCB" w:rsidRPr="00F60BCB" w14:paraId="29F1BA83" w14:textId="77777777" w:rsidTr="00A35266">
        <w:tc>
          <w:tcPr>
            <w:tcW w:w="2275" w:type="dxa"/>
            <w:shd w:val="clear" w:color="auto" w:fill="auto"/>
          </w:tcPr>
          <w:p w14:paraId="65BA9A9E"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MCNP</w:t>
            </w:r>
          </w:p>
        </w:tc>
        <w:tc>
          <w:tcPr>
            <w:tcW w:w="2482" w:type="dxa"/>
            <w:shd w:val="clear" w:color="auto" w:fill="auto"/>
            <w:vAlign w:val="center"/>
          </w:tcPr>
          <w:p w14:paraId="42CA7C76" w14:textId="77777777" w:rsidR="00F60BCB" w:rsidRPr="00F60BCB" w:rsidRDefault="00F60BCB" w:rsidP="00F60BCB">
            <w:pPr>
              <w:jc w:val="center"/>
              <w:rPr>
                <w:rFonts w:ascii="Times New Roman" w:hAnsi="Times New Roman" w:cs="Times New Roman"/>
                <w:b/>
                <w:bCs/>
                <w:sz w:val="24"/>
                <w:szCs w:val="24"/>
              </w:rPr>
            </w:pPr>
            <w:r w:rsidRPr="00F60BCB">
              <w:rPr>
                <w:rFonts w:ascii="Times New Roman" w:hAnsi="Times New Roman" w:cs="Times New Roman"/>
                <w:b/>
                <w:bCs/>
                <w:color w:val="000000"/>
                <w:sz w:val="24"/>
                <w:szCs w:val="24"/>
              </w:rPr>
              <w:t>1.30 (1.03, 1.65)</w:t>
            </w:r>
          </w:p>
        </w:tc>
        <w:tc>
          <w:tcPr>
            <w:tcW w:w="2317" w:type="dxa"/>
            <w:shd w:val="clear" w:color="auto" w:fill="auto"/>
            <w:vAlign w:val="center"/>
          </w:tcPr>
          <w:p w14:paraId="6D158545"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0.87 (0.64, 1.20)</w:t>
            </w:r>
          </w:p>
        </w:tc>
        <w:tc>
          <w:tcPr>
            <w:tcW w:w="2276" w:type="dxa"/>
            <w:shd w:val="clear" w:color="auto" w:fill="auto"/>
            <w:vAlign w:val="center"/>
          </w:tcPr>
          <w:p w14:paraId="6DA69010"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0.88 (0.51, 1.53)</w:t>
            </w:r>
          </w:p>
        </w:tc>
      </w:tr>
      <w:tr w:rsidR="00F60BCB" w:rsidRPr="00F60BCB" w14:paraId="6D1FCC55" w14:textId="77777777" w:rsidTr="00A35266">
        <w:tc>
          <w:tcPr>
            <w:tcW w:w="2275" w:type="dxa"/>
            <w:shd w:val="clear" w:color="auto" w:fill="auto"/>
          </w:tcPr>
          <w:p w14:paraId="398D0171"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MCPP</w:t>
            </w:r>
          </w:p>
        </w:tc>
        <w:tc>
          <w:tcPr>
            <w:tcW w:w="2482" w:type="dxa"/>
            <w:shd w:val="clear" w:color="auto" w:fill="auto"/>
            <w:vAlign w:val="center"/>
          </w:tcPr>
          <w:p w14:paraId="717D1B52" w14:textId="77777777" w:rsidR="00F60BCB" w:rsidRPr="00F60BCB" w:rsidRDefault="00F60BCB" w:rsidP="00F60BCB">
            <w:pPr>
              <w:jc w:val="center"/>
              <w:rPr>
                <w:rFonts w:ascii="Times New Roman" w:hAnsi="Times New Roman" w:cs="Times New Roman"/>
                <w:b/>
                <w:bCs/>
                <w:sz w:val="24"/>
                <w:szCs w:val="24"/>
              </w:rPr>
            </w:pPr>
            <w:r w:rsidRPr="00F60BCB">
              <w:rPr>
                <w:rFonts w:ascii="Times New Roman" w:hAnsi="Times New Roman" w:cs="Times New Roman"/>
                <w:b/>
                <w:bCs/>
                <w:color w:val="000000"/>
                <w:sz w:val="24"/>
                <w:szCs w:val="24"/>
              </w:rPr>
              <w:t>1.50 (1.06, 2.12)</w:t>
            </w:r>
          </w:p>
        </w:tc>
        <w:tc>
          <w:tcPr>
            <w:tcW w:w="2317" w:type="dxa"/>
            <w:shd w:val="clear" w:color="auto" w:fill="auto"/>
            <w:vAlign w:val="center"/>
          </w:tcPr>
          <w:p w14:paraId="678E1FBC" w14:textId="77777777" w:rsidR="00F60BCB" w:rsidRPr="00F60BCB" w:rsidRDefault="00F60BCB" w:rsidP="00F60BCB">
            <w:pPr>
              <w:jc w:val="center"/>
              <w:rPr>
                <w:rFonts w:ascii="Times New Roman" w:hAnsi="Times New Roman" w:cs="Times New Roman"/>
                <w:sz w:val="24"/>
                <w:szCs w:val="24"/>
              </w:rPr>
            </w:pPr>
            <w:r w:rsidRPr="00F60BCB">
              <w:rPr>
                <w:rFonts w:ascii="Times New Roman" w:hAnsi="Times New Roman" w:cs="Times New Roman"/>
                <w:color w:val="000000"/>
                <w:sz w:val="24"/>
                <w:szCs w:val="24"/>
              </w:rPr>
              <w:t>0.98 (0.70, 1.38)</w:t>
            </w:r>
          </w:p>
        </w:tc>
        <w:tc>
          <w:tcPr>
            <w:tcW w:w="2276" w:type="dxa"/>
            <w:shd w:val="clear" w:color="auto" w:fill="auto"/>
            <w:vAlign w:val="center"/>
          </w:tcPr>
          <w:p w14:paraId="52644E61" w14:textId="77777777" w:rsidR="00F60BCB" w:rsidRPr="00F60BCB" w:rsidRDefault="00F60BCB" w:rsidP="00F60BCB">
            <w:pPr>
              <w:jc w:val="center"/>
              <w:rPr>
                <w:rFonts w:ascii="Times New Roman" w:hAnsi="Times New Roman" w:cs="Times New Roman"/>
                <w:color w:val="000000"/>
                <w:sz w:val="24"/>
                <w:szCs w:val="24"/>
              </w:rPr>
            </w:pPr>
            <w:r w:rsidRPr="00F60BCB">
              <w:rPr>
                <w:rFonts w:ascii="Times New Roman" w:hAnsi="Times New Roman" w:cs="Times New Roman"/>
                <w:color w:val="000000"/>
                <w:sz w:val="24"/>
                <w:szCs w:val="24"/>
              </w:rPr>
              <w:t>0.98 (0.53, 1.79)</w:t>
            </w:r>
          </w:p>
        </w:tc>
      </w:tr>
      <w:tr w:rsidR="00F60BCB" w:rsidRPr="00F60BCB" w14:paraId="2F78E192" w14:textId="77777777" w:rsidTr="00A35266">
        <w:tc>
          <w:tcPr>
            <w:tcW w:w="2275" w:type="dxa"/>
            <w:shd w:val="clear" w:color="auto" w:fill="auto"/>
          </w:tcPr>
          <w:p w14:paraId="77EEC4B3" w14:textId="77777777" w:rsidR="00F60BCB" w:rsidRPr="00F60BCB" w:rsidRDefault="00F60BCB" w:rsidP="00F60BCB">
            <w:pPr>
              <w:rPr>
                <w:rFonts w:ascii="Times New Roman" w:hAnsi="Times New Roman" w:cs="Times New Roman"/>
                <w:sz w:val="24"/>
                <w:szCs w:val="24"/>
              </w:rPr>
            </w:pPr>
            <w:r w:rsidRPr="00F60BCB">
              <w:rPr>
                <w:rFonts w:ascii="Times New Roman" w:hAnsi="Times New Roman" w:cs="Times New Roman"/>
                <w:sz w:val="24"/>
                <w:szCs w:val="24"/>
              </w:rPr>
              <w:t>∑HMW phthalate metabolites</w:t>
            </w:r>
          </w:p>
        </w:tc>
        <w:tc>
          <w:tcPr>
            <w:tcW w:w="2482" w:type="dxa"/>
            <w:shd w:val="clear" w:color="auto" w:fill="auto"/>
            <w:vAlign w:val="center"/>
          </w:tcPr>
          <w:p w14:paraId="1DFCEF8E" w14:textId="186E86EF" w:rsidR="00F60BCB" w:rsidRPr="00507823" w:rsidRDefault="00507823" w:rsidP="00F60BCB">
            <w:pPr>
              <w:jc w:val="center"/>
              <w:rPr>
                <w:rFonts w:ascii="Times New Roman" w:hAnsi="Times New Roman" w:cs="Times New Roman"/>
                <w:sz w:val="24"/>
                <w:szCs w:val="24"/>
                <w:rPrChange w:id="536" w:author="Peng, Mia Qing" w:date="2022-11-25T13:45:00Z">
                  <w:rPr>
                    <w:rFonts w:ascii="Times New Roman" w:hAnsi="Times New Roman" w:cs="Times New Roman"/>
                    <w:b/>
                    <w:bCs/>
                    <w:sz w:val="24"/>
                    <w:szCs w:val="24"/>
                  </w:rPr>
                </w:rPrChange>
              </w:rPr>
            </w:pPr>
            <w:ins w:id="537" w:author="Peng, Mia Qing" w:date="2022-11-25T13:45:00Z">
              <w:r w:rsidRPr="00507823">
                <w:rPr>
                  <w:rFonts w:ascii="Times New Roman" w:hAnsi="Times New Roman" w:cs="Times New Roman"/>
                  <w:color w:val="000000"/>
                  <w:sz w:val="24"/>
                  <w:szCs w:val="24"/>
                  <w:rPrChange w:id="538" w:author="Peng, Mia Qing" w:date="2022-11-25T13:45:00Z">
                    <w:rPr>
                      <w:rFonts w:ascii="Times New Roman" w:hAnsi="Times New Roman" w:cs="Times New Roman"/>
                      <w:b/>
                      <w:bCs/>
                      <w:color w:val="000000"/>
                      <w:sz w:val="24"/>
                      <w:szCs w:val="24"/>
                    </w:rPr>
                  </w:rPrChange>
                </w:rPr>
                <w:t>1.28 (0.97, 1.69)</w:t>
              </w:r>
            </w:ins>
            <w:del w:id="539" w:author="Peng, Mia Qing" w:date="2022-11-25T13:45:00Z">
              <w:r w:rsidR="00F60BCB" w:rsidRPr="00507823" w:rsidDel="00507823">
                <w:rPr>
                  <w:rFonts w:ascii="Times New Roman" w:hAnsi="Times New Roman" w:cs="Times New Roman"/>
                  <w:color w:val="000000"/>
                  <w:sz w:val="24"/>
                  <w:szCs w:val="24"/>
                  <w:rPrChange w:id="540" w:author="Peng, Mia Qing" w:date="2022-11-25T13:45:00Z">
                    <w:rPr>
                      <w:rFonts w:ascii="Times New Roman" w:hAnsi="Times New Roman" w:cs="Times New Roman"/>
                      <w:b/>
                      <w:bCs/>
                      <w:color w:val="000000"/>
                      <w:sz w:val="24"/>
                      <w:szCs w:val="24"/>
                    </w:rPr>
                  </w:rPrChange>
                </w:rPr>
                <w:delText>1.77 (1.27, 2.46)</w:delText>
              </w:r>
            </w:del>
          </w:p>
        </w:tc>
        <w:tc>
          <w:tcPr>
            <w:tcW w:w="2317" w:type="dxa"/>
            <w:shd w:val="clear" w:color="auto" w:fill="auto"/>
            <w:vAlign w:val="center"/>
          </w:tcPr>
          <w:p w14:paraId="0B7EDD0D" w14:textId="1A928513" w:rsidR="00F60BCB" w:rsidRPr="00F60BCB" w:rsidRDefault="00507823" w:rsidP="00F60BCB">
            <w:pPr>
              <w:jc w:val="center"/>
              <w:rPr>
                <w:rFonts w:ascii="Times New Roman" w:hAnsi="Times New Roman" w:cs="Times New Roman"/>
                <w:sz w:val="24"/>
                <w:szCs w:val="24"/>
              </w:rPr>
            </w:pPr>
            <w:ins w:id="541" w:author="Peng, Mia Qing" w:date="2022-11-25T13:45:00Z">
              <w:r>
                <w:rPr>
                  <w:rFonts w:ascii="Times New Roman" w:hAnsi="Times New Roman" w:cs="Times New Roman"/>
                  <w:color w:val="000000"/>
                  <w:sz w:val="24"/>
                  <w:szCs w:val="24"/>
                </w:rPr>
                <w:t>0.82 (0.59, 1.15)</w:t>
              </w:r>
            </w:ins>
            <w:del w:id="542" w:author="Peng, Mia Qing" w:date="2022-11-25T13:45:00Z">
              <w:r w:rsidR="00F60BCB" w:rsidRPr="00F60BCB" w:rsidDel="00507823">
                <w:rPr>
                  <w:rFonts w:ascii="Times New Roman" w:hAnsi="Times New Roman" w:cs="Times New Roman"/>
                  <w:color w:val="000000"/>
                  <w:sz w:val="24"/>
                  <w:szCs w:val="24"/>
                </w:rPr>
                <w:delText>0.87 (0.58, 1.30)</w:delText>
              </w:r>
            </w:del>
          </w:p>
        </w:tc>
        <w:tc>
          <w:tcPr>
            <w:tcW w:w="2276" w:type="dxa"/>
            <w:shd w:val="clear" w:color="auto" w:fill="auto"/>
            <w:vAlign w:val="center"/>
          </w:tcPr>
          <w:p w14:paraId="1CF2F39F" w14:textId="4D92AD9F" w:rsidR="00F60BCB" w:rsidRPr="00F60BCB" w:rsidRDefault="00507823" w:rsidP="00F60BCB">
            <w:pPr>
              <w:jc w:val="center"/>
              <w:rPr>
                <w:rFonts w:ascii="Times New Roman" w:hAnsi="Times New Roman" w:cs="Times New Roman"/>
                <w:color w:val="000000"/>
                <w:sz w:val="24"/>
                <w:szCs w:val="24"/>
              </w:rPr>
            </w:pPr>
            <w:ins w:id="543" w:author="Peng, Mia Qing" w:date="2022-11-25T13:46:00Z">
              <w:r>
                <w:rPr>
                  <w:rFonts w:ascii="Times New Roman" w:hAnsi="Times New Roman" w:cs="Times New Roman"/>
                  <w:color w:val="000000"/>
                  <w:sz w:val="24"/>
                  <w:szCs w:val="24"/>
                </w:rPr>
                <w:t>1.14 (0.68, 1.89)</w:t>
              </w:r>
            </w:ins>
            <w:del w:id="544" w:author="Peng, Mia Qing" w:date="2022-11-25T13:45:00Z">
              <w:r w:rsidR="00F60BCB" w:rsidRPr="00F60BCB" w:rsidDel="00507823">
                <w:rPr>
                  <w:rFonts w:ascii="Times New Roman" w:hAnsi="Times New Roman" w:cs="Times New Roman"/>
                  <w:color w:val="000000"/>
                  <w:sz w:val="24"/>
                  <w:szCs w:val="24"/>
                </w:rPr>
                <w:delText>0.88 (0.50, 1.56)</w:delText>
              </w:r>
            </w:del>
          </w:p>
        </w:tc>
      </w:tr>
    </w:tbl>
    <w:p w14:paraId="4B726A77" w14:textId="77777777" w:rsidR="00F60BCB" w:rsidRPr="00F60BCB" w:rsidRDefault="00F60BCB" w:rsidP="00F60BCB">
      <w:pPr>
        <w:spacing w:after="0" w:line="240" w:lineRule="auto"/>
        <w:jc w:val="both"/>
        <w:rPr>
          <w:rFonts w:eastAsiaTheme="minorHAnsi"/>
          <w:lang w:eastAsia="en-US"/>
        </w:rPr>
      </w:pPr>
      <w:r w:rsidRPr="00F60BCB">
        <w:rPr>
          <w:rFonts w:ascii="Times New Roman" w:hAnsi="Times New Roman"/>
          <w:iCs/>
          <w:sz w:val="24"/>
          <w:szCs w:val="18"/>
        </w:rPr>
        <w:t xml:space="preserve">The hazard ratios were adjusted for </w:t>
      </w:r>
      <w:r w:rsidRPr="00F60BCB">
        <w:rPr>
          <w:rFonts w:ascii="Times New Roman" w:eastAsiaTheme="minorHAnsi" w:hAnsi="Times New Roman"/>
          <w:sz w:val="24"/>
          <w:szCs w:val="24"/>
          <w:lang w:eastAsia="en-US"/>
        </w:rPr>
        <w:t xml:space="preserve">age in 1999/2000, site, education, and time-varying menopausal status, physical activity, smoking status, dietary energy intake, and BMI. </w:t>
      </w:r>
      <w:r w:rsidRPr="00F60BCB">
        <w:rPr>
          <w:rFonts w:ascii="Times New Roman" w:hAnsi="Times New Roman"/>
          <w:iCs/>
          <w:sz w:val="24"/>
          <w:szCs w:val="18"/>
        </w:rPr>
        <w:t>Racial/ethnic-specific hazard ratios were estimated from Cox proportional hazards models with race/ethnicity by phthalate metabolite interaction terms.</w:t>
      </w:r>
      <w:r w:rsidRPr="00F60BCB">
        <w:rPr>
          <w:rFonts w:eastAsiaTheme="minorHAnsi"/>
          <w:lang w:eastAsia="en-US"/>
        </w:rPr>
        <w:t xml:space="preserve">   </w:t>
      </w:r>
    </w:p>
    <w:p w14:paraId="7F6B3B8E" w14:textId="77777777" w:rsidR="00F60BCB" w:rsidRPr="00F60BCB" w:rsidRDefault="00F60BCB" w:rsidP="00F60BCB">
      <w:pPr>
        <w:spacing w:after="0" w:line="240" w:lineRule="auto"/>
        <w:jc w:val="both"/>
        <w:rPr>
          <w:rFonts w:ascii="Times New Roman" w:eastAsiaTheme="minorHAnsi" w:hAnsi="Times New Roman"/>
          <w:sz w:val="24"/>
          <w:szCs w:val="24"/>
          <w:lang w:eastAsia="en-US"/>
        </w:rPr>
      </w:pPr>
      <w:r w:rsidRPr="00F60BCB">
        <w:rPr>
          <w:rFonts w:ascii="Times New Roman" w:eastAsiaTheme="minorHAnsi" w:hAnsi="Times New Roman"/>
          <w:sz w:val="24"/>
          <w:szCs w:val="24"/>
          <w:lang w:eastAsia="en-US"/>
        </w:rPr>
        <w:t xml:space="preserve">Between Black and White women, the interaction term was statistically significant for </w:t>
      </w:r>
      <w:proofErr w:type="spellStart"/>
      <w:r w:rsidRPr="00F60BCB">
        <w:rPr>
          <w:rFonts w:ascii="Times New Roman" w:eastAsiaTheme="minorHAnsi" w:hAnsi="Times New Roman"/>
          <w:sz w:val="24"/>
          <w:szCs w:val="24"/>
          <w:lang w:eastAsia="en-US"/>
        </w:rPr>
        <w:t>MiBP</w:t>
      </w:r>
      <w:proofErr w:type="spellEnd"/>
      <w:r w:rsidRPr="00F60BCB">
        <w:rPr>
          <w:rFonts w:ascii="Times New Roman" w:eastAsiaTheme="minorHAnsi" w:hAnsi="Times New Roman"/>
          <w:sz w:val="24"/>
          <w:szCs w:val="24"/>
          <w:lang w:eastAsia="en-US"/>
        </w:rPr>
        <w:t xml:space="preserve">, </w:t>
      </w:r>
      <w:proofErr w:type="spellStart"/>
      <w:r w:rsidRPr="00F60BCB">
        <w:rPr>
          <w:rFonts w:ascii="Times New Roman" w:eastAsiaTheme="minorHAnsi" w:hAnsi="Times New Roman"/>
          <w:sz w:val="24"/>
          <w:szCs w:val="24"/>
          <w:lang w:eastAsia="en-US"/>
        </w:rPr>
        <w:t>MBzP</w:t>
      </w:r>
      <w:proofErr w:type="spellEnd"/>
      <w:r w:rsidRPr="00F60BCB">
        <w:rPr>
          <w:rFonts w:ascii="Times New Roman" w:eastAsiaTheme="minorHAnsi" w:hAnsi="Times New Roman"/>
          <w:sz w:val="24"/>
          <w:szCs w:val="24"/>
          <w:lang w:eastAsia="en-US"/>
        </w:rPr>
        <w:t xml:space="preserve">, and </w:t>
      </w:r>
      <w:r w:rsidRPr="00F60BCB">
        <w:rPr>
          <w:rFonts w:ascii="Times New Roman" w:eastAsiaTheme="minorHAnsi" w:hAnsi="Times New Roman" w:cs="Times New Roman"/>
          <w:sz w:val="24"/>
          <w:szCs w:val="24"/>
          <w:lang w:eastAsia="en-US"/>
        </w:rPr>
        <w:t>∑</w:t>
      </w:r>
      <w:r w:rsidRPr="00F60BCB">
        <w:rPr>
          <w:rFonts w:ascii="Times New Roman" w:eastAsiaTheme="minorHAnsi" w:hAnsi="Times New Roman"/>
          <w:sz w:val="24"/>
          <w:szCs w:val="24"/>
          <w:lang w:eastAsia="en-US"/>
        </w:rPr>
        <w:t xml:space="preserve">HMW phthalates, and borderline significant (0.05 &lt; p-value for multiplicative interaction &lt; 0.10) for MECPP, MCNP, and MCPP. </w:t>
      </w:r>
    </w:p>
    <w:p w14:paraId="4FD8BF1B" w14:textId="314D858B" w:rsidR="00F60BCB" w:rsidRPr="00F60BCB" w:rsidRDefault="00F60BCB" w:rsidP="00F60BCB">
      <w:pPr>
        <w:spacing w:after="0" w:line="240" w:lineRule="auto"/>
        <w:jc w:val="both"/>
        <w:rPr>
          <w:rFonts w:ascii="Times New Roman" w:eastAsiaTheme="minorHAnsi" w:hAnsi="Times New Roman"/>
          <w:sz w:val="24"/>
          <w:szCs w:val="24"/>
          <w:lang w:eastAsia="en-US"/>
        </w:rPr>
      </w:pPr>
      <w:r w:rsidRPr="00F60BCB">
        <w:rPr>
          <w:rFonts w:ascii="Times New Roman" w:eastAsiaTheme="minorHAnsi" w:hAnsi="Times New Roman"/>
          <w:sz w:val="24"/>
          <w:szCs w:val="24"/>
          <w:lang w:eastAsia="en-US"/>
        </w:rPr>
        <w:t xml:space="preserve">Between Asian and White women, the interaction term was statistically significant for MCOP </w:t>
      </w:r>
      <w:del w:id="545" w:author="Peng, Mia Qing" w:date="2022-11-25T13:49:00Z">
        <w:r w:rsidRPr="00F60BCB" w:rsidDel="00507823">
          <w:rPr>
            <w:rFonts w:ascii="Times New Roman" w:eastAsiaTheme="minorHAnsi" w:hAnsi="Times New Roman"/>
            <w:sz w:val="24"/>
            <w:szCs w:val="24"/>
            <w:lang w:eastAsia="en-US"/>
          </w:rPr>
          <w:delText xml:space="preserve">and </w:delText>
        </w:r>
        <w:r w:rsidRPr="00F60BCB" w:rsidDel="00507823">
          <w:rPr>
            <w:rFonts w:ascii="Times New Roman" w:eastAsiaTheme="minorHAnsi" w:hAnsi="Times New Roman" w:cs="Times New Roman"/>
            <w:sz w:val="24"/>
            <w:szCs w:val="24"/>
            <w:lang w:eastAsia="en-US"/>
          </w:rPr>
          <w:delText>∑</w:delText>
        </w:r>
        <w:r w:rsidRPr="00F60BCB" w:rsidDel="00507823">
          <w:rPr>
            <w:rFonts w:ascii="Times New Roman" w:eastAsiaTheme="minorHAnsi" w:hAnsi="Times New Roman"/>
            <w:sz w:val="24"/>
            <w:szCs w:val="24"/>
            <w:lang w:eastAsia="en-US"/>
          </w:rPr>
          <w:delText xml:space="preserve">HMW phthalates, </w:delText>
        </w:r>
      </w:del>
      <w:r w:rsidRPr="00F60BCB">
        <w:rPr>
          <w:rFonts w:ascii="Times New Roman" w:eastAsiaTheme="minorHAnsi" w:hAnsi="Times New Roman"/>
          <w:sz w:val="24"/>
          <w:szCs w:val="24"/>
          <w:lang w:eastAsia="en-US"/>
        </w:rPr>
        <w:t xml:space="preserve">and borderline significant for MEP and </w:t>
      </w:r>
      <w:proofErr w:type="spellStart"/>
      <w:r w:rsidRPr="00F60BCB">
        <w:rPr>
          <w:rFonts w:ascii="Times New Roman" w:eastAsiaTheme="minorHAnsi" w:hAnsi="Times New Roman"/>
          <w:sz w:val="24"/>
          <w:szCs w:val="24"/>
          <w:lang w:eastAsia="en-US"/>
        </w:rPr>
        <w:t>MiBP</w:t>
      </w:r>
      <w:proofErr w:type="spellEnd"/>
      <w:r w:rsidRPr="00F60BCB">
        <w:rPr>
          <w:rFonts w:ascii="Times New Roman" w:eastAsiaTheme="minorHAnsi" w:hAnsi="Times New Roman"/>
          <w:sz w:val="24"/>
          <w:szCs w:val="24"/>
          <w:lang w:eastAsia="en-US"/>
        </w:rPr>
        <w:t xml:space="preserve">. </w:t>
      </w:r>
    </w:p>
    <w:p w14:paraId="492846D9" w14:textId="77777777" w:rsidR="00F60BCB" w:rsidRPr="00F60BCB" w:rsidRDefault="00F60BCB" w:rsidP="00F60BCB">
      <w:pPr>
        <w:spacing w:after="0" w:line="240" w:lineRule="auto"/>
        <w:jc w:val="both"/>
        <w:rPr>
          <w:rFonts w:ascii="Times New Roman" w:eastAsiaTheme="minorHAnsi" w:hAnsi="Times New Roman"/>
          <w:sz w:val="24"/>
          <w:szCs w:val="24"/>
          <w:lang w:eastAsia="en-US"/>
        </w:rPr>
      </w:pPr>
      <w:r w:rsidRPr="00F60BCB">
        <w:rPr>
          <w:rFonts w:ascii="Times New Roman" w:eastAsiaTheme="minorHAnsi" w:hAnsi="Times New Roman"/>
          <w:sz w:val="24"/>
          <w:szCs w:val="24"/>
          <w:lang w:eastAsia="en-US"/>
        </w:rPr>
        <w:t xml:space="preserve">Bold:  p-value &lt; 0.05. </w:t>
      </w:r>
    </w:p>
    <w:p w14:paraId="2932DD15" w14:textId="1F823C0A" w:rsidR="00F60BCB" w:rsidRPr="00F60BCB" w:rsidRDefault="00F60BCB" w:rsidP="00F60BCB">
      <w:pPr>
        <w:spacing w:after="0" w:line="240" w:lineRule="auto"/>
        <w:rPr>
          <w:rFonts w:ascii="Times New Roman" w:eastAsia="Calibri" w:hAnsi="Times New Roman" w:cs="Times New Roman"/>
          <w:color w:val="000000"/>
          <w:sz w:val="24"/>
          <w:szCs w:val="24"/>
          <w:lang w:eastAsia="en-US"/>
        </w:rPr>
      </w:pPr>
      <w:r w:rsidRPr="00F60BCB">
        <w:rPr>
          <w:rFonts w:ascii="Times New Roman" w:eastAsia="Times New Roman" w:hAnsi="Times New Roman" w:cs="Times New Roman"/>
          <w:sz w:val="24"/>
          <w:szCs w:val="24"/>
        </w:rPr>
        <w:t xml:space="preserve">∑LMW phthalate metabolites = molar sum of MEP, </w:t>
      </w:r>
      <w:proofErr w:type="spellStart"/>
      <w:r w:rsidRPr="00F60BCB">
        <w:rPr>
          <w:rFonts w:ascii="Times New Roman" w:eastAsia="Times New Roman" w:hAnsi="Times New Roman" w:cs="Times New Roman"/>
          <w:sz w:val="24"/>
          <w:szCs w:val="24"/>
        </w:rPr>
        <w:t>MnBP</w:t>
      </w:r>
      <w:proofErr w:type="spellEnd"/>
      <w:r w:rsidRPr="00F60BCB">
        <w:rPr>
          <w:rFonts w:ascii="Times New Roman" w:eastAsia="Times New Roman" w:hAnsi="Times New Roman" w:cs="Times New Roman"/>
          <w:sz w:val="24"/>
          <w:szCs w:val="24"/>
        </w:rPr>
        <w:t xml:space="preserve">, and </w:t>
      </w:r>
      <w:proofErr w:type="spellStart"/>
      <w:r w:rsidRPr="00F60BCB">
        <w:rPr>
          <w:rFonts w:ascii="Times New Roman" w:eastAsia="Times New Roman" w:hAnsi="Times New Roman" w:cs="Times New Roman"/>
          <w:sz w:val="24"/>
          <w:szCs w:val="24"/>
        </w:rPr>
        <w:t>MiBP</w:t>
      </w:r>
      <w:proofErr w:type="spellEnd"/>
      <w:r w:rsidRPr="00F60BCB">
        <w:rPr>
          <w:rFonts w:ascii="Times New Roman" w:eastAsia="Times New Roman" w:hAnsi="Times New Roman" w:cs="Times New Roman"/>
          <w:sz w:val="24"/>
          <w:szCs w:val="24"/>
        </w:rPr>
        <w:t xml:space="preserve">; ∑DEHP metabolites = molar sum of </w:t>
      </w:r>
      <w:bookmarkStart w:id="546" w:name="_Hlk120276634"/>
      <w:r w:rsidRPr="00F60BCB">
        <w:rPr>
          <w:rFonts w:ascii="Times New Roman" w:eastAsia="Times New Roman" w:hAnsi="Times New Roman" w:cs="Times New Roman"/>
          <w:sz w:val="24"/>
          <w:szCs w:val="24"/>
        </w:rPr>
        <w:t>MEHP, MEHHP, MEOHP, and MECPP</w:t>
      </w:r>
      <w:bookmarkEnd w:id="546"/>
      <w:r w:rsidRPr="00F60BCB">
        <w:rPr>
          <w:rFonts w:ascii="Times New Roman" w:eastAsia="Times New Roman" w:hAnsi="Times New Roman" w:cs="Times New Roman"/>
          <w:sz w:val="24"/>
          <w:szCs w:val="24"/>
        </w:rPr>
        <w:t xml:space="preserve">; ∑HMW phthalate metabolites = molar sum of </w:t>
      </w:r>
      <w:ins w:id="547" w:author="Peng, Mia Qing" w:date="2022-11-25T13:50:00Z">
        <w:r w:rsidR="00507823" w:rsidRPr="00F60BCB">
          <w:rPr>
            <w:rFonts w:ascii="Times New Roman" w:eastAsia="Times New Roman" w:hAnsi="Times New Roman" w:cs="Times New Roman"/>
            <w:sz w:val="24"/>
            <w:szCs w:val="24"/>
          </w:rPr>
          <w:t>MEHP, MEHHP, MEOHP, MECPP</w:t>
        </w:r>
        <w:r w:rsidR="00507823">
          <w:rPr>
            <w:rFonts w:ascii="Times New Roman" w:eastAsia="Times New Roman" w:hAnsi="Times New Roman" w:cs="Times New Roman"/>
            <w:sz w:val="24"/>
            <w:szCs w:val="24"/>
          </w:rPr>
          <w:t xml:space="preserve">, </w:t>
        </w:r>
      </w:ins>
      <w:proofErr w:type="spellStart"/>
      <w:r w:rsidRPr="00F60BCB">
        <w:rPr>
          <w:rFonts w:ascii="Times New Roman" w:eastAsia="Times New Roman" w:hAnsi="Times New Roman" w:cs="Times New Roman"/>
          <w:sz w:val="24"/>
          <w:szCs w:val="24"/>
        </w:rPr>
        <w:t>MBzP</w:t>
      </w:r>
      <w:proofErr w:type="spellEnd"/>
      <w:r w:rsidRPr="00F60BCB">
        <w:rPr>
          <w:rFonts w:ascii="Times New Roman" w:eastAsia="Times New Roman" w:hAnsi="Times New Roman" w:cs="Times New Roman"/>
          <w:sz w:val="24"/>
          <w:szCs w:val="24"/>
        </w:rPr>
        <w:t>, MCOP, MCNP, and MCPP.</w:t>
      </w:r>
    </w:p>
    <w:p w14:paraId="1F5837D6" w14:textId="77777777" w:rsidR="00F60BCB" w:rsidRPr="00F60BCB" w:rsidRDefault="00F60BCB" w:rsidP="00F60BCB">
      <w:pPr>
        <w:spacing w:after="0" w:line="240" w:lineRule="auto"/>
        <w:jc w:val="both"/>
        <w:rPr>
          <w:rFonts w:ascii="Times New Roman" w:eastAsiaTheme="minorHAnsi" w:hAnsi="Times New Roman"/>
          <w:sz w:val="24"/>
          <w:szCs w:val="24"/>
          <w:lang w:eastAsia="en-US"/>
        </w:rPr>
      </w:pPr>
    </w:p>
    <w:p w14:paraId="1662D1FB" w14:textId="77777777" w:rsidR="00F60BCB" w:rsidRPr="00F60BCB" w:rsidRDefault="00F60BCB" w:rsidP="00F60BCB">
      <w:pPr>
        <w:spacing w:after="0" w:line="240" w:lineRule="auto"/>
        <w:jc w:val="both"/>
        <w:rPr>
          <w:rFonts w:ascii="Times New Roman" w:eastAsiaTheme="minorHAnsi" w:hAnsi="Times New Roman"/>
          <w:sz w:val="24"/>
          <w:szCs w:val="24"/>
          <w:lang w:eastAsia="en-US"/>
        </w:rPr>
      </w:pPr>
    </w:p>
    <w:p w14:paraId="681E375D" w14:textId="77777777" w:rsidR="00F60BCB" w:rsidRPr="00F60BCB" w:rsidRDefault="00F60BCB" w:rsidP="00F60BCB">
      <w:pPr>
        <w:spacing w:after="0" w:line="240" w:lineRule="auto"/>
        <w:jc w:val="both"/>
        <w:rPr>
          <w:rFonts w:ascii="Times New Roman" w:eastAsiaTheme="minorHAnsi" w:hAnsi="Times New Roman"/>
          <w:sz w:val="24"/>
          <w:szCs w:val="24"/>
          <w:lang w:eastAsia="en-US"/>
        </w:rPr>
      </w:pPr>
    </w:p>
    <w:p w14:paraId="6A3ED8ED" w14:textId="77777777" w:rsidR="00F60BCB" w:rsidRPr="00F60BCB" w:rsidRDefault="00F60BCB" w:rsidP="00F60BCB">
      <w:pPr>
        <w:spacing w:after="0" w:line="240" w:lineRule="auto"/>
        <w:jc w:val="both"/>
        <w:rPr>
          <w:rFonts w:ascii="Times New Roman" w:eastAsiaTheme="minorHAnsi" w:hAnsi="Times New Roman"/>
          <w:sz w:val="24"/>
          <w:szCs w:val="24"/>
          <w:lang w:eastAsia="en-US"/>
        </w:rPr>
      </w:pPr>
    </w:p>
    <w:p w14:paraId="0814FCC1" w14:textId="77777777" w:rsidR="00F60BCB" w:rsidRPr="00F60BCB" w:rsidRDefault="00F60BCB" w:rsidP="00F60BCB">
      <w:pPr>
        <w:spacing w:after="0" w:line="240" w:lineRule="auto"/>
        <w:jc w:val="both"/>
        <w:rPr>
          <w:rFonts w:ascii="Times New Roman" w:eastAsiaTheme="minorHAnsi" w:hAnsi="Times New Roman"/>
          <w:sz w:val="24"/>
          <w:szCs w:val="24"/>
          <w:lang w:eastAsia="en-US"/>
        </w:rPr>
      </w:pPr>
    </w:p>
    <w:p w14:paraId="283126DF" w14:textId="77777777" w:rsidR="00F60BCB" w:rsidRPr="00F60BCB" w:rsidRDefault="00F60BCB" w:rsidP="00F60BCB">
      <w:pPr>
        <w:spacing w:after="0" w:line="240" w:lineRule="auto"/>
        <w:jc w:val="both"/>
        <w:rPr>
          <w:rFonts w:ascii="Times New Roman" w:eastAsiaTheme="minorHAnsi" w:hAnsi="Times New Roman"/>
          <w:sz w:val="24"/>
          <w:szCs w:val="24"/>
          <w:lang w:eastAsia="en-US"/>
        </w:rPr>
      </w:pPr>
    </w:p>
    <w:p w14:paraId="00ACF9AE" w14:textId="77777777" w:rsidR="00F60BCB" w:rsidRPr="00F60BCB" w:rsidRDefault="00F60BCB" w:rsidP="00F60BCB">
      <w:pPr>
        <w:spacing w:after="0" w:line="240" w:lineRule="auto"/>
        <w:jc w:val="both"/>
        <w:rPr>
          <w:rFonts w:ascii="Times New Roman" w:eastAsiaTheme="minorHAnsi" w:hAnsi="Times New Roman"/>
          <w:sz w:val="24"/>
          <w:szCs w:val="24"/>
          <w:lang w:eastAsia="en-US"/>
        </w:rPr>
      </w:pPr>
    </w:p>
    <w:p w14:paraId="06F33253" w14:textId="77777777" w:rsidR="00F60BCB" w:rsidRPr="00F60BCB" w:rsidRDefault="00F60BCB" w:rsidP="00F60BCB">
      <w:pPr>
        <w:spacing w:after="0" w:line="240" w:lineRule="auto"/>
        <w:jc w:val="both"/>
        <w:rPr>
          <w:rFonts w:ascii="Times New Roman" w:eastAsiaTheme="minorHAnsi" w:hAnsi="Times New Roman"/>
          <w:sz w:val="24"/>
          <w:szCs w:val="24"/>
          <w:lang w:eastAsia="en-US"/>
        </w:rPr>
      </w:pPr>
    </w:p>
    <w:p w14:paraId="3ADE50C7" w14:textId="77777777" w:rsidR="00F60BCB" w:rsidRPr="00F60BCB" w:rsidRDefault="00F60BCB" w:rsidP="00F60BCB">
      <w:pPr>
        <w:spacing w:after="0" w:line="240" w:lineRule="auto"/>
        <w:jc w:val="both"/>
        <w:rPr>
          <w:rFonts w:ascii="Times New Roman" w:eastAsiaTheme="minorHAnsi" w:hAnsi="Times New Roman"/>
          <w:sz w:val="24"/>
          <w:szCs w:val="24"/>
          <w:lang w:eastAsia="en-US"/>
        </w:rPr>
      </w:pPr>
    </w:p>
    <w:p w14:paraId="7DCDB13A" w14:textId="77777777" w:rsidR="00F60BCB" w:rsidRPr="00F60BCB" w:rsidRDefault="00F60BCB" w:rsidP="00F60BCB">
      <w:pPr>
        <w:spacing w:after="200" w:line="240" w:lineRule="auto"/>
        <w:rPr>
          <w:rFonts w:ascii="Times New Roman" w:eastAsiaTheme="minorHAnsi" w:hAnsi="Times New Roman"/>
          <w:iCs/>
          <w:sz w:val="24"/>
          <w:szCs w:val="18"/>
          <w:lang w:eastAsia="en-US"/>
        </w:rPr>
      </w:pPr>
      <w:bookmarkStart w:id="548" w:name="_Toc97024671"/>
      <w:bookmarkStart w:id="549" w:name="_Hlk96717562"/>
      <w:r w:rsidRPr="00F60BCB">
        <w:rPr>
          <w:rFonts w:ascii="Times New Roman" w:eastAsiaTheme="minorHAnsi" w:hAnsi="Times New Roman"/>
          <w:iCs/>
          <w:sz w:val="24"/>
          <w:szCs w:val="18"/>
          <w:lang w:eastAsia="en-US"/>
        </w:rPr>
        <w:t>Supplemental Table S</w:t>
      </w:r>
      <w:r w:rsidRPr="00F60BCB">
        <w:rPr>
          <w:rFonts w:ascii="Times New Roman" w:eastAsiaTheme="minorHAnsi" w:hAnsi="Times New Roman"/>
          <w:iCs/>
          <w:sz w:val="24"/>
          <w:szCs w:val="18"/>
          <w:lang w:eastAsia="en-US"/>
        </w:rPr>
        <w:fldChar w:fldCharType="begin"/>
      </w:r>
      <w:r w:rsidRPr="00F60BCB">
        <w:rPr>
          <w:rFonts w:ascii="Times New Roman" w:eastAsiaTheme="minorHAnsi" w:hAnsi="Times New Roman"/>
          <w:iCs/>
          <w:sz w:val="24"/>
          <w:szCs w:val="18"/>
          <w:lang w:eastAsia="en-US"/>
        </w:rPr>
        <w:instrText xml:space="preserve"> SEQ Supplemental_Table_S \* ARABIC </w:instrText>
      </w:r>
      <w:r w:rsidRPr="00F60BCB">
        <w:rPr>
          <w:rFonts w:ascii="Times New Roman" w:eastAsiaTheme="minorHAnsi" w:hAnsi="Times New Roman"/>
          <w:iCs/>
          <w:sz w:val="24"/>
          <w:szCs w:val="18"/>
          <w:lang w:eastAsia="en-US"/>
        </w:rPr>
        <w:fldChar w:fldCharType="separate"/>
      </w:r>
      <w:r w:rsidRPr="00F60BCB">
        <w:rPr>
          <w:rFonts w:ascii="Times New Roman" w:eastAsiaTheme="minorHAnsi" w:hAnsi="Times New Roman"/>
          <w:iCs/>
          <w:noProof/>
          <w:sz w:val="24"/>
          <w:szCs w:val="18"/>
          <w:lang w:eastAsia="en-US"/>
        </w:rPr>
        <w:t>7</w:t>
      </w:r>
      <w:r w:rsidRPr="00F60BCB">
        <w:rPr>
          <w:rFonts w:ascii="Times New Roman" w:eastAsiaTheme="minorHAnsi" w:hAnsi="Times New Roman"/>
          <w:iCs/>
          <w:sz w:val="24"/>
          <w:szCs w:val="18"/>
          <w:lang w:eastAsia="en-US"/>
        </w:rPr>
        <w:fldChar w:fldCharType="end"/>
      </w:r>
      <w:r w:rsidRPr="00F60BCB">
        <w:rPr>
          <w:rFonts w:ascii="Times New Roman" w:eastAsiaTheme="minorHAnsi" w:hAnsi="Times New Roman"/>
          <w:iCs/>
          <w:sz w:val="24"/>
          <w:szCs w:val="18"/>
          <w:lang w:eastAsia="en-US"/>
        </w:rPr>
        <w:t xml:space="preserve"> Distributions of covariates, glucose, and insulin in 1999/2000 by race/ethnicity</w:t>
      </w:r>
      <w:bookmarkEnd w:id="548"/>
    </w:p>
    <w:tbl>
      <w:tblPr>
        <w:tblStyle w:val="TableGrid1"/>
        <w:tblW w:w="9360" w:type="dxa"/>
        <w:jc w:val="center"/>
        <w:tblBorders>
          <w:insideH w:val="none" w:sz="0" w:space="0" w:color="auto"/>
          <w:insideV w:val="none" w:sz="0" w:space="0" w:color="auto"/>
        </w:tblBorders>
        <w:tblLook w:val="04A0" w:firstRow="1" w:lastRow="0" w:firstColumn="1" w:lastColumn="0" w:noHBand="0" w:noVBand="1"/>
      </w:tblPr>
      <w:tblGrid>
        <w:gridCol w:w="2698"/>
        <w:gridCol w:w="1892"/>
        <w:gridCol w:w="1890"/>
        <w:gridCol w:w="1890"/>
        <w:gridCol w:w="990"/>
      </w:tblGrid>
      <w:tr w:rsidR="00F60BCB" w:rsidRPr="00F60BCB" w14:paraId="6CC1910D" w14:textId="77777777" w:rsidTr="00A35266">
        <w:trPr>
          <w:trHeight w:hRule="exact" w:val="523"/>
          <w:jc w:val="center"/>
        </w:trPr>
        <w:tc>
          <w:tcPr>
            <w:tcW w:w="2698" w:type="dxa"/>
          </w:tcPr>
          <w:p w14:paraId="5714F8CD" w14:textId="77777777" w:rsidR="00F60BCB" w:rsidRPr="00F60BCB" w:rsidRDefault="00F60BCB" w:rsidP="00F60BCB">
            <w:pPr>
              <w:rPr>
                <w:rFonts w:ascii="Times New Roman" w:hAnsi="Times New Roman" w:cs="Times New Roman"/>
              </w:rPr>
            </w:pPr>
          </w:p>
        </w:tc>
        <w:tc>
          <w:tcPr>
            <w:tcW w:w="1892" w:type="dxa"/>
          </w:tcPr>
          <w:p w14:paraId="5A99BEB1"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White</w:t>
            </w:r>
          </w:p>
          <w:p w14:paraId="57356D8E" w14:textId="77777777" w:rsidR="00F60BCB" w:rsidRPr="00F60BCB" w:rsidRDefault="00F60BCB" w:rsidP="00F60BCB">
            <w:pPr>
              <w:jc w:val="center"/>
              <w:rPr>
                <w:rFonts w:ascii="Times New Roman" w:hAnsi="Times New Roman" w:cs="Times New Roman"/>
                <w:vertAlign w:val="superscript"/>
              </w:rPr>
            </w:pPr>
            <w:r w:rsidRPr="00F60BCB">
              <w:rPr>
                <w:rFonts w:ascii="Times New Roman" w:hAnsi="Times New Roman" w:cs="Times New Roman"/>
                <w:b/>
                <w:bCs/>
              </w:rPr>
              <w:t>(N = 667)</w:t>
            </w:r>
          </w:p>
        </w:tc>
        <w:tc>
          <w:tcPr>
            <w:tcW w:w="1890" w:type="dxa"/>
          </w:tcPr>
          <w:p w14:paraId="37B8D7F3"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Black</w:t>
            </w:r>
          </w:p>
          <w:p w14:paraId="49414651"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(N = 262)</w:t>
            </w:r>
          </w:p>
        </w:tc>
        <w:tc>
          <w:tcPr>
            <w:tcW w:w="1890" w:type="dxa"/>
          </w:tcPr>
          <w:p w14:paraId="68335E60"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Asian</w:t>
            </w:r>
          </w:p>
          <w:p w14:paraId="15B8779F"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(N = 364)</w:t>
            </w:r>
          </w:p>
        </w:tc>
        <w:tc>
          <w:tcPr>
            <w:tcW w:w="990" w:type="dxa"/>
          </w:tcPr>
          <w:p w14:paraId="60D1D412" w14:textId="77777777" w:rsidR="00F60BCB" w:rsidRPr="00F60BCB" w:rsidRDefault="00F60BCB" w:rsidP="00F60BCB">
            <w:pPr>
              <w:jc w:val="center"/>
              <w:rPr>
                <w:rFonts w:ascii="Times New Roman" w:hAnsi="Times New Roman" w:cs="Times New Roman"/>
                <w:b/>
                <w:bCs/>
              </w:rPr>
            </w:pPr>
          </w:p>
        </w:tc>
      </w:tr>
      <w:tr w:rsidR="00F60BCB" w:rsidRPr="00F60BCB" w14:paraId="3DD69C7A" w14:textId="77777777" w:rsidTr="00A35266">
        <w:trPr>
          <w:trHeight w:hRule="exact" w:val="261"/>
          <w:jc w:val="center"/>
        </w:trPr>
        <w:tc>
          <w:tcPr>
            <w:tcW w:w="2698" w:type="dxa"/>
            <w:vAlign w:val="center"/>
          </w:tcPr>
          <w:p w14:paraId="58E689BF" w14:textId="77777777" w:rsidR="00F60BCB" w:rsidRPr="00F60BCB" w:rsidRDefault="00F60BCB" w:rsidP="00F60BCB">
            <w:pPr>
              <w:jc w:val="center"/>
              <w:rPr>
                <w:rFonts w:ascii="Times New Roman" w:hAnsi="Times New Roman" w:cs="Times New Roman"/>
              </w:rPr>
            </w:pPr>
          </w:p>
        </w:tc>
        <w:tc>
          <w:tcPr>
            <w:tcW w:w="1892" w:type="dxa"/>
            <w:vAlign w:val="center"/>
          </w:tcPr>
          <w:p w14:paraId="1F3F3F21"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Median (Q1, Q3)</w:t>
            </w:r>
            <w:r w:rsidRPr="00F60BCB">
              <w:rPr>
                <w:rFonts w:ascii="Times New Roman" w:hAnsi="Times New Roman" w:cs="Times New Roman"/>
                <w:vertAlign w:val="superscript"/>
              </w:rPr>
              <w:t>1</w:t>
            </w:r>
          </w:p>
          <w:p w14:paraId="58658730" w14:textId="77777777" w:rsidR="00F60BCB" w:rsidRPr="00F60BCB" w:rsidRDefault="00F60BCB" w:rsidP="00F60BCB">
            <w:pPr>
              <w:jc w:val="center"/>
              <w:rPr>
                <w:rFonts w:ascii="Times New Roman" w:hAnsi="Times New Roman" w:cs="Times New Roman"/>
                <w:b/>
                <w:bCs/>
              </w:rPr>
            </w:pPr>
          </w:p>
          <w:p w14:paraId="4A00311A" w14:textId="77777777" w:rsidR="00F60BCB" w:rsidRPr="00F60BCB" w:rsidRDefault="00F60BCB" w:rsidP="00F60BCB">
            <w:pPr>
              <w:jc w:val="center"/>
              <w:rPr>
                <w:rFonts w:ascii="Times New Roman" w:hAnsi="Times New Roman" w:cs="Times New Roman"/>
                <w:b/>
                <w:bCs/>
              </w:rPr>
            </w:pPr>
          </w:p>
        </w:tc>
        <w:tc>
          <w:tcPr>
            <w:tcW w:w="1890" w:type="dxa"/>
            <w:vAlign w:val="center"/>
          </w:tcPr>
          <w:p w14:paraId="0468852C"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Median (Q1, Q3)</w:t>
            </w:r>
          </w:p>
          <w:p w14:paraId="38C98A7A" w14:textId="77777777" w:rsidR="00F60BCB" w:rsidRPr="00F60BCB" w:rsidRDefault="00F60BCB" w:rsidP="00F60BCB">
            <w:pPr>
              <w:jc w:val="center"/>
              <w:rPr>
                <w:rFonts w:ascii="Times New Roman" w:hAnsi="Times New Roman" w:cs="Times New Roman"/>
                <w:b/>
                <w:bCs/>
              </w:rPr>
            </w:pPr>
          </w:p>
        </w:tc>
        <w:tc>
          <w:tcPr>
            <w:tcW w:w="1890" w:type="dxa"/>
          </w:tcPr>
          <w:p w14:paraId="26D24B94"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Median (Q1, Q3)</w:t>
            </w:r>
          </w:p>
          <w:p w14:paraId="6CAA3DC3" w14:textId="77777777" w:rsidR="00F60BCB" w:rsidRPr="00F60BCB" w:rsidRDefault="00F60BCB" w:rsidP="00F60BCB">
            <w:pPr>
              <w:jc w:val="center"/>
              <w:rPr>
                <w:rFonts w:ascii="Times New Roman" w:hAnsi="Times New Roman" w:cs="Times New Roman"/>
                <w:b/>
                <w:bCs/>
              </w:rPr>
            </w:pPr>
          </w:p>
        </w:tc>
        <w:tc>
          <w:tcPr>
            <w:tcW w:w="990" w:type="dxa"/>
          </w:tcPr>
          <w:p w14:paraId="5A10493D" w14:textId="77777777" w:rsidR="00F60BCB" w:rsidRPr="00F60BCB" w:rsidRDefault="00F60BCB" w:rsidP="00F60BCB">
            <w:pPr>
              <w:jc w:val="center"/>
              <w:rPr>
                <w:rFonts w:ascii="Times New Roman" w:hAnsi="Times New Roman" w:cs="Times New Roman"/>
                <w:b/>
                <w:bCs/>
              </w:rPr>
            </w:pPr>
            <w:r w:rsidRPr="00F60BCB">
              <w:rPr>
                <w:rFonts w:ascii="Times New Roman" w:hAnsi="Times New Roman" w:cs="Times New Roman"/>
                <w:b/>
                <w:bCs/>
              </w:rPr>
              <w:t>p-value</w:t>
            </w:r>
            <w:r w:rsidRPr="00F60BCB">
              <w:rPr>
                <w:rFonts w:ascii="Times New Roman" w:hAnsi="Times New Roman" w:cs="Times New Roman"/>
                <w:vertAlign w:val="superscript"/>
              </w:rPr>
              <w:t>2</w:t>
            </w:r>
          </w:p>
        </w:tc>
      </w:tr>
      <w:tr w:rsidR="00F60BCB" w:rsidRPr="00F60BCB" w14:paraId="785AA1B9" w14:textId="77777777" w:rsidTr="00A35266">
        <w:trPr>
          <w:trHeight w:hRule="exact" w:val="270"/>
          <w:jc w:val="center"/>
        </w:trPr>
        <w:tc>
          <w:tcPr>
            <w:tcW w:w="2698" w:type="dxa"/>
          </w:tcPr>
          <w:p w14:paraId="6D3DBCB3" w14:textId="77777777" w:rsidR="00F60BCB" w:rsidRPr="00F60BCB" w:rsidRDefault="00F60BCB" w:rsidP="00F60BCB">
            <w:pPr>
              <w:rPr>
                <w:rFonts w:ascii="Times New Roman" w:hAnsi="Times New Roman" w:cs="Times New Roman"/>
              </w:rPr>
            </w:pPr>
            <w:r w:rsidRPr="00F60BCB">
              <w:rPr>
                <w:rFonts w:ascii="Times New Roman" w:hAnsi="Times New Roman" w:cs="Times New Roman"/>
                <w:b/>
                <w:bCs/>
              </w:rPr>
              <w:t>Age</w:t>
            </w:r>
            <w:r w:rsidRPr="00F60BCB">
              <w:rPr>
                <w:rFonts w:ascii="Times New Roman" w:hAnsi="Times New Roman" w:cs="Times New Roman"/>
              </w:rPr>
              <w:t xml:space="preserve"> (years)</w:t>
            </w:r>
          </w:p>
        </w:tc>
        <w:tc>
          <w:tcPr>
            <w:tcW w:w="1892" w:type="dxa"/>
            <w:shd w:val="clear" w:color="auto" w:fill="auto"/>
            <w:vAlign w:val="bottom"/>
          </w:tcPr>
          <w:p w14:paraId="747D0AB2"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49.2 (47.3, 51.5)</w:t>
            </w:r>
          </w:p>
        </w:tc>
        <w:tc>
          <w:tcPr>
            <w:tcW w:w="1890" w:type="dxa"/>
            <w:shd w:val="clear" w:color="auto" w:fill="auto"/>
            <w:vAlign w:val="bottom"/>
          </w:tcPr>
          <w:p w14:paraId="7C104F9D"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49.2 (47.2, 51.4)</w:t>
            </w:r>
          </w:p>
        </w:tc>
        <w:tc>
          <w:tcPr>
            <w:tcW w:w="1890" w:type="dxa"/>
            <w:shd w:val="clear" w:color="auto" w:fill="auto"/>
            <w:vAlign w:val="bottom"/>
          </w:tcPr>
          <w:p w14:paraId="18CB2B1B"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49.9 (47.8, 51.6)</w:t>
            </w:r>
          </w:p>
        </w:tc>
        <w:tc>
          <w:tcPr>
            <w:tcW w:w="990" w:type="dxa"/>
            <w:shd w:val="clear" w:color="auto" w:fill="auto"/>
            <w:vAlign w:val="bottom"/>
          </w:tcPr>
          <w:p w14:paraId="45416208" w14:textId="77777777" w:rsidR="00F60BCB" w:rsidRPr="00F60BCB" w:rsidRDefault="00F60BCB" w:rsidP="00F60BCB">
            <w:pPr>
              <w:jc w:val="center"/>
              <w:rPr>
                <w:rFonts w:ascii="Times New Roman" w:hAnsi="Times New Roman" w:cs="Times New Roman"/>
              </w:rPr>
            </w:pPr>
            <w:r w:rsidRPr="00F60BCB">
              <w:rPr>
                <w:rFonts w:ascii="Times New Roman" w:hAnsi="Times New Roman" w:cs="Times New Roman"/>
                <w:color w:val="000000"/>
              </w:rPr>
              <w:t>0.03</w:t>
            </w:r>
          </w:p>
        </w:tc>
      </w:tr>
      <w:tr w:rsidR="00F60BCB" w:rsidRPr="00F60BCB" w14:paraId="39960DEB" w14:textId="77777777" w:rsidTr="00A35266">
        <w:trPr>
          <w:trHeight w:hRule="exact" w:val="259"/>
          <w:jc w:val="center"/>
        </w:trPr>
        <w:tc>
          <w:tcPr>
            <w:tcW w:w="2698" w:type="dxa"/>
          </w:tcPr>
          <w:p w14:paraId="47FB27B9" w14:textId="77777777" w:rsidR="00F60BCB" w:rsidRPr="00F60BCB" w:rsidRDefault="00F60BCB" w:rsidP="00F60BCB">
            <w:pPr>
              <w:rPr>
                <w:rFonts w:ascii="Times New Roman" w:hAnsi="Times New Roman" w:cs="Times New Roman"/>
              </w:rPr>
            </w:pPr>
            <w:r w:rsidRPr="00F60BCB">
              <w:rPr>
                <w:rFonts w:ascii="Times New Roman" w:hAnsi="Times New Roman" w:cs="Times New Roman"/>
                <w:b/>
                <w:bCs/>
              </w:rPr>
              <w:t>BMI</w:t>
            </w:r>
            <w:r w:rsidRPr="00F60BCB">
              <w:rPr>
                <w:rFonts w:ascii="Times New Roman" w:hAnsi="Times New Roman" w:cs="Times New Roman"/>
              </w:rPr>
              <w:t xml:space="preserve"> (kg/m</w:t>
            </w:r>
            <w:r w:rsidRPr="00F60BCB">
              <w:rPr>
                <w:rFonts w:ascii="Times New Roman" w:hAnsi="Times New Roman" w:cs="Times New Roman"/>
                <w:vertAlign w:val="superscript"/>
              </w:rPr>
              <w:t>2</w:t>
            </w:r>
            <w:r w:rsidRPr="00F60BCB">
              <w:rPr>
                <w:rFonts w:ascii="Times New Roman" w:hAnsi="Times New Roman" w:cs="Times New Roman"/>
              </w:rPr>
              <w:t>)</w:t>
            </w:r>
          </w:p>
        </w:tc>
        <w:tc>
          <w:tcPr>
            <w:tcW w:w="1892" w:type="dxa"/>
            <w:shd w:val="clear" w:color="auto" w:fill="auto"/>
            <w:vAlign w:val="bottom"/>
          </w:tcPr>
          <w:p w14:paraId="092FC53E"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26.0 (22.7, 31.1)</w:t>
            </w:r>
          </w:p>
        </w:tc>
        <w:tc>
          <w:tcPr>
            <w:tcW w:w="1890" w:type="dxa"/>
            <w:shd w:val="clear" w:color="auto" w:fill="auto"/>
            <w:vAlign w:val="bottom"/>
          </w:tcPr>
          <w:p w14:paraId="08AE979F"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30.1 (25.8, 35.8)</w:t>
            </w:r>
          </w:p>
        </w:tc>
        <w:tc>
          <w:tcPr>
            <w:tcW w:w="1890" w:type="dxa"/>
            <w:shd w:val="clear" w:color="auto" w:fill="auto"/>
            <w:vAlign w:val="bottom"/>
          </w:tcPr>
          <w:p w14:paraId="2CFB55CD"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22.8 (20.8, 25.3)</w:t>
            </w:r>
          </w:p>
        </w:tc>
        <w:tc>
          <w:tcPr>
            <w:tcW w:w="990" w:type="dxa"/>
            <w:shd w:val="clear" w:color="auto" w:fill="auto"/>
            <w:vAlign w:val="bottom"/>
          </w:tcPr>
          <w:p w14:paraId="4117654D"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5D5559DE" w14:textId="77777777" w:rsidTr="00A35266">
        <w:trPr>
          <w:trHeight w:hRule="exact" w:val="567"/>
          <w:jc w:val="center"/>
        </w:trPr>
        <w:tc>
          <w:tcPr>
            <w:tcW w:w="2698" w:type="dxa"/>
          </w:tcPr>
          <w:p w14:paraId="4CA0CD22" w14:textId="77777777" w:rsidR="00F60BCB" w:rsidRPr="00F60BCB" w:rsidRDefault="00F60BCB" w:rsidP="00F60BCB">
            <w:pPr>
              <w:rPr>
                <w:rFonts w:ascii="Times New Roman" w:hAnsi="Times New Roman" w:cs="Times New Roman"/>
              </w:rPr>
            </w:pPr>
            <w:r w:rsidRPr="00F60BCB">
              <w:rPr>
                <w:rFonts w:ascii="Times New Roman" w:hAnsi="Times New Roman" w:cs="Times New Roman"/>
                <w:b/>
                <w:bCs/>
              </w:rPr>
              <w:t>Daily calorie intake</w:t>
            </w:r>
            <w:r w:rsidRPr="00F60BCB">
              <w:rPr>
                <w:rFonts w:ascii="Times New Roman" w:hAnsi="Times New Roman" w:cs="Times New Roman"/>
              </w:rPr>
              <w:t xml:space="preserve"> ((kcal/day)</w:t>
            </w:r>
          </w:p>
        </w:tc>
        <w:tc>
          <w:tcPr>
            <w:tcW w:w="1892" w:type="dxa"/>
            <w:shd w:val="clear" w:color="auto" w:fill="auto"/>
            <w:vAlign w:val="bottom"/>
          </w:tcPr>
          <w:p w14:paraId="4FEA663F"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 xml:space="preserve">1653.0 </w:t>
            </w:r>
          </w:p>
          <w:p w14:paraId="6E615101"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(1326.8, 2071.5)</w:t>
            </w:r>
          </w:p>
        </w:tc>
        <w:tc>
          <w:tcPr>
            <w:tcW w:w="1890" w:type="dxa"/>
            <w:shd w:val="clear" w:color="auto" w:fill="auto"/>
            <w:vAlign w:val="bottom"/>
          </w:tcPr>
          <w:p w14:paraId="266D9691"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 xml:space="preserve">1758.4 </w:t>
            </w:r>
          </w:p>
          <w:p w14:paraId="5535EE40"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(1345.8, 2411.2)</w:t>
            </w:r>
          </w:p>
        </w:tc>
        <w:tc>
          <w:tcPr>
            <w:tcW w:w="1890" w:type="dxa"/>
            <w:shd w:val="clear" w:color="auto" w:fill="auto"/>
            <w:vAlign w:val="bottom"/>
          </w:tcPr>
          <w:p w14:paraId="1101E239"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 xml:space="preserve">1716.5 </w:t>
            </w:r>
          </w:p>
          <w:p w14:paraId="10505770"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(1341.8, 2174.1)</w:t>
            </w:r>
          </w:p>
        </w:tc>
        <w:tc>
          <w:tcPr>
            <w:tcW w:w="990" w:type="dxa"/>
            <w:shd w:val="clear" w:color="auto" w:fill="auto"/>
            <w:vAlign w:val="bottom"/>
          </w:tcPr>
          <w:p w14:paraId="75371609"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0.06</w:t>
            </w:r>
          </w:p>
        </w:tc>
      </w:tr>
      <w:tr w:rsidR="00F60BCB" w:rsidRPr="00F60BCB" w14:paraId="29162AEA" w14:textId="77777777" w:rsidTr="00A35266">
        <w:trPr>
          <w:trHeight w:hRule="exact" w:val="259"/>
          <w:jc w:val="center"/>
        </w:trPr>
        <w:tc>
          <w:tcPr>
            <w:tcW w:w="2698" w:type="dxa"/>
          </w:tcPr>
          <w:p w14:paraId="2E658A91"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Physical activity index</w:t>
            </w:r>
          </w:p>
        </w:tc>
        <w:tc>
          <w:tcPr>
            <w:tcW w:w="1892" w:type="dxa"/>
            <w:shd w:val="clear" w:color="auto" w:fill="auto"/>
            <w:vAlign w:val="bottom"/>
          </w:tcPr>
          <w:p w14:paraId="0881AC41"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8.1 (7.0, 9.3)</w:t>
            </w:r>
          </w:p>
        </w:tc>
        <w:tc>
          <w:tcPr>
            <w:tcW w:w="1890" w:type="dxa"/>
            <w:shd w:val="clear" w:color="auto" w:fill="auto"/>
            <w:vAlign w:val="bottom"/>
          </w:tcPr>
          <w:p w14:paraId="71B9E957"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7.3 (6.3, 8.6)</w:t>
            </w:r>
          </w:p>
        </w:tc>
        <w:tc>
          <w:tcPr>
            <w:tcW w:w="1890" w:type="dxa"/>
            <w:shd w:val="clear" w:color="auto" w:fill="auto"/>
            <w:vAlign w:val="bottom"/>
          </w:tcPr>
          <w:p w14:paraId="0439A37F"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7.5 (6.4, 8.8)</w:t>
            </w:r>
          </w:p>
        </w:tc>
        <w:tc>
          <w:tcPr>
            <w:tcW w:w="990" w:type="dxa"/>
            <w:shd w:val="clear" w:color="auto" w:fill="auto"/>
            <w:vAlign w:val="bottom"/>
          </w:tcPr>
          <w:p w14:paraId="32420067"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&lt;0.0001</w:t>
            </w:r>
          </w:p>
        </w:tc>
      </w:tr>
      <w:tr w:rsidR="00F60BCB" w:rsidRPr="00F60BCB" w14:paraId="39FBD123" w14:textId="77777777" w:rsidTr="00A35266">
        <w:trPr>
          <w:trHeight w:hRule="exact" w:val="259"/>
          <w:jc w:val="center"/>
        </w:trPr>
        <w:tc>
          <w:tcPr>
            <w:tcW w:w="2698" w:type="dxa"/>
          </w:tcPr>
          <w:p w14:paraId="52790F06"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 xml:space="preserve">Fasting glucose </w:t>
            </w:r>
            <w:r w:rsidRPr="00F60BCB">
              <w:rPr>
                <w:rFonts w:ascii="Times New Roman" w:hAnsi="Times New Roman" w:cs="Times New Roman"/>
              </w:rPr>
              <w:t>(mg/dL)</w:t>
            </w:r>
          </w:p>
        </w:tc>
        <w:tc>
          <w:tcPr>
            <w:tcW w:w="1892" w:type="dxa"/>
            <w:shd w:val="clear" w:color="auto" w:fill="auto"/>
            <w:vAlign w:val="bottom"/>
          </w:tcPr>
          <w:p w14:paraId="094245FB"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87.0 (82.0, 93.0)</w:t>
            </w:r>
          </w:p>
        </w:tc>
        <w:tc>
          <w:tcPr>
            <w:tcW w:w="1890" w:type="dxa"/>
            <w:shd w:val="clear" w:color="auto" w:fill="auto"/>
            <w:vAlign w:val="bottom"/>
          </w:tcPr>
          <w:p w14:paraId="4E8357C5"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89.0 (84.0, 95.0)</w:t>
            </w:r>
          </w:p>
        </w:tc>
        <w:tc>
          <w:tcPr>
            <w:tcW w:w="1890" w:type="dxa"/>
            <w:shd w:val="clear" w:color="auto" w:fill="auto"/>
            <w:vAlign w:val="bottom"/>
          </w:tcPr>
          <w:p w14:paraId="1FCAF324"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91.0 (85.0, 97.0)</w:t>
            </w:r>
          </w:p>
        </w:tc>
        <w:tc>
          <w:tcPr>
            <w:tcW w:w="990" w:type="dxa"/>
            <w:shd w:val="clear" w:color="auto" w:fill="auto"/>
            <w:vAlign w:val="bottom"/>
          </w:tcPr>
          <w:p w14:paraId="47DE65FF"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09355756" w14:textId="77777777" w:rsidTr="00A35266">
        <w:trPr>
          <w:trHeight w:hRule="exact" w:val="259"/>
          <w:jc w:val="center"/>
        </w:trPr>
        <w:tc>
          <w:tcPr>
            <w:tcW w:w="2698" w:type="dxa"/>
          </w:tcPr>
          <w:p w14:paraId="0C92FBF7"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 xml:space="preserve">Fasting insulin </w:t>
            </w:r>
            <w:r w:rsidRPr="00F60BCB">
              <w:rPr>
                <w:rFonts w:ascii="Times New Roman" w:hAnsi="Times New Roman" w:cs="Times New Roman"/>
              </w:rPr>
              <w:t>(µIU/ml)</w:t>
            </w:r>
          </w:p>
        </w:tc>
        <w:tc>
          <w:tcPr>
            <w:tcW w:w="1892" w:type="dxa"/>
            <w:shd w:val="clear" w:color="auto" w:fill="auto"/>
            <w:vAlign w:val="bottom"/>
          </w:tcPr>
          <w:p w14:paraId="7DD8FACF"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8.6 (6.8, 11.6)</w:t>
            </w:r>
          </w:p>
        </w:tc>
        <w:tc>
          <w:tcPr>
            <w:tcW w:w="1890" w:type="dxa"/>
            <w:shd w:val="clear" w:color="auto" w:fill="auto"/>
            <w:vAlign w:val="bottom"/>
          </w:tcPr>
          <w:p w14:paraId="081ACD5D"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10.7 (7.8, 16.1)</w:t>
            </w:r>
          </w:p>
        </w:tc>
        <w:tc>
          <w:tcPr>
            <w:tcW w:w="1890" w:type="dxa"/>
            <w:shd w:val="clear" w:color="auto" w:fill="auto"/>
            <w:vAlign w:val="bottom"/>
          </w:tcPr>
          <w:p w14:paraId="07452D80"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7.9 (6.6, 10.5)</w:t>
            </w:r>
          </w:p>
        </w:tc>
        <w:tc>
          <w:tcPr>
            <w:tcW w:w="990" w:type="dxa"/>
            <w:shd w:val="clear" w:color="auto" w:fill="auto"/>
            <w:vAlign w:val="bottom"/>
          </w:tcPr>
          <w:p w14:paraId="03EF2A45"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241B8810" w14:textId="77777777" w:rsidTr="00A35266">
        <w:trPr>
          <w:trHeight w:hRule="exact" w:val="259"/>
          <w:jc w:val="center"/>
        </w:trPr>
        <w:tc>
          <w:tcPr>
            <w:tcW w:w="2698" w:type="dxa"/>
          </w:tcPr>
          <w:p w14:paraId="5E642F8B"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HOMA-IR</w:t>
            </w:r>
          </w:p>
        </w:tc>
        <w:tc>
          <w:tcPr>
            <w:tcW w:w="1892" w:type="dxa"/>
            <w:shd w:val="clear" w:color="auto" w:fill="auto"/>
            <w:vAlign w:val="bottom"/>
          </w:tcPr>
          <w:p w14:paraId="4480D544"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1.8 (1.4, 2.6)</w:t>
            </w:r>
          </w:p>
        </w:tc>
        <w:tc>
          <w:tcPr>
            <w:tcW w:w="1890" w:type="dxa"/>
            <w:shd w:val="clear" w:color="auto" w:fill="auto"/>
            <w:vAlign w:val="bottom"/>
          </w:tcPr>
          <w:p w14:paraId="1D826F84"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2.4 (1.7, 3.7)</w:t>
            </w:r>
          </w:p>
        </w:tc>
        <w:tc>
          <w:tcPr>
            <w:tcW w:w="1890" w:type="dxa"/>
            <w:shd w:val="clear" w:color="auto" w:fill="auto"/>
            <w:vAlign w:val="bottom"/>
          </w:tcPr>
          <w:p w14:paraId="2FFCDE51"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1.8 (1.4, 2.5)</w:t>
            </w:r>
          </w:p>
        </w:tc>
        <w:tc>
          <w:tcPr>
            <w:tcW w:w="990" w:type="dxa"/>
            <w:shd w:val="clear" w:color="auto" w:fill="auto"/>
            <w:vAlign w:val="bottom"/>
          </w:tcPr>
          <w:p w14:paraId="12E98838"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color w:val="000000"/>
              </w:rPr>
              <w:t>&lt;0.0001</w:t>
            </w:r>
          </w:p>
        </w:tc>
      </w:tr>
      <w:tr w:rsidR="00F60BCB" w:rsidRPr="00F60BCB" w14:paraId="2D61B4BF" w14:textId="77777777" w:rsidTr="00A35266">
        <w:trPr>
          <w:trHeight w:hRule="exact" w:val="144"/>
          <w:jc w:val="center"/>
        </w:trPr>
        <w:tc>
          <w:tcPr>
            <w:tcW w:w="2698" w:type="dxa"/>
          </w:tcPr>
          <w:p w14:paraId="4F3F9EBC" w14:textId="77777777" w:rsidR="00F60BCB" w:rsidRPr="00F60BCB" w:rsidRDefault="00F60BCB" w:rsidP="00F60BCB">
            <w:pPr>
              <w:rPr>
                <w:rFonts w:ascii="Times New Roman" w:hAnsi="Times New Roman" w:cs="Times New Roman"/>
              </w:rPr>
            </w:pPr>
          </w:p>
        </w:tc>
        <w:tc>
          <w:tcPr>
            <w:tcW w:w="1892" w:type="dxa"/>
            <w:shd w:val="clear" w:color="auto" w:fill="auto"/>
            <w:vAlign w:val="bottom"/>
          </w:tcPr>
          <w:p w14:paraId="56B972BB" w14:textId="77777777" w:rsidR="00F60BCB" w:rsidRPr="00F60BCB" w:rsidRDefault="00F60BCB" w:rsidP="00F60BCB">
            <w:pPr>
              <w:jc w:val="center"/>
              <w:rPr>
                <w:rFonts w:ascii="Times New Roman" w:hAnsi="Times New Roman" w:cs="Times New Roman"/>
                <w:b/>
                <w:bCs/>
                <w:color w:val="000000"/>
              </w:rPr>
            </w:pPr>
          </w:p>
        </w:tc>
        <w:tc>
          <w:tcPr>
            <w:tcW w:w="1890" w:type="dxa"/>
          </w:tcPr>
          <w:p w14:paraId="23734102" w14:textId="77777777" w:rsidR="00F60BCB" w:rsidRPr="00F60BCB" w:rsidRDefault="00F60BCB" w:rsidP="00F60BCB">
            <w:pPr>
              <w:jc w:val="center"/>
              <w:rPr>
                <w:rFonts w:ascii="Times New Roman" w:hAnsi="Times New Roman" w:cs="Times New Roman"/>
                <w:b/>
                <w:bCs/>
                <w:color w:val="000000"/>
              </w:rPr>
            </w:pPr>
          </w:p>
        </w:tc>
        <w:tc>
          <w:tcPr>
            <w:tcW w:w="1890" w:type="dxa"/>
          </w:tcPr>
          <w:p w14:paraId="1791B1BC" w14:textId="77777777" w:rsidR="00F60BCB" w:rsidRPr="00F60BCB" w:rsidRDefault="00F60BCB" w:rsidP="00F60BCB">
            <w:pPr>
              <w:jc w:val="center"/>
              <w:rPr>
                <w:rFonts w:ascii="Times New Roman" w:hAnsi="Times New Roman" w:cs="Times New Roman"/>
                <w:b/>
                <w:bCs/>
                <w:color w:val="000000"/>
              </w:rPr>
            </w:pPr>
          </w:p>
        </w:tc>
        <w:tc>
          <w:tcPr>
            <w:tcW w:w="990" w:type="dxa"/>
          </w:tcPr>
          <w:p w14:paraId="4B5C4220" w14:textId="77777777" w:rsidR="00F60BCB" w:rsidRPr="00F60BCB" w:rsidRDefault="00F60BCB" w:rsidP="00F60BCB">
            <w:pPr>
              <w:jc w:val="center"/>
              <w:rPr>
                <w:rFonts w:ascii="Times New Roman" w:hAnsi="Times New Roman" w:cs="Times New Roman"/>
                <w:b/>
                <w:bCs/>
                <w:color w:val="000000"/>
              </w:rPr>
            </w:pPr>
          </w:p>
        </w:tc>
      </w:tr>
      <w:tr w:rsidR="00F60BCB" w:rsidRPr="00F60BCB" w14:paraId="23C476BC" w14:textId="77777777" w:rsidTr="00A35266">
        <w:trPr>
          <w:trHeight w:hRule="exact" w:val="259"/>
          <w:jc w:val="center"/>
        </w:trPr>
        <w:tc>
          <w:tcPr>
            <w:tcW w:w="2698" w:type="dxa"/>
          </w:tcPr>
          <w:p w14:paraId="185FC52D" w14:textId="77777777" w:rsidR="00F60BCB" w:rsidRPr="00F60BCB" w:rsidRDefault="00F60BCB" w:rsidP="00F60BCB">
            <w:pPr>
              <w:rPr>
                <w:rFonts w:ascii="Times New Roman" w:hAnsi="Times New Roman" w:cs="Times New Roman"/>
              </w:rPr>
            </w:pPr>
          </w:p>
        </w:tc>
        <w:tc>
          <w:tcPr>
            <w:tcW w:w="1892" w:type="dxa"/>
            <w:shd w:val="clear" w:color="auto" w:fill="auto"/>
            <w:vAlign w:val="bottom"/>
          </w:tcPr>
          <w:p w14:paraId="2D1C1542"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b/>
                <w:bCs/>
                <w:color w:val="000000"/>
              </w:rPr>
              <w:t>N (%)</w:t>
            </w:r>
          </w:p>
        </w:tc>
        <w:tc>
          <w:tcPr>
            <w:tcW w:w="1890" w:type="dxa"/>
          </w:tcPr>
          <w:p w14:paraId="29684A83"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b/>
                <w:bCs/>
                <w:color w:val="000000"/>
              </w:rPr>
              <w:t>N (%)</w:t>
            </w:r>
          </w:p>
        </w:tc>
        <w:tc>
          <w:tcPr>
            <w:tcW w:w="1890" w:type="dxa"/>
          </w:tcPr>
          <w:p w14:paraId="20FF4CA6" w14:textId="77777777" w:rsidR="00F60BCB" w:rsidRPr="00F60BCB" w:rsidRDefault="00F60BCB" w:rsidP="00F60BCB">
            <w:pPr>
              <w:jc w:val="center"/>
              <w:rPr>
                <w:rFonts w:ascii="Times New Roman" w:hAnsi="Times New Roman" w:cs="Times New Roman"/>
                <w:b/>
                <w:bCs/>
                <w:color w:val="000000"/>
              </w:rPr>
            </w:pPr>
            <w:r w:rsidRPr="00F60BCB">
              <w:rPr>
                <w:rFonts w:ascii="Times New Roman" w:hAnsi="Times New Roman" w:cs="Times New Roman"/>
                <w:b/>
                <w:bCs/>
                <w:color w:val="000000"/>
              </w:rPr>
              <w:t>N (%)</w:t>
            </w:r>
          </w:p>
        </w:tc>
        <w:tc>
          <w:tcPr>
            <w:tcW w:w="990" w:type="dxa"/>
          </w:tcPr>
          <w:p w14:paraId="7D2C3399" w14:textId="77777777" w:rsidR="00F60BCB" w:rsidRPr="00F60BCB" w:rsidRDefault="00F60BCB" w:rsidP="00F60BCB">
            <w:pPr>
              <w:jc w:val="center"/>
              <w:rPr>
                <w:rFonts w:ascii="Times New Roman" w:hAnsi="Times New Roman" w:cs="Times New Roman"/>
                <w:b/>
                <w:bCs/>
                <w:color w:val="000000"/>
              </w:rPr>
            </w:pPr>
          </w:p>
        </w:tc>
      </w:tr>
      <w:tr w:rsidR="00F60BCB" w:rsidRPr="00F60BCB" w14:paraId="69DA4689" w14:textId="77777777" w:rsidTr="00A35266">
        <w:trPr>
          <w:trHeight w:hRule="exact" w:val="259"/>
          <w:jc w:val="center"/>
        </w:trPr>
        <w:tc>
          <w:tcPr>
            <w:tcW w:w="2698" w:type="dxa"/>
          </w:tcPr>
          <w:p w14:paraId="430BD167"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Site</w:t>
            </w:r>
          </w:p>
        </w:tc>
        <w:tc>
          <w:tcPr>
            <w:tcW w:w="1892" w:type="dxa"/>
            <w:shd w:val="clear" w:color="auto" w:fill="auto"/>
            <w:vAlign w:val="bottom"/>
          </w:tcPr>
          <w:p w14:paraId="376D44B8" w14:textId="77777777" w:rsidR="00F60BCB" w:rsidRPr="00F60BCB" w:rsidRDefault="00F60BCB" w:rsidP="00F60BCB">
            <w:pPr>
              <w:jc w:val="center"/>
              <w:rPr>
                <w:rFonts w:ascii="Times New Roman" w:hAnsi="Times New Roman" w:cs="Times New Roman"/>
                <w:color w:val="000000"/>
              </w:rPr>
            </w:pPr>
          </w:p>
        </w:tc>
        <w:tc>
          <w:tcPr>
            <w:tcW w:w="1890" w:type="dxa"/>
          </w:tcPr>
          <w:p w14:paraId="75F21AAF" w14:textId="77777777" w:rsidR="00F60BCB" w:rsidRPr="00F60BCB" w:rsidRDefault="00F60BCB" w:rsidP="00F60BCB">
            <w:pPr>
              <w:jc w:val="center"/>
              <w:rPr>
                <w:rFonts w:ascii="Times New Roman" w:hAnsi="Times New Roman" w:cs="Times New Roman"/>
                <w:color w:val="000000"/>
              </w:rPr>
            </w:pPr>
          </w:p>
        </w:tc>
        <w:tc>
          <w:tcPr>
            <w:tcW w:w="1890" w:type="dxa"/>
          </w:tcPr>
          <w:p w14:paraId="63F6B597" w14:textId="77777777" w:rsidR="00F60BCB" w:rsidRPr="00F60BCB" w:rsidRDefault="00F60BCB" w:rsidP="00F60BCB">
            <w:pPr>
              <w:jc w:val="center"/>
              <w:rPr>
                <w:rFonts w:ascii="Times New Roman" w:hAnsi="Times New Roman" w:cs="Times New Roman"/>
                <w:color w:val="000000"/>
              </w:rPr>
            </w:pPr>
          </w:p>
        </w:tc>
        <w:tc>
          <w:tcPr>
            <w:tcW w:w="990" w:type="dxa"/>
          </w:tcPr>
          <w:p w14:paraId="0AA1522D" w14:textId="77777777" w:rsidR="00F60BCB" w:rsidRPr="00F60BCB" w:rsidRDefault="00F60BCB" w:rsidP="00F60BCB">
            <w:pPr>
              <w:jc w:val="center"/>
              <w:rPr>
                <w:rFonts w:ascii="Times New Roman" w:hAnsi="Times New Roman" w:cs="Times New Roman"/>
                <w:color w:val="000000"/>
              </w:rPr>
            </w:pPr>
          </w:p>
        </w:tc>
      </w:tr>
      <w:tr w:rsidR="00F60BCB" w:rsidRPr="00F60BCB" w14:paraId="3A3DEFB3" w14:textId="77777777" w:rsidTr="00A35266">
        <w:trPr>
          <w:trHeight w:hRule="exact" w:val="259"/>
          <w:jc w:val="center"/>
        </w:trPr>
        <w:tc>
          <w:tcPr>
            <w:tcW w:w="2698" w:type="dxa"/>
          </w:tcPr>
          <w:p w14:paraId="75D0ECD4"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Detroit area, MI</w:t>
            </w:r>
          </w:p>
        </w:tc>
        <w:tc>
          <w:tcPr>
            <w:tcW w:w="1892" w:type="dxa"/>
            <w:shd w:val="clear" w:color="auto" w:fill="auto"/>
            <w:vAlign w:val="bottom"/>
          </w:tcPr>
          <w:p w14:paraId="6B1A72E8"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98 (14.7%)</w:t>
            </w:r>
          </w:p>
        </w:tc>
        <w:tc>
          <w:tcPr>
            <w:tcW w:w="1890" w:type="dxa"/>
            <w:shd w:val="clear" w:color="auto" w:fill="auto"/>
            <w:vAlign w:val="bottom"/>
          </w:tcPr>
          <w:p w14:paraId="70B70BB7"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127 (48.5%)</w:t>
            </w:r>
          </w:p>
        </w:tc>
        <w:tc>
          <w:tcPr>
            <w:tcW w:w="1890" w:type="dxa"/>
            <w:shd w:val="clear" w:color="auto" w:fill="auto"/>
            <w:vAlign w:val="bottom"/>
          </w:tcPr>
          <w:p w14:paraId="394958CD"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0 (0.0%)</w:t>
            </w:r>
          </w:p>
        </w:tc>
        <w:tc>
          <w:tcPr>
            <w:tcW w:w="990" w:type="dxa"/>
            <w:shd w:val="clear" w:color="auto" w:fill="auto"/>
            <w:vAlign w:val="bottom"/>
          </w:tcPr>
          <w:p w14:paraId="4DE08AE9"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58879D6D" w14:textId="77777777" w:rsidTr="00A35266">
        <w:trPr>
          <w:trHeight w:hRule="exact" w:val="259"/>
          <w:jc w:val="center"/>
        </w:trPr>
        <w:tc>
          <w:tcPr>
            <w:tcW w:w="2698" w:type="dxa"/>
          </w:tcPr>
          <w:p w14:paraId="752184CF"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Boston, MA</w:t>
            </w:r>
          </w:p>
        </w:tc>
        <w:tc>
          <w:tcPr>
            <w:tcW w:w="1892" w:type="dxa"/>
            <w:shd w:val="clear" w:color="auto" w:fill="auto"/>
            <w:vAlign w:val="bottom"/>
          </w:tcPr>
          <w:p w14:paraId="21F0F0C9"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141 (21.1%)</w:t>
            </w:r>
          </w:p>
        </w:tc>
        <w:tc>
          <w:tcPr>
            <w:tcW w:w="1890" w:type="dxa"/>
            <w:shd w:val="clear" w:color="auto" w:fill="auto"/>
            <w:vAlign w:val="bottom"/>
          </w:tcPr>
          <w:p w14:paraId="335224F7"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70 (26.7%)</w:t>
            </w:r>
          </w:p>
        </w:tc>
        <w:tc>
          <w:tcPr>
            <w:tcW w:w="1890" w:type="dxa"/>
            <w:shd w:val="clear" w:color="auto" w:fill="auto"/>
            <w:vAlign w:val="bottom"/>
          </w:tcPr>
          <w:p w14:paraId="7160D851"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0 (0.0%)</w:t>
            </w:r>
          </w:p>
        </w:tc>
        <w:tc>
          <w:tcPr>
            <w:tcW w:w="990" w:type="dxa"/>
            <w:shd w:val="clear" w:color="auto" w:fill="auto"/>
            <w:vAlign w:val="bottom"/>
          </w:tcPr>
          <w:p w14:paraId="2B578B4C"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1A64FF67" w14:textId="77777777" w:rsidTr="00A35266">
        <w:trPr>
          <w:trHeight w:hRule="exact" w:val="259"/>
          <w:jc w:val="center"/>
        </w:trPr>
        <w:tc>
          <w:tcPr>
            <w:tcW w:w="2698" w:type="dxa"/>
          </w:tcPr>
          <w:p w14:paraId="65AF4EFD"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Oakland, CA</w:t>
            </w:r>
          </w:p>
        </w:tc>
        <w:tc>
          <w:tcPr>
            <w:tcW w:w="1892" w:type="dxa"/>
            <w:shd w:val="clear" w:color="auto" w:fill="auto"/>
            <w:vAlign w:val="bottom"/>
          </w:tcPr>
          <w:p w14:paraId="11762B6F"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125 (18.7%)</w:t>
            </w:r>
          </w:p>
        </w:tc>
        <w:tc>
          <w:tcPr>
            <w:tcW w:w="1890" w:type="dxa"/>
            <w:shd w:val="clear" w:color="auto" w:fill="auto"/>
            <w:vAlign w:val="bottom"/>
          </w:tcPr>
          <w:p w14:paraId="7D6D0DE6"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0 (0.0%)</w:t>
            </w:r>
          </w:p>
        </w:tc>
        <w:tc>
          <w:tcPr>
            <w:tcW w:w="1890" w:type="dxa"/>
            <w:shd w:val="clear" w:color="auto" w:fill="auto"/>
            <w:vAlign w:val="bottom"/>
          </w:tcPr>
          <w:p w14:paraId="5BBB22D2"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168 (46.2%)</w:t>
            </w:r>
          </w:p>
        </w:tc>
        <w:tc>
          <w:tcPr>
            <w:tcW w:w="990" w:type="dxa"/>
            <w:shd w:val="clear" w:color="auto" w:fill="auto"/>
            <w:vAlign w:val="bottom"/>
          </w:tcPr>
          <w:p w14:paraId="3533AC47"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18EAD4F7" w14:textId="77777777" w:rsidTr="00A35266">
        <w:trPr>
          <w:trHeight w:hRule="exact" w:val="259"/>
          <w:jc w:val="center"/>
        </w:trPr>
        <w:tc>
          <w:tcPr>
            <w:tcW w:w="2698" w:type="dxa"/>
          </w:tcPr>
          <w:p w14:paraId="2FA6E391"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Los Angeles, CA</w:t>
            </w:r>
          </w:p>
        </w:tc>
        <w:tc>
          <w:tcPr>
            <w:tcW w:w="1892" w:type="dxa"/>
            <w:shd w:val="clear" w:color="auto" w:fill="auto"/>
            <w:vAlign w:val="bottom"/>
          </w:tcPr>
          <w:p w14:paraId="307500A7"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150 (22.5%)</w:t>
            </w:r>
          </w:p>
        </w:tc>
        <w:tc>
          <w:tcPr>
            <w:tcW w:w="1890" w:type="dxa"/>
            <w:shd w:val="clear" w:color="auto" w:fill="auto"/>
            <w:vAlign w:val="bottom"/>
          </w:tcPr>
          <w:p w14:paraId="13A6CB61"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0 (0.0%)</w:t>
            </w:r>
          </w:p>
        </w:tc>
        <w:tc>
          <w:tcPr>
            <w:tcW w:w="1890" w:type="dxa"/>
            <w:shd w:val="clear" w:color="auto" w:fill="auto"/>
            <w:vAlign w:val="bottom"/>
          </w:tcPr>
          <w:p w14:paraId="00D5115F"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196 (53.8%)</w:t>
            </w:r>
          </w:p>
        </w:tc>
        <w:tc>
          <w:tcPr>
            <w:tcW w:w="990" w:type="dxa"/>
            <w:shd w:val="clear" w:color="auto" w:fill="auto"/>
            <w:vAlign w:val="bottom"/>
          </w:tcPr>
          <w:p w14:paraId="090827C8"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639B82EE" w14:textId="77777777" w:rsidTr="00A35266">
        <w:trPr>
          <w:trHeight w:hRule="exact" w:val="259"/>
          <w:jc w:val="center"/>
        </w:trPr>
        <w:tc>
          <w:tcPr>
            <w:tcW w:w="2698" w:type="dxa"/>
          </w:tcPr>
          <w:p w14:paraId="03F8B448"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Pittsburgh, PA</w:t>
            </w:r>
          </w:p>
        </w:tc>
        <w:tc>
          <w:tcPr>
            <w:tcW w:w="1892" w:type="dxa"/>
            <w:shd w:val="clear" w:color="auto" w:fill="auto"/>
            <w:vAlign w:val="bottom"/>
          </w:tcPr>
          <w:p w14:paraId="7728CDE3"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153 (22.9%)</w:t>
            </w:r>
          </w:p>
        </w:tc>
        <w:tc>
          <w:tcPr>
            <w:tcW w:w="1890" w:type="dxa"/>
            <w:shd w:val="clear" w:color="auto" w:fill="auto"/>
            <w:vAlign w:val="bottom"/>
          </w:tcPr>
          <w:p w14:paraId="736F6799"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65 (24.8%)</w:t>
            </w:r>
          </w:p>
        </w:tc>
        <w:tc>
          <w:tcPr>
            <w:tcW w:w="1890" w:type="dxa"/>
            <w:shd w:val="clear" w:color="auto" w:fill="auto"/>
            <w:vAlign w:val="bottom"/>
          </w:tcPr>
          <w:p w14:paraId="13E650FF"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0 (0.0%)</w:t>
            </w:r>
          </w:p>
        </w:tc>
        <w:tc>
          <w:tcPr>
            <w:tcW w:w="990" w:type="dxa"/>
            <w:shd w:val="clear" w:color="auto" w:fill="auto"/>
            <w:vAlign w:val="bottom"/>
          </w:tcPr>
          <w:p w14:paraId="05BDF638"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670B4486" w14:textId="77777777" w:rsidTr="00A35266">
        <w:trPr>
          <w:trHeight w:hRule="exact" w:val="144"/>
          <w:jc w:val="center"/>
        </w:trPr>
        <w:tc>
          <w:tcPr>
            <w:tcW w:w="2698" w:type="dxa"/>
          </w:tcPr>
          <w:p w14:paraId="5FFAD454" w14:textId="77777777" w:rsidR="00F60BCB" w:rsidRPr="00F60BCB" w:rsidRDefault="00F60BCB" w:rsidP="00F60BCB">
            <w:pPr>
              <w:rPr>
                <w:rFonts w:ascii="Times New Roman" w:hAnsi="Times New Roman" w:cs="Times New Roman"/>
              </w:rPr>
            </w:pPr>
          </w:p>
        </w:tc>
        <w:tc>
          <w:tcPr>
            <w:tcW w:w="1892" w:type="dxa"/>
          </w:tcPr>
          <w:p w14:paraId="34B07BA0" w14:textId="77777777" w:rsidR="00F60BCB" w:rsidRPr="00F60BCB" w:rsidRDefault="00F60BCB" w:rsidP="00F60BCB">
            <w:pPr>
              <w:jc w:val="center"/>
              <w:rPr>
                <w:rFonts w:ascii="Times New Roman" w:hAnsi="Times New Roman" w:cs="Times New Roman"/>
                <w:color w:val="000000"/>
              </w:rPr>
            </w:pPr>
          </w:p>
        </w:tc>
        <w:tc>
          <w:tcPr>
            <w:tcW w:w="1890" w:type="dxa"/>
          </w:tcPr>
          <w:p w14:paraId="71836C2F" w14:textId="77777777" w:rsidR="00F60BCB" w:rsidRPr="00F60BCB" w:rsidRDefault="00F60BCB" w:rsidP="00F60BCB">
            <w:pPr>
              <w:jc w:val="center"/>
              <w:rPr>
                <w:rFonts w:ascii="Times New Roman" w:hAnsi="Times New Roman" w:cs="Times New Roman"/>
                <w:color w:val="000000"/>
              </w:rPr>
            </w:pPr>
          </w:p>
        </w:tc>
        <w:tc>
          <w:tcPr>
            <w:tcW w:w="1890" w:type="dxa"/>
          </w:tcPr>
          <w:p w14:paraId="59DA36B7" w14:textId="77777777" w:rsidR="00F60BCB" w:rsidRPr="00F60BCB" w:rsidRDefault="00F60BCB" w:rsidP="00F60BCB">
            <w:pPr>
              <w:jc w:val="center"/>
              <w:rPr>
                <w:rFonts w:ascii="Times New Roman" w:hAnsi="Times New Roman" w:cs="Times New Roman"/>
                <w:color w:val="000000"/>
              </w:rPr>
            </w:pPr>
          </w:p>
        </w:tc>
        <w:tc>
          <w:tcPr>
            <w:tcW w:w="990" w:type="dxa"/>
          </w:tcPr>
          <w:p w14:paraId="2371FD33" w14:textId="77777777" w:rsidR="00F60BCB" w:rsidRPr="00F60BCB" w:rsidRDefault="00F60BCB" w:rsidP="00F60BCB">
            <w:pPr>
              <w:jc w:val="center"/>
              <w:rPr>
                <w:rFonts w:ascii="Times New Roman" w:hAnsi="Times New Roman" w:cs="Times New Roman"/>
                <w:color w:val="000000"/>
              </w:rPr>
            </w:pPr>
          </w:p>
        </w:tc>
      </w:tr>
      <w:tr w:rsidR="00F60BCB" w:rsidRPr="00F60BCB" w14:paraId="0B11789B" w14:textId="77777777" w:rsidTr="00A35266">
        <w:trPr>
          <w:trHeight w:hRule="exact" w:val="259"/>
          <w:jc w:val="center"/>
        </w:trPr>
        <w:tc>
          <w:tcPr>
            <w:tcW w:w="2698" w:type="dxa"/>
          </w:tcPr>
          <w:p w14:paraId="3650AEF5"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Education</w:t>
            </w:r>
          </w:p>
        </w:tc>
        <w:tc>
          <w:tcPr>
            <w:tcW w:w="1892" w:type="dxa"/>
          </w:tcPr>
          <w:p w14:paraId="5054C485" w14:textId="77777777" w:rsidR="00F60BCB" w:rsidRPr="00F60BCB" w:rsidRDefault="00F60BCB" w:rsidP="00F60BCB">
            <w:pPr>
              <w:jc w:val="center"/>
              <w:rPr>
                <w:rFonts w:ascii="Times New Roman" w:hAnsi="Times New Roman" w:cs="Times New Roman"/>
                <w:color w:val="000000"/>
              </w:rPr>
            </w:pPr>
          </w:p>
        </w:tc>
        <w:tc>
          <w:tcPr>
            <w:tcW w:w="1890" w:type="dxa"/>
          </w:tcPr>
          <w:p w14:paraId="5F040226" w14:textId="77777777" w:rsidR="00F60BCB" w:rsidRPr="00F60BCB" w:rsidRDefault="00F60BCB" w:rsidP="00F60BCB">
            <w:pPr>
              <w:jc w:val="center"/>
              <w:rPr>
                <w:rFonts w:ascii="Times New Roman" w:hAnsi="Times New Roman" w:cs="Times New Roman"/>
                <w:color w:val="000000"/>
              </w:rPr>
            </w:pPr>
          </w:p>
        </w:tc>
        <w:tc>
          <w:tcPr>
            <w:tcW w:w="1890" w:type="dxa"/>
          </w:tcPr>
          <w:p w14:paraId="37D351DC" w14:textId="77777777" w:rsidR="00F60BCB" w:rsidRPr="00F60BCB" w:rsidRDefault="00F60BCB" w:rsidP="00F60BCB">
            <w:pPr>
              <w:jc w:val="center"/>
              <w:rPr>
                <w:rFonts w:ascii="Times New Roman" w:hAnsi="Times New Roman" w:cs="Times New Roman"/>
                <w:color w:val="000000"/>
              </w:rPr>
            </w:pPr>
          </w:p>
        </w:tc>
        <w:tc>
          <w:tcPr>
            <w:tcW w:w="990" w:type="dxa"/>
          </w:tcPr>
          <w:p w14:paraId="40F82789" w14:textId="77777777" w:rsidR="00F60BCB" w:rsidRPr="00F60BCB" w:rsidRDefault="00F60BCB" w:rsidP="00F60BCB">
            <w:pPr>
              <w:jc w:val="center"/>
              <w:rPr>
                <w:rFonts w:ascii="Times New Roman" w:hAnsi="Times New Roman" w:cs="Times New Roman"/>
                <w:color w:val="000000"/>
              </w:rPr>
            </w:pPr>
          </w:p>
        </w:tc>
      </w:tr>
      <w:tr w:rsidR="00F60BCB" w:rsidRPr="00F60BCB" w14:paraId="6F768421" w14:textId="77777777" w:rsidTr="00A35266">
        <w:trPr>
          <w:trHeight w:hRule="exact" w:val="259"/>
          <w:jc w:val="center"/>
        </w:trPr>
        <w:tc>
          <w:tcPr>
            <w:tcW w:w="2698" w:type="dxa"/>
          </w:tcPr>
          <w:p w14:paraId="384C90E0"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High school or less</w:t>
            </w:r>
          </w:p>
        </w:tc>
        <w:tc>
          <w:tcPr>
            <w:tcW w:w="1892" w:type="dxa"/>
            <w:shd w:val="clear" w:color="auto" w:fill="auto"/>
            <w:vAlign w:val="bottom"/>
          </w:tcPr>
          <w:p w14:paraId="6C5EAE8C"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75 (11.2%)</w:t>
            </w:r>
          </w:p>
        </w:tc>
        <w:tc>
          <w:tcPr>
            <w:tcW w:w="1890" w:type="dxa"/>
            <w:shd w:val="clear" w:color="auto" w:fill="auto"/>
            <w:vAlign w:val="bottom"/>
          </w:tcPr>
          <w:p w14:paraId="075B3483"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75 (28.6%)</w:t>
            </w:r>
          </w:p>
        </w:tc>
        <w:tc>
          <w:tcPr>
            <w:tcW w:w="1890" w:type="dxa"/>
            <w:shd w:val="clear" w:color="auto" w:fill="auto"/>
            <w:vAlign w:val="bottom"/>
          </w:tcPr>
          <w:p w14:paraId="50FA3E9C"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72 (19.8%)</w:t>
            </w:r>
          </w:p>
        </w:tc>
        <w:tc>
          <w:tcPr>
            <w:tcW w:w="990" w:type="dxa"/>
            <w:shd w:val="clear" w:color="auto" w:fill="auto"/>
            <w:vAlign w:val="bottom"/>
          </w:tcPr>
          <w:p w14:paraId="2B40C947"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79941BE4" w14:textId="77777777" w:rsidTr="00A35266">
        <w:trPr>
          <w:trHeight w:hRule="exact" w:val="259"/>
          <w:jc w:val="center"/>
        </w:trPr>
        <w:tc>
          <w:tcPr>
            <w:tcW w:w="2698" w:type="dxa"/>
          </w:tcPr>
          <w:p w14:paraId="30B7CFF0"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Some college</w:t>
            </w:r>
          </w:p>
        </w:tc>
        <w:tc>
          <w:tcPr>
            <w:tcW w:w="1892" w:type="dxa"/>
            <w:shd w:val="clear" w:color="auto" w:fill="auto"/>
            <w:vAlign w:val="bottom"/>
          </w:tcPr>
          <w:p w14:paraId="16B0FE09"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197 (29.5%)</w:t>
            </w:r>
          </w:p>
        </w:tc>
        <w:tc>
          <w:tcPr>
            <w:tcW w:w="1890" w:type="dxa"/>
            <w:shd w:val="clear" w:color="auto" w:fill="auto"/>
            <w:vAlign w:val="bottom"/>
          </w:tcPr>
          <w:p w14:paraId="1F0E5C90"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103 (39.3%)</w:t>
            </w:r>
          </w:p>
        </w:tc>
        <w:tc>
          <w:tcPr>
            <w:tcW w:w="1890" w:type="dxa"/>
            <w:shd w:val="clear" w:color="auto" w:fill="auto"/>
            <w:vAlign w:val="bottom"/>
          </w:tcPr>
          <w:p w14:paraId="0501CA1F"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109 (29.9%)</w:t>
            </w:r>
          </w:p>
        </w:tc>
        <w:tc>
          <w:tcPr>
            <w:tcW w:w="990" w:type="dxa"/>
            <w:shd w:val="clear" w:color="auto" w:fill="auto"/>
            <w:vAlign w:val="bottom"/>
          </w:tcPr>
          <w:p w14:paraId="30B3B784"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40FB48BC" w14:textId="77777777" w:rsidTr="00A35266">
        <w:trPr>
          <w:trHeight w:hRule="exact" w:val="259"/>
          <w:jc w:val="center"/>
        </w:trPr>
        <w:tc>
          <w:tcPr>
            <w:tcW w:w="2698" w:type="dxa"/>
          </w:tcPr>
          <w:p w14:paraId="41FEEAF8"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College degree</w:t>
            </w:r>
          </w:p>
        </w:tc>
        <w:tc>
          <w:tcPr>
            <w:tcW w:w="1892" w:type="dxa"/>
            <w:shd w:val="clear" w:color="auto" w:fill="auto"/>
            <w:vAlign w:val="bottom"/>
          </w:tcPr>
          <w:p w14:paraId="6B8910B8"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167 (25.0%)</w:t>
            </w:r>
          </w:p>
        </w:tc>
        <w:tc>
          <w:tcPr>
            <w:tcW w:w="1890" w:type="dxa"/>
            <w:shd w:val="clear" w:color="auto" w:fill="auto"/>
            <w:vAlign w:val="bottom"/>
          </w:tcPr>
          <w:p w14:paraId="045360E1"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47 (17.9%)</w:t>
            </w:r>
          </w:p>
        </w:tc>
        <w:tc>
          <w:tcPr>
            <w:tcW w:w="1890" w:type="dxa"/>
            <w:shd w:val="clear" w:color="auto" w:fill="auto"/>
            <w:vAlign w:val="bottom"/>
          </w:tcPr>
          <w:p w14:paraId="0DB838EF"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114 (31.3%)</w:t>
            </w:r>
          </w:p>
        </w:tc>
        <w:tc>
          <w:tcPr>
            <w:tcW w:w="990" w:type="dxa"/>
            <w:shd w:val="clear" w:color="auto" w:fill="auto"/>
            <w:vAlign w:val="bottom"/>
          </w:tcPr>
          <w:p w14:paraId="6F6CEE35"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2BD6928E" w14:textId="77777777" w:rsidTr="00A35266">
        <w:trPr>
          <w:trHeight w:hRule="exact" w:val="259"/>
          <w:jc w:val="center"/>
        </w:trPr>
        <w:tc>
          <w:tcPr>
            <w:tcW w:w="2698" w:type="dxa"/>
          </w:tcPr>
          <w:p w14:paraId="03223A47"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Postgraduate</w:t>
            </w:r>
          </w:p>
        </w:tc>
        <w:tc>
          <w:tcPr>
            <w:tcW w:w="1892" w:type="dxa"/>
            <w:shd w:val="clear" w:color="auto" w:fill="auto"/>
            <w:vAlign w:val="bottom"/>
          </w:tcPr>
          <w:p w14:paraId="5322716F"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228 (34.2%)</w:t>
            </w:r>
          </w:p>
        </w:tc>
        <w:tc>
          <w:tcPr>
            <w:tcW w:w="1890" w:type="dxa"/>
            <w:shd w:val="clear" w:color="auto" w:fill="auto"/>
            <w:vAlign w:val="bottom"/>
          </w:tcPr>
          <w:p w14:paraId="6B669FA4"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37 (14.1%)</w:t>
            </w:r>
          </w:p>
        </w:tc>
        <w:tc>
          <w:tcPr>
            <w:tcW w:w="1890" w:type="dxa"/>
            <w:shd w:val="clear" w:color="auto" w:fill="auto"/>
            <w:vAlign w:val="bottom"/>
          </w:tcPr>
          <w:p w14:paraId="5B075222"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69 (19.0%)</w:t>
            </w:r>
          </w:p>
        </w:tc>
        <w:tc>
          <w:tcPr>
            <w:tcW w:w="990" w:type="dxa"/>
            <w:shd w:val="clear" w:color="auto" w:fill="auto"/>
            <w:vAlign w:val="bottom"/>
          </w:tcPr>
          <w:p w14:paraId="42E6D06C"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26F91DBD" w14:textId="77777777" w:rsidTr="00A35266">
        <w:trPr>
          <w:trHeight w:hRule="exact" w:val="144"/>
          <w:jc w:val="center"/>
        </w:trPr>
        <w:tc>
          <w:tcPr>
            <w:tcW w:w="2698" w:type="dxa"/>
          </w:tcPr>
          <w:p w14:paraId="61C12AD3" w14:textId="77777777" w:rsidR="00F60BCB" w:rsidRPr="00F60BCB" w:rsidRDefault="00F60BCB" w:rsidP="00F60BCB">
            <w:pPr>
              <w:rPr>
                <w:rFonts w:ascii="Times New Roman" w:hAnsi="Times New Roman" w:cs="Times New Roman"/>
              </w:rPr>
            </w:pPr>
          </w:p>
        </w:tc>
        <w:tc>
          <w:tcPr>
            <w:tcW w:w="1892" w:type="dxa"/>
          </w:tcPr>
          <w:p w14:paraId="4A94C74E" w14:textId="77777777" w:rsidR="00F60BCB" w:rsidRPr="00F60BCB" w:rsidRDefault="00F60BCB" w:rsidP="00F60BCB">
            <w:pPr>
              <w:jc w:val="center"/>
              <w:rPr>
                <w:rFonts w:ascii="Times New Roman" w:hAnsi="Times New Roman" w:cs="Times New Roman"/>
                <w:color w:val="000000"/>
              </w:rPr>
            </w:pPr>
          </w:p>
        </w:tc>
        <w:tc>
          <w:tcPr>
            <w:tcW w:w="1890" w:type="dxa"/>
          </w:tcPr>
          <w:p w14:paraId="48AECF55" w14:textId="77777777" w:rsidR="00F60BCB" w:rsidRPr="00F60BCB" w:rsidRDefault="00F60BCB" w:rsidP="00F60BCB">
            <w:pPr>
              <w:jc w:val="center"/>
              <w:rPr>
                <w:rFonts w:ascii="Times New Roman" w:hAnsi="Times New Roman" w:cs="Times New Roman"/>
                <w:color w:val="000000"/>
              </w:rPr>
            </w:pPr>
          </w:p>
        </w:tc>
        <w:tc>
          <w:tcPr>
            <w:tcW w:w="1890" w:type="dxa"/>
          </w:tcPr>
          <w:p w14:paraId="7554BB1B" w14:textId="77777777" w:rsidR="00F60BCB" w:rsidRPr="00F60BCB" w:rsidRDefault="00F60BCB" w:rsidP="00F60BCB">
            <w:pPr>
              <w:jc w:val="center"/>
              <w:rPr>
                <w:rFonts w:ascii="Times New Roman" w:hAnsi="Times New Roman" w:cs="Times New Roman"/>
                <w:color w:val="000000"/>
              </w:rPr>
            </w:pPr>
          </w:p>
        </w:tc>
        <w:tc>
          <w:tcPr>
            <w:tcW w:w="990" w:type="dxa"/>
          </w:tcPr>
          <w:p w14:paraId="4E9AE2BC" w14:textId="77777777" w:rsidR="00F60BCB" w:rsidRPr="00F60BCB" w:rsidRDefault="00F60BCB" w:rsidP="00F60BCB">
            <w:pPr>
              <w:jc w:val="center"/>
              <w:rPr>
                <w:rFonts w:ascii="Times New Roman" w:hAnsi="Times New Roman" w:cs="Times New Roman"/>
                <w:color w:val="000000"/>
              </w:rPr>
            </w:pPr>
          </w:p>
        </w:tc>
      </w:tr>
      <w:tr w:rsidR="00F60BCB" w:rsidRPr="00F60BCB" w14:paraId="17DD7698" w14:textId="77777777" w:rsidTr="00A35266">
        <w:trPr>
          <w:trHeight w:hRule="exact" w:val="259"/>
          <w:jc w:val="center"/>
        </w:trPr>
        <w:tc>
          <w:tcPr>
            <w:tcW w:w="2698" w:type="dxa"/>
          </w:tcPr>
          <w:p w14:paraId="3DF6B487"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Smoking</w:t>
            </w:r>
          </w:p>
        </w:tc>
        <w:tc>
          <w:tcPr>
            <w:tcW w:w="1892" w:type="dxa"/>
          </w:tcPr>
          <w:p w14:paraId="3C7862DB" w14:textId="77777777" w:rsidR="00F60BCB" w:rsidRPr="00F60BCB" w:rsidRDefault="00F60BCB" w:rsidP="00F60BCB">
            <w:pPr>
              <w:jc w:val="center"/>
              <w:rPr>
                <w:rFonts w:ascii="Times New Roman" w:hAnsi="Times New Roman" w:cs="Times New Roman"/>
                <w:color w:val="000000"/>
              </w:rPr>
            </w:pPr>
          </w:p>
        </w:tc>
        <w:tc>
          <w:tcPr>
            <w:tcW w:w="1890" w:type="dxa"/>
          </w:tcPr>
          <w:p w14:paraId="71752DCB" w14:textId="77777777" w:rsidR="00F60BCB" w:rsidRPr="00F60BCB" w:rsidRDefault="00F60BCB" w:rsidP="00F60BCB">
            <w:pPr>
              <w:jc w:val="center"/>
              <w:rPr>
                <w:rFonts w:ascii="Times New Roman" w:hAnsi="Times New Roman" w:cs="Times New Roman"/>
                <w:color w:val="000000"/>
              </w:rPr>
            </w:pPr>
          </w:p>
        </w:tc>
        <w:tc>
          <w:tcPr>
            <w:tcW w:w="1890" w:type="dxa"/>
          </w:tcPr>
          <w:p w14:paraId="376AB477" w14:textId="77777777" w:rsidR="00F60BCB" w:rsidRPr="00F60BCB" w:rsidRDefault="00F60BCB" w:rsidP="00F60BCB">
            <w:pPr>
              <w:jc w:val="center"/>
              <w:rPr>
                <w:rFonts w:ascii="Times New Roman" w:hAnsi="Times New Roman" w:cs="Times New Roman"/>
                <w:color w:val="000000"/>
              </w:rPr>
            </w:pPr>
          </w:p>
        </w:tc>
        <w:tc>
          <w:tcPr>
            <w:tcW w:w="990" w:type="dxa"/>
          </w:tcPr>
          <w:p w14:paraId="139A0C7B" w14:textId="77777777" w:rsidR="00F60BCB" w:rsidRPr="00F60BCB" w:rsidRDefault="00F60BCB" w:rsidP="00F60BCB">
            <w:pPr>
              <w:jc w:val="center"/>
              <w:rPr>
                <w:rFonts w:ascii="Times New Roman" w:hAnsi="Times New Roman" w:cs="Times New Roman"/>
                <w:color w:val="000000"/>
              </w:rPr>
            </w:pPr>
          </w:p>
        </w:tc>
      </w:tr>
      <w:tr w:rsidR="00F60BCB" w:rsidRPr="00F60BCB" w14:paraId="1F189A65" w14:textId="77777777" w:rsidTr="00A35266">
        <w:trPr>
          <w:trHeight w:hRule="exact" w:val="259"/>
          <w:jc w:val="center"/>
        </w:trPr>
        <w:tc>
          <w:tcPr>
            <w:tcW w:w="2698" w:type="dxa"/>
          </w:tcPr>
          <w:p w14:paraId="261B69A1"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Never</w:t>
            </w:r>
          </w:p>
        </w:tc>
        <w:tc>
          <w:tcPr>
            <w:tcW w:w="1892" w:type="dxa"/>
            <w:shd w:val="clear" w:color="auto" w:fill="auto"/>
            <w:vAlign w:val="bottom"/>
          </w:tcPr>
          <w:p w14:paraId="04B0191D"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390 (58.5%)</w:t>
            </w:r>
          </w:p>
        </w:tc>
        <w:tc>
          <w:tcPr>
            <w:tcW w:w="1890" w:type="dxa"/>
            <w:shd w:val="clear" w:color="auto" w:fill="auto"/>
            <w:vAlign w:val="bottom"/>
          </w:tcPr>
          <w:p w14:paraId="72C015EB"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143 (54.6%)</w:t>
            </w:r>
          </w:p>
        </w:tc>
        <w:tc>
          <w:tcPr>
            <w:tcW w:w="1890" w:type="dxa"/>
            <w:shd w:val="clear" w:color="auto" w:fill="auto"/>
            <w:vAlign w:val="bottom"/>
          </w:tcPr>
          <w:p w14:paraId="4E15D4E7"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284 (78.0%)</w:t>
            </w:r>
          </w:p>
        </w:tc>
        <w:tc>
          <w:tcPr>
            <w:tcW w:w="990" w:type="dxa"/>
            <w:shd w:val="clear" w:color="auto" w:fill="auto"/>
            <w:vAlign w:val="bottom"/>
          </w:tcPr>
          <w:p w14:paraId="36957790"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7CFC1E5D" w14:textId="77777777" w:rsidTr="00A35266">
        <w:trPr>
          <w:trHeight w:hRule="exact" w:val="259"/>
          <w:jc w:val="center"/>
        </w:trPr>
        <w:tc>
          <w:tcPr>
            <w:tcW w:w="2698" w:type="dxa"/>
          </w:tcPr>
          <w:p w14:paraId="0DE7C852"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Past</w:t>
            </w:r>
          </w:p>
        </w:tc>
        <w:tc>
          <w:tcPr>
            <w:tcW w:w="1892" w:type="dxa"/>
            <w:shd w:val="clear" w:color="auto" w:fill="auto"/>
            <w:vAlign w:val="bottom"/>
          </w:tcPr>
          <w:p w14:paraId="0FFCAB0A"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221 (33.1%)</w:t>
            </w:r>
          </w:p>
        </w:tc>
        <w:tc>
          <w:tcPr>
            <w:tcW w:w="1890" w:type="dxa"/>
            <w:shd w:val="clear" w:color="auto" w:fill="auto"/>
            <w:vAlign w:val="bottom"/>
          </w:tcPr>
          <w:p w14:paraId="6B3A496A"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64 (24.4%)</w:t>
            </w:r>
          </w:p>
        </w:tc>
        <w:tc>
          <w:tcPr>
            <w:tcW w:w="1890" w:type="dxa"/>
            <w:shd w:val="clear" w:color="auto" w:fill="auto"/>
            <w:vAlign w:val="bottom"/>
          </w:tcPr>
          <w:p w14:paraId="361F5CD9"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60 (16.5%)</w:t>
            </w:r>
          </w:p>
        </w:tc>
        <w:tc>
          <w:tcPr>
            <w:tcW w:w="990" w:type="dxa"/>
            <w:shd w:val="clear" w:color="auto" w:fill="auto"/>
            <w:vAlign w:val="bottom"/>
          </w:tcPr>
          <w:p w14:paraId="6C39B5B0"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73CD6C6E" w14:textId="77777777" w:rsidTr="00A35266">
        <w:trPr>
          <w:trHeight w:hRule="exact" w:val="259"/>
          <w:jc w:val="center"/>
        </w:trPr>
        <w:tc>
          <w:tcPr>
            <w:tcW w:w="2698" w:type="dxa"/>
          </w:tcPr>
          <w:p w14:paraId="6F25D8AF"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Current</w:t>
            </w:r>
          </w:p>
        </w:tc>
        <w:tc>
          <w:tcPr>
            <w:tcW w:w="1892" w:type="dxa"/>
            <w:shd w:val="clear" w:color="auto" w:fill="auto"/>
            <w:vAlign w:val="bottom"/>
          </w:tcPr>
          <w:p w14:paraId="19F69801"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56 (8.4%)</w:t>
            </w:r>
          </w:p>
        </w:tc>
        <w:tc>
          <w:tcPr>
            <w:tcW w:w="1890" w:type="dxa"/>
            <w:shd w:val="clear" w:color="auto" w:fill="auto"/>
            <w:vAlign w:val="bottom"/>
          </w:tcPr>
          <w:p w14:paraId="24321D88"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55 (21.0%)</w:t>
            </w:r>
          </w:p>
        </w:tc>
        <w:tc>
          <w:tcPr>
            <w:tcW w:w="1890" w:type="dxa"/>
            <w:shd w:val="clear" w:color="auto" w:fill="auto"/>
            <w:vAlign w:val="bottom"/>
          </w:tcPr>
          <w:p w14:paraId="31A3A29B"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20 (5.5%)</w:t>
            </w:r>
          </w:p>
        </w:tc>
        <w:tc>
          <w:tcPr>
            <w:tcW w:w="990" w:type="dxa"/>
            <w:shd w:val="clear" w:color="auto" w:fill="auto"/>
            <w:vAlign w:val="bottom"/>
          </w:tcPr>
          <w:p w14:paraId="6DA1D0A0"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56C6D7D7" w14:textId="77777777" w:rsidTr="00A35266">
        <w:trPr>
          <w:trHeight w:hRule="exact" w:val="144"/>
          <w:jc w:val="center"/>
        </w:trPr>
        <w:tc>
          <w:tcPr>
            <w:tcW w:w="2698" w:type="dxa"/>
          </w:tcPr>
          <w:p w14:paraId="2AC59DCA" w14:textId="77777777" w:rsidR="00F60BCB" w:rsidRPr="00F60BCB" w:rsidRDefault="00F60BCB" w:rsidP="00F60BCB">
            <w:pPr>
              <w:rPr>
                <w:rFonts w:ascii="Times New Roman" w:hAnsi="Times New Roman" w:cs="Times New Roman"/>
              </w:rPr>
            </w:pPr>
          </w:p>
        </w:tc>
        <w:tc>
          <w:tcPr>
            <w:tcW w:w="1892" w:type="dxa"/>
          </w:tcPr>
          <w:p w14:paraId="7A432286" w14:textId="77777777" w:rsidR="00F60BCB" w:rsidRPr="00F60BCB" w:rsidRDefault="00F60BCB" w:rsidP="00F60BCB">
            <w:pPr>
              <w:jc w:val="center"/>
              <w:rPr>
                <w:rFonts w:ascii="Times New Roman" w:hAnsi="Times New Roman" w:cs="Times New Roman"/>
                <w:color w:val="000000"/>
              </w:rPr>
            </w:pPr>
          </w:p>
        </w:tc>
        <w:tc>
          <w:tcPr>
            <w:tcW w:w="1890" w:type="dxa"/>
          </w:tcPr>
          <w:p w14:paraId="7C906E34" w14:textId="77777777" w:rsidR="00F60BCB" w:rsidRPr="00F60BCB" w:rsidRDefault="00F60BCB" w:rsidP="00F60BCB">
            <w:pPr>
              <w:jc w:val="center"/>
              <w:rPr>
                <w:rFonts w:ascii="Times New Roman" w:hAnsi="Times New Roman" w:cs="Times New Roman"/>
                <w:color w:val="000000"/>
              </w:rPr>
            </w:pPr>
          </w:p>
        </w:tc>
        <w:tc>
          <w:tcPr>
            <w:tcW w:w="1890" w:type="dxa"/>
          </w:tcPr>
          <w:p w14:paraId="4BE0C716" w14:textId="77777777" w:rsidR="00F60BCB" w:rsidRPr="00F60BCB" w:rsidRDefault="00F60BCB" w:rsidP="00F60BCB">
            <w:pPr>
              <w:jc w:val="center"/>
              <w:rPr>
                <w:rFonts w:ascii="Times New Roman" w:hAnsi="Times New Roman" w:cs="Times New Roman"/>
                <w:color w:val="000000"/>
              </w:rPr>
            </w:pPr>
          </w:p>
        </w:tc>
        <w:tc>
          <w:tcPr>
            <w:tcW w:w="990" w:type="dxa"/>
          </w:tcPr>
          <w:p w14:paraId="09427D20" w14:textId="77777777" w:rsidR="00F60BCB" w:rsidRPr="00F60BCB" w:rsidRDefault="00F60BCB" w:rsidP="00F60BCB">
            <w:pPr>
              <w:jc w:val="center"/>
              <w:rPr>
                <w:rFonts w:ascii="Times New Roman" w:hAnsi="Times New Roman" w:cs="Times New Roman"/>
                <w:color w:val="000000"/>
              </w:rPr>
            </w:pPr>
          </w:p>
        </w:tc>
      </w:tr>
      <w:tr w:rsidR="00F60BCB" w:rsidRPr="00F60BCB" w14:paraId="3ABFF145" w14:textId="77777777" w:rsidTr="00A35266">
        <w:trPr>
          <w:trHeight w:hRule="exact" w:val="259"/>
          <w:jc w:val="center"/>
        </w:trPr>
        <w:tc>
          <w:tcPr>
            <w:tcW w:w="2698" w:type="dxa"/>
          </w:tcPr>
          <w:p w14:paraId="25533B2F"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Menopausal status</w:t>
            </w:r>
          </w:p>
        </w:tc>
        <w:tc>
          <w:tcPr>
            <w:tcW w:w="1892" w:type="dxa"/>
          </w:tcPr>
          <w:p w14:paraId="05123905" w14:textId="77777777" w:rsidR="00F60BCB" w:rsidRPr="00F60BCB" w:rsidRDefault="00F60BCB" w:rsidP="00F60BCB">
            <w:pPr>
              <w:jc w:val="center"/>
              <w:rPr>
                <w:rFonts w:ascii="Times New Roman" w:hAnsi="Times New Roman" w:cs="Times New Roman"/>
                <w:color w:val="000000"/>
              </w:rPr>
            </w:pPr>
          </w:p>
        </w:tc>
        <w:tc>
          <w:tcPr>
            <w:tcW w:w="1890" w:type="dxa"/>
          </w:tcPr>
          <w:p w14:paraId="2722181C" w14:textId="77777777" w:rsidR="00F60BCB" w:rsidRPr="00F60BCB" w:rsidRDefault="00F60BCB" w:rsidP="00F60BCB">
            <w:pPr>
              <w:jc w:val="center"/>
              <w:rPr>
                <w:rFonts w:ascii="Times New Roman" w:hAnsi="Times New Roman" w:cs="Times New Roman"/>
                <w:color w:val="000000"/>
              </w:rPr>
            </w:pPr>
          </w:p>
        </w:tc>
        <w:tc>
          <w:tcPr>
            <w:tcW w:w="1890" w:type="dxa"/>
          </w:tcPr>
          <w:p w14:paraId="6203B2DA" w14:textId="77777777" w:rsidR="00F60BCB" w:rsidRPr="00F60BCB" w:rsidRDefault="00F60BCB" w:rsidP="00F60BCB">
            <w:pPr>
              <w:jc w:val="center"/>
              <w:rPr>
                <w:rFonts w:ascii="Times New Roman" w:hAnsi="Times New Roman" w:cs="Times New Roman"/>
                <w:color w:val="000000"/>
              </w:rPr>
            </w:pPr>
          </w:p>
        </w:tc>
        <w:tc>
          <w:tcPr>
            <w:tcW w:w="990" w:type="dxa"/>
          </w:tcPr>
          <w:p w14:paraId="42F13661" w14:textId="77777777" w:rsidR="00F60BCB" w:rsidRPr="00F60BCB" w:rsidRDefault="00F60BCB" w:rsidP="00F60BCB">
            <w:pPr>
              <w:jc w:val="center"/>
              <w:rPr>
                <w:rFonts w:ascii="Times New Roman" w:hAnsi="Times New Roman" w:cs="Times New Roman"/>
                <w:color w:val="000000"/>
              </w:rPr>
            </w:pPr>
          </w:p>
        </w:tc>
      </w:tr>
      <w:tr w:rsidR="00F60BCB" w:rsidRPr="00F60BCB" w14:paraId="7D55A316" w14:textId="77777777" w:rsidTr="00A35266">
        <w:trPr>
          <w:trHeight w:hRule="exact" w:val="259"/>
          <w:jc w:val="center"/>
        </w:trPr>
        <w:tc>
          <w:tcPr>
            <w:tcW w:w="2698" w:type="dxa"/>
          </w:tcPr>
          <w:p w14:paraId="7097A939"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Pre- or peri- menopausal</w:t>
            </w:r>
          </w:p>
        </w:tc>
        <w:tc>
          <w:tcPr>
            <w:tcW w:w="1892" w:type="dxa"/>
            <w:shd w:val="clear" w:color="auto" w:fill="auto"/>
            <w:vAlign w:val="bottom"/>
          </w:tcPr>
          <w:p w14:paraId="0543E2A7"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448 (67.2%)</w:t>
            </w:r>
          </w:p>
        </w:tc>
        <w:tc>
          <w:tcPr>
            <w:tcW w:w="1890" w:type="dxa"/>
            <w:shd w:val="clear" w:color="auto" w:fill="auto"/>
            <w:vAlign w:val="bottom"/>
          </w:tcPr>
          <w:p w14:paraId="185AC65C"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180 (68.7%)</w:t>
            </w:r>
          </w:p>
        </w:tc>
        <w:tc>
          <w:tcPr>
            <w:tcW w:w="1890" w:type="dxa"/>
            <w:shd w:val="clear" w:color="auto" w:fill="auto"/>
            <w:vAlign w:val="bottom"/>
          </w:tcPr>
          <w:p w14:paraId="6D7878E8"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285 (78.3%)</w:t>
            </w:r>
          </w:p>
        </w:tc>
        <w:tc>
          <w:tcPr>
            <w:tcW w:w="990" w:type="dxa"/>
            <w:shd w:val="clear" w:color="auto" w:fill="auto"/>
            <w:vAlign w:val="bottom"/>
          </w:tcPr>
          <w:p w14:paraId="41C3530B"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0.0001</w:t>
            </w:r>
          </w:p>
        </w:tc>
      </w:tr>
      <w:tr w:rsidR="00F60BCB" w:rsidRPr="00F60BCB" w14:paraId="2BDEAB6C" w14:textId="77777777" w:rsidTr="00A35266">
        <w:trPr>
          <w:trHeight w:hRule="exact" w:val="360"/>
          <w:jc w:val="center"/>
        </w:trPr>
        <w:tc>
          <w:tcPr>
            <w:tcW w:w="2698" w:type="dxa"/>
          </w:tcPr>
          <w:p w14:paraId="595E77E1"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Natural/surgical menopause</w:t>
            </w:r>
          </w:p>
        </w:tc>
        <w:tc>
          <w:tcPr>
            <w:tcW w:w="1892" w:type="dxa"/>
            <w:shd w:val="clear" w:color="auto" w:fill="auto"/>
            <w:vAlign w:val="bottom"/>
          </w:tcPr>
          <w:p w14:paraId="1829DA5E"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94 (14.1%)</w:t>
            </w:r>
          </w:p>
        </w:tc>
        <w:tc>
          <w:tcPr>
            <w:tcW w:w="1890" w:type="dxa"/>
            <w:shd w:val="clear" w:color="auto" w:fill="auto"/>
            <w:vAlign w:val="bottom"/>
          </w:tcPr>
          <w:p w14:paraId="18AB03A5"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42 (16.0%)</w:t>
            </w:r>
          </w:p>
        </w:tc>
        <w:tc>
          <w:tcPr>
            <w:tcW w:w="1890" w:type="dxa"/>
            <w:shd w:val="clear" w:color="auto" w:fill="auto"/>
            <w:vAlign w:val="bottom"/>
          </w:tcPr>
          <w:p w14:paraId="73B78CF5"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50 (13.7%)</w:t>
            </w:r>
          </w:p>
        </w:tc>
        <w:tc>
          <w:tcPr>
            <w:tcW w:w="990" w:type="dxa"/>
            <w:shd w:val="clear" w:color="auto" w:fill="auto"/>
            <w:vAlign w:val="bottom"/>
          </w:tcPr>
          <w:p w14:paraId="63A77FCC"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0.0001</w:t>
            </w:r>
          </w:p>
        </w:tc>
      </w:tr>
      <w:tr w:rsidR="00F60BCB" w:rsidRPr="00F60BCB" w14:paraId="63C0A8D1" w14:textId="77777777" w:rsidTr="00A35266">
        <w:trPr>
          <w:trHeight w:hRule="exact" w:val="540"/>
          <w:jc w:val="center"/>
        </w:trPr>
        <w:tc>
          <w:tcPr>
            <w:tcW w:w="2698" w:type="dxa"/>
          </w:tcPr>
          <w:p w14:paraId="186320CF"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Unknown due to hormone therapy</w:t>
            </w:r>
          </w:p>
        </w:tc>
        <w:tc>
          <w:tcPr>
            <w:tcW w:w="1892" w:type="dxa"/>
            <w:shd w:val="clear" w:color="auto" w:fill="auto"/>
            <w:vAlign w:val="center"/>
          </w:tcPr>
          <w:p w14:paraId="2DEE5F1F"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125 (18.7%)</w:t>
            </w:r>
          </w:p>
        </w:tc>
        <w:tc>
          <w:tcPr>
            <w:tcW w:w="1890" w:type="dxa"/>
            <w:shd w:val="clear" w:color="auto" w:fill="auto"/>
            <w:vAlign w:val="center"/>
          </w:tcPr>
          <w:p w14:paraId="2CC3EB66"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40 (15.3%)</w:t>
            </w:r>
          </w:p>
        </w:tc>
        <w:tc>
          <w:tcPr>
            <w:tcW w:w="1890" w:type="dxa"/>
            <w:shd w:val="clear" w:color="auto" w:fill="auto"/>
            <w:vAlign w:val="center"/>
          </w:tcPr>
          <w:p w14:paraId="732A784D"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29 (8.0%)</w:t>
            </w:r>
          </w:p>
        </w:tc>
        <w:tc>
          <w:tcPr>
            <w:tcW w:w="990" w:type="dxa"/>
            <w:shd w:val="clear" w:color="auto" w:fill="auto"/>
            <w:vAlign w:val="center"/>
          </w:tcPr>
          <w:p w14:paraId="3F56106B"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0.0001</w:t>
            </w:r>
          </w:p>
        </w:tc>
      </w:tr>
      <w:tr w:rsidR="00F60BCB" w:rsidRPr="00F60BCB" w14:paraId="5648E1AB" w14:textId="77777777" w:rsidTr="00A35266">
        <w:trPr>
          <w:trHeight w:hRule="exact" w:val="144"/>
          <w:jc w:val="center"/>
        </w:trPr>
        <w:tc>
          <w:tcPr>
            <w:tcW w:w="2698" w:type="dxa"/>
          </w:tcPr>
          <w:p w14:paraId="711952DB" w14:textId="77777777" w:rsidR="00F60BCB" w:rsidRPr="00F60BCB" w:rsidRDefault="00F60BCB" w:rsidP="00F60BCB">
            <w:pPr>
              <w:rPr>
                <w:rFonts w:ascii="Times New Roman" w:hAnsi="Times New Roman" w:cs="Times New Roman"/>
              </w:rPr>
            </w:pPr>
          </w:p>
        </w:tc>
        <w:tc>
          <w:tcPr>
            <w:tcW w:w="1892" w:type="dxa"/>
          </w:tcPr>
          <w:p w14:paraId="738CA234" w14:textId="77777777" w:rsidR="00F60BCB" w:rsidRPr="00F60BCB" w:rsidRDefault="00F60BCB" w:rsidP="00F60BCB">
            <w:pPr>
              <w:jc w:val="center"/>
              <w:rPr>
                <w:rFonts w:ascii="Times New Roman" w:hAnsi="Times New Roman" w:cs="Times New Roman"/>
                <w:color w:val="000000"/>
              </w:rPr>
            </w:pPr>
          </w:p>
        </w:tc>
        <w:tc>
          <w:tcPr>
            <w:tcW w:w="1890" w:type="dxa"/>
          </w:tcPr>
          <w:p w14:paraId="75378E76" w14:textId="77777777" w:rsidR="00F60BCB" w:rsidRPr="00F60BCB" w:rsidRDefault="00F60BCB" w:rsidP="00F60BCB">
            <w:pPr>
              <w:jc w:val="center"/>
              <w:rPr>
                <w:rFonts w:ascii="Times New Roman" w:hAnsi="Times New Roman" w:cs="Times New Roman"/>
                <w:color w:val="000000"/>
              </w:rPr>
            </w:pPr>
          </w:p>
        </w:tc>
        <w:tc>
          <w:tcPr>
            <w:tcW w:w="1890" w:type="dxa"/>
          </w:tcPr>
          <w:p w14:paraId="6F614285" w14:textId="77777777" w:rsidR="00F60BCB" w:rsidRPr="00F60BCB" w:rsidRDefault="00F60BCB" w:rsidP="00F60BCB">
            <w:pPr>
              <w:jc w:val="center"/>
              <w:rPr>
                <w:rFonts w:ascii="Times New Roman" w:hAnsi="Times New Roman" w:cs="Times New Roman"/>
                <w:color w:val="000000"/>
              </w:rPr>
            </w:pPr>
          </w:p>
        </w:tc>
        <w:tc>
          <w:tcPr>
            <w:tcW w:w="990" w:type="dxa"/>
          </w:tcPr>
          <w:p w14:paraId="0141D9B0" w14:textId="77777777" w:rsidR="00F60BCB" w:rsidRPr="00F60BCB" w:rsidRDefault="00F60BCB" w:rsidP="00F60BCB">
            <w:pPr>
              <w:jc w:val="center"/>
              <w:rPr>
                <w:rFonts w:ascii="Times New Roman" w:hAnsi="Times New Roman" w:cs="Times New Roman"/>
                <w:color w:val="000000"/>
              </w:rPr>
            </w:pPr>
          </w:p>
        </w:tc>
      </w:tr>
      <w:tr w:rsidR="00F60BCB" w:rsidRPr="00F60BCB" w14:paraId="3DAF0427" w14:textId="77777777" w:rsidTr="00A35266">
        <w:trPr>
          <w:trHeight w:hRule="exact" w:val="259"/>
          <w:jc w:val="center"/>
        </w:trPr>
        <w:tc>
          <w:tcPr>
            <w:tcW w:w="2698" w:type="dxa"/>
          </w:tcPr>
          <w:p w14:paraId="450647D2" w14:textId="77777777" w:rsidR="00F60BCB" w:rsidRPr="00F60BCB" w:rsidRDefault="00F60BCB" w:rsidP="00F60BCB">
            <w:pPr>
              <w:rPr>
                <w:rFonts w:ascii="Times New Roman" w:hAnsi="Times New Roman" w:cs="Times New Roman"/>
                <w:highlight w:val="green"/>
              </w:rPr>
            </w:pPr>
            <w:r w:rsidRPr="00F60BCB">
              <w:rPr>
                <w:rFonts w:ascii="Times New Roman" w:hAnsi="Times New Roman" w:cs="Times New Roman"/>
                <w:b/>
                <w:bCs/>
              </w:rPr>
              <w:t>Obesity status</w:t>
            </w:r>
            <w:r w:rsidRPr="00F60BCB">
              <w:rPr>
                <w:rFonts w:ascii="Times New Roman" w:hAnsi="Times New Roman" w:cs="Times New Roman"/>
                <w:vertAlign w:val="superscript"/>
              </w:rPr>
              <w:t>3</w:t>
            </w:r>
          </w:p>
        </w:tc>
        <w:tc>
          <w:tcPr>
            <w:tcW w:w="1892" w:type="dxa"/>
            <w:shd w:val="clear" w:color="auto" w:fill="auto"/>
            <w:vAlign w:val="bottom"/>
          </w:tcPr>
          <w:p w14:paraId="1CFE1B68" w14:textId="77777777" w:rsidR="00F60BCB" w:rsidRPr="00F60BCB" w:rsidRDefault="00F60BCB" w:rsidP="00F60BCB">
            <w:pPr>
              <w:jc w:val="center"/>
              <w:rPr>
                <w:rFonts w:ascii="Times New Roman" w:hAnsi="Times New Roman" w:cs="Times New Roman"/>
                <w:color w:val="000000"/>
              </w:rPr>
            </w:pPr>
          </w:p>
        </w:tc>
        <w:tc>
          <w:tcPr>
            <w:tcW w:w="1890" w:type="dxa"/>
          </w:tcPr>
          <w:p w14:paraId="5B6E2FA2" w14:textId="77777777" w:rsidR="00F60BCB" w:rsidRPr="00F60BCB" w:rsidRDefault="00F60BCB" w:rsidP="00F60BCB">
            <w:pPr>
              <w:jc w:val="center"/>
              <w:rPr>
                <w:rFonts w:ascii="Times New Roman" w:hAnsi="Times New Roman" w:cs="Times New Roman"/>
                <w:color w:val="000000"/>
              </w:rPr>
            </w:pPr>
          </w:p>
        </w:tc>
        <w:tc>
          <w:tcPr>
            <w:tcW w:w="1890" w:type="dxa"/>
          </w:tcPr>
          <w:p w14:paraId="2D26454D" w14:textId="77777777" w:rsidR="00F60BCB" w:rsidRPr="00F60BCB" w:rsidRDefault="00F60BCB" w:rsidP="00F60BCB">
            <w:pPr>
              <w:jc w:val="center"/>
              <w:rPr>
                <w:rFonts w:ascii="Times New Roman" w:hAnsi="Times New Roman" w:cs="Times New Roman"/>
                <w:color w:val="000000"/>
              </w:rPr>
            </w:pPr>
          </w:p>
        </w:tc>
        <w:tc>
          <w:tcPr>
            <w:tcW w:w="990" w:type="dxa"/>
          </w:tcPr>
          <w:p w14:paraId="303D6095" w14:textId="77777777" w:rsidR="00F60BCB" w:rsidRPr="00F60BCB" w:rsidRDefault="00F60BCB" w:rsidP="00F60BCB">
            <w:pPr>
              <w:jc w:val="center"/>
              <w:rPr>
                <w:rFonts w:ascii="Times New Roman" w:hAnsi="Times New Roman" w:cs="Times New Roman"/>
                <w:color w:val="000000"/>
              </w:rPr>
            </w:pPr>
          </w:p>
        </w:tc>
      </w:tr>
      <w:tr w:rsidR="00F60BCB" w:rsidRPr="00F60BCB" w14:paraId="5A1731A3" w14:textId="77777777" w:rsidTr="00A35266">
        <w:trPr>
          <w:trHeight w:hRule="exact" w:val="259"/>
          <w:jc w:val="center"/>
        </w:trPr>
        <w:tc>
          <w:tcPr>
            <w:tcW w:w="2698" w:type="dxa"/>
          </w:tcPr>
          <w:p w14:paraId="7E3F25B4" w14:textId="77777777" w:rsidR="00F60BCB" w:rsidRPr="00F60BCB" w:rsidRDefault="00F60BCB" w:rsidP="00F60BCB">
            <w:pPr>
              <w:rPr>
                <w:rFonts w:ascii="Times New Roman" w:hAnsi="Times New Roman" w:cs="Times New Roman"/>
                <w:highlight w:val="green"/>
              </w:rPr>
            </w:pPr>
            <w:r w:rsidRPr="00F60BCB">
              <w:rPr>
                <w:rFonts w:ascii="Times New Roman" w:hAnsi="Times New Roman" w:cs="Times New Roman"/>
              </w:rPr>
              <w:t>Normal/underweight</w:t>
            </w:r>
          </w:p>
        </w:tc>
        <w:tc>
          <w:tcPr>
            <w:tcW w:w="1892" w:type="dxa"/>
            <w:shd w:val="clear" w:color="auto" w:fill="auto"/>
            <w:vAlign w:val="bottom"/>
          </w:tcPr>
          <w:p w14:paraId="57966CEA"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281 (42.1%)</w:t>
            </w:r>
          </w:p>
        </w:tc>
        <w:tc>
          <w:tcPr>
            <w:tcW w:w="1890" w:type="dxa"/>
            <w:shd w:val="clear" w:color="auto" w:fill="auto"/>
            <w:vAlign w:val="bottom"/>
          </w:tcPr>
          <w:p w14:paraId="40DD3708"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50 (19.1%)</w:t>
            </w:r>
          </w:p>
        </w:tc>
        <w:tc>
          <w:tcPr>
            <w:tcW w:w="1890" w:type="dxa"/>
            <w:shd w:val="clear" w:color="auto" w:fill="auto"/>
            <w:vAlign w:val="bottom"/>
          </w:tcPr>
          <w:p w14:paraId="01950893"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189 (51.9%)</w:t>
            </w:r>
          </w:p>
        </w:tc>
        <w:tc>
          <w:tcPr>
            <w:tcW w:w="990" w:type="dxa"/>
            <w:shd w:val="clear" w:color="auto" w:fill="auto"/>
            <w:vAlign w:val="bottom"/>
          </w:tcPr>
          <w:p w14:paraId="4D769AA3"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2B5D7BCA" w14:textId="77777777" w:rsidTr="00A35266">
        <w:trPr>
          <w:trHeight w:hRule="exact" w:val="259"/>
          <w:jc w:val="center"/>
        </w:trPr>
        <w:tc>
          <w:tcPr>
            <w:tcW w:w="2698" w:type="dxa"/>
          </w:tcPr>
          <w:p w14:paraId="46D81806"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Overweight</w:t>
            </w:r>
          </w:p>
        </w:tc>
        <w:tc>
          <w:tcPr>
            <w:tcW w:w="1892" w:type="dxa"/>
            <w:shd w:val="clear" w:color="auto" w:fill="auto"/>
            <w:vAlign w:val="bottom"/>
          </w:tcPr>
          <w:p w14:paraId="6B1E87E7"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193 (28.9%)</w:t>
            </w:r>
          </w:p>
        </w:tc>
        <w:tc>
          <w:tcPr>
            <w:tcW w:w="1890" w:type="dxa"/>
            <w:shd w:val="clear" w:color="auto" w:fill="auto"/>
            <w:vAlign w:val="bottom"/>
          </w:tcPr>
          <w:p w14:paraId="0D508E13"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78 (29.8%)</w:t>
            </w:r>
          </w:p>
        </w:tc>
        <w:tc>
          <w:tcPr>
            <w:tcW w:w="1890" w:type="dxa"/>
            <w:shd w:val="clear" w:color="auto" w:fill="auto"/>
            <w:vAlign w:val="bottom"/>
          </w:tcPr>
          <w:p w14:paraId="66672AC5"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124 (34.1%)</w:t>
            </w:r>
          </w:p>
        </w:tc>
        <w:tc>
          <w:tcPr>
            <w:tcW w:w="990" w:type="dxa"/>
            <w:shd w:val="clear" w:color="auto" w:fill="auto"/>
            <w:vAlign w:val="bottom"/>
          </w:tcPr>
          <w:p w14:paraId="1EE0A66E"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3546C4C9" w14:textId="77777777" w:rsidTr="00A35266">
        <w:trPr>
          <w:trHeight w:hRule="exact" w:val="259"/>
          <w:jc w:val="center"/>
        </w:trPr>
        <w:tc>
          <w:tcPr>
            <w:tcW w:w="2698" w:type="dxa"/>
          </w:tcPr>
          <w:p w14:paraId="3C62C634"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Obese</w:t>
            </w:r>
          </w:p>
        </w:tc>
        <w:tc>
          <w:tcPr>
            <w:tcW w:w="1892" w:type="dxa"/>
            <w:shd w:val="clear" w:color="auto" w:fill="auto"/>
            <w:vAlign w:val="bottom"/>
          </w:tcPr>
          <w:p w14:paraId="345AA038"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193 (28.9%)</w:t>
            </w:r>
          </w:p>
        </w:tc>
        <w:tc>
          <w:tcPr>
            <w:tcW w:w="1890" w:type="dxa"/>
            <w:shd w:val="clear" w:color="auto" w:fill="auto"/>
            <w:vAlign w:val="bottom"/>
          </w:tcPr>
          <w:p w14:paraId="13C14A54"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134 (51.1%)</w:t>
            </w:r>
          </w:p>
        </w:tc>
        <w:tc>
          <w:tcPr>
            <w:tcW w:w="1890" w:type="dxa"/>
            <w:shd w:val="clear" w:color="auto" w:fill="auto"/>
            <w:vAlign w:val="bottom"/>
          </w:tcPr>
          <w:p w14:paraId="794D4504"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51 (14.0%)</w:t>
            </w:r>
          </w:p>
        </w:tc>
        <w:tc>
          <w:tcPr>
            <w:tcW w:w="990" w:type="dxa"/>
            <w:shd w:val="clear" w:color="auto" w:fill="auto"/>
            <w:vAlign w:val="bottom"/>
          </w:tcPr>
          <w:p w14:paraId="245D95C1"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2E7FDFD8" w14:textId="77777777" w:rsidTr="00A35266">
        <w:trPr>
          <w:trHeight w:hRule="exact" w:val="144"/>
          <w:jc w:val="center"/>
        </w:trPr>
        <w:tc>
          <w:tcPr>
            <w:tcW w:w="2698" w:type="dxa"/>
          </w:tcPr>
          <w:p w14:paraId="76F82B48" w14:textId="77777777" w:rsidR="00F60BCB" w:rsidRPr="00F60BCB" w:rsidRDefault="00F60BCB" w:rsidP="00F60BCB">
            <w:pPr>
              <w:rPr>
                <w:rFonts w:ascii="Times New Roman" w:hAnsi="Times New Roman" w:cs="Times New Roman"/>
              </w:rPr>
            </w:pPr>
          </w:p>
        </w:tc>
        <w:tc>
          <w:tcPr>
            <w:tcW w:w="1892" w:type="dxa"/>
            <w:shd w:val="clear" w:color="auto" w:fill="auto"/>
            <w:vAlign w:val="bottom"/>
          </w:tcPr>
          <w:p w14:paraId="29A16850" w14:textId="77777777" w:rsidR="00F60BCB" w:rsidRPr="00F60BCB" w:rsidRDefault="00F60BCB" w:rsidP="00F60BCB">
            <w:pPr>
              <w:jc w:val="center"/>
              <w:rPr>
                <w:rFonts w:ascii="Times New Roman" w:hAnsi="Times New Roman" w:cs="Times New Roman"/>
                <w:color w:val="000000"/>
              </w:rPr>
            </w:pPr>
          </w:p>
        </w:tc>
        <w:tc>
          <w:tcPr>
            <w:tcW w:w="1890" w:type="dxa"/>
            <w:shd w:val="clear" w:color="auto" w:fill="auto"/>
            <w:vAlign w:val="bottom"/>
          </w:tcPr>
          <w:p w14:paraId="302B81FB" w14:textId="77777777" w:rsidR="00F60BCB" w:rsidRPr="00F60BCB" w:rsidRDefault="00F60BCB" w:rsidP="00F60BCB">
            <w:pPr>
              <w:jc w:val="center"/>
              <w:rPr>
                <w:rFonts w:ascii="Times New Roman" w:hAnsi="Times New Roman" w:cs="Times New Roman"/>
                <w:color w:val="000000"/>
              </w:rPr>
            </w:pPr>
          </w:p>
        </w:tc>
        <w:tc>
          <w:tcPr>
            <w:tcW w:w="1890" w:type="dxa"/>
          </w:tcPr>
          <w:p w14:paraId="10264783" w14:textId="77777777" w:rsidR="00F60BCB" w:rsidRPr="00F60BCB" w:rsidRDefault="00F60BCB" w:rsidP="00F60BCB">
            <w:pPr>
              <w:jc w:val="center"/>
              <w:rPr>
                <w:rFonts w:ascii="Times New Roman" w:hAnsi="Times New Roman" w:cs="Times New Roman"/>
                <w:color w:val="000000"/>
              </w:rPr>
            </w:pPr>
          </w:p>
        </w:tc>
        <w:tc>
          <w:tcPr>
            <w:tcW w:w="990" w:type="dxa"/>
            <w:shd w:val="clear" w:color="auto" w:fill="auto"/>
            <w:vAlign w:val="bottom"/>
          </w:tcPr>
          <w:p w14:paraId="27923173" w14:textId="77777777" w:rsidR="00F60BCB" w:rsidRPr="00F60BCB" w:rsidRDefault="00F60BCB" w:rsidP="00F60BCB">
            <w:pPr>
              <w:jc w:val="center"/>
              <w:rPr>
                <w:rFonts w:ascii="Times New Roman" w:hAnsi="Times New Roman" w:cs="Times New Roman"/>
                <w:color w:val="000000"/>
              </w:rPr>
            </w:pPr>
          </w:p>
        </w:tc>
      </w:tr>
      <w:tr w:rsidR="00F60BCB" w:rsidRPr="00F60BCB" w14:paraId="66CD2DD9" w14:textId="77777777" w:rsidTr="00A35266">
        <w:trPr>
          <w:trHeight w:hRule="exact" w:val="259"/>
          <w:jc w:val="center"/>
        </w:trPr>
        <w:tc>
          <w:tcPr>
            <w:tcW w:w="2698" w:type="dxa"/>
          </w:tcPr>
          <w:p w14:paraId="7ABB3DDA" w14:textId="77777777" w:rsidR="00F60BCB" w:rsidRPr="00F60BCB" w:rsidRDefault="00F60BCB" w:rsidP="00F60BCB">
            <w:pPr>
              <w:rPr>
                <w:rFonts w:ascii="Times New Roman" w:hAnsi="Times New Roman" w:cs="Times New Roman"/>
                <w:b/>
                <w:bCs/>
              </w:rPr>
            </w:pPr>
            <w:r w:rsidRPr="00F60BCB">
              <w:rPr>
                <w:rFonts w:ascii="Times New Roman" w:hAnsi="Times New Roman" w:cs="Times New Roman"/>
                <w:b/>
                <w:bCs/>
              </w:rPr>
              <w:t>Incident diabetes</w:t>
            </w:r>
          </w:p>
        </w:tc>
        <w:tc>
          <w:tcPr>
            <w:tcW w:w="1892" w:type="dxa"/>
            <w:shd w:val="clear" w:color="auto" w:fill="auto"/>
            <w:vAlign w:val="bottom"/>
          </w:tcPr>
          <w:p w14:paraId="7C40D2F8" w14:textId="77777777" w:rsidR="00F60BCB" w:rsidRPr="00F60BCB" w:rsidRDefault="00F60BCB" w:rsidP="00F60BCB">
            <w:pPr>
              <w:jc w:val="center"/>
              <w:rPr>
                <w:rFonts w:ascii="Times New Roman" w:hAnsi="Times New Roman" w:cs="Times New Roman"/>
                <w:color w:val="000000"/>
              </w:rPr>
            </w:pPr>
          </w:p>
        </w:tc>
        <w:tc>
          <w:tcPr>
            <w:tcW w:w="1890" w:type="dxa"/>
            <w:shd w:val="clear" w:color="auto" w:fill="auto"/>
            <w:vAlign w:val="bottom"/>
          </w:tcPr>
          <w:p w14:paraId="5DEA812F" w14:textId="77777777" w:rsidR="00F60BCB" w:rsidRPr="00F60BCB" w:rsidRDefault="00F60BCB" w:rsidP="00F60BCB">
            <w:pPr>
              <w:jc w:val="center"/>
              <w:rPr>
                <w:rFonts w:ascii="Times New Roman" w:hAnsi="Times New Roman" w:cs="Times New Roman"/>
                <w:color w:val="000000"/>
              </w:rPr>
            </w:pPr>
          </w:p>
        </w:tc>
        <w:tc>
          <w:tcPr>
            <w:tcW w:w="1890" w:type="dxa"/>
          </w:tcPr>
          <w:p w14:paraId="086AC31E" w14:textId="77777777" w:rsidR="00F60BCB" w:rsidRPr="00F60BCB" w:rsidRDefault="00F60BCB" w:rsidP="00F60BCB">
            <w:pPr>
              <w:jc w:val="center"/>
              <w:rPr>
                <w:rFonts w:ascii="Times New Roman" w:hAnsi="Times New Roman" w:cs="Times New Roman"/>
                <w:color w:val="000000"/>
              </w:rPr>
            </w:pPr>
          </w:p>
        </w:tc>
        <w:tc>
          <w:tcPr>
            <w:tcW w:w="990" w:type="dxa"/>
            <w:shd w:val="clear" w:color="auto" w:fill="auto"/>
            <w:vAlign w:val="bottom"/>
          </w:tcPr>
          <w:p w14:paraId="02CBFD9D" w14:textId="77777777" w:rsidR="00F60BCB" w:rsidRPr="00F60BCB" w:rsidRDefault="00F60BCB" w:rsidP="00F60BCB">
            <w:pPr>
              <w:jc w:val="center"/>
              <w:rPr>
                <w:rFonts w:ascii="Times New Roman" w:hAnsi="Times New Roman" w:cs="Times New Roman"/>
                <w:color w:val="000000"/>
              </w:rPr>
            </w:pPr>
          </w:p>
        </w:tc>
      </w:tr>
      <w:tr w:rsidR="00F60BCB" w:rsidRPr="00F60BCB" w14:paraId="741D3586" w14:textId="77777777" w:rsidTr="00A35266">
        <w:trPr>
          <w:trHeight w:hRule="exact" w:val="259"/>
          <w:jc w:val="center"/>
        </w:trPr>
        <w:tc>
          <w:tcPr>
            <w:tcW w:w="2698" w:type="dxa"/>
          </w:tcPr>
          <w:p w14:paraId="6864D86A"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No</w:t>
            </w:r>
          </w:p>
        </w:tc>
        <w:tc>
          <w:tcPr>
            <w:tcW w:w="1892" w:type="dxa"/>
            <w:shd w:val="clear" w:color="auto" w:fill="auto"/>
            <w:vAlign w:val="bottom"/>
          </w:tcPr>
          <w:p w14:paraId="7FCF51A4"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642 (96.3%)</w:t>
            </w:r>
          </w:p>
        </w:tc>
        <w:tc>
          <w:tcPr>
            <w:tcW w:w="1890" w:type="dxa"/>
            <w:shd w:val="clear" w:color="auto" w:fill="auto"/>
            <w:vAlign w:val="bottom"/>
          </w:tcPr>
          <w:p w14:paraId="4F7BF970"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235 (89.7%)</w:t>
            </w:r>
          </w:p>
        </w:tc>
        <w:tc>
          <w:tcPr>
            <w:tcW w:w="1890" w:type="dxa"/>
            <w:shd w:val="clear" w:color="auto" w:fill="auto"/>
            <w:vAlign w:val="bottom"/>
          </w:tcPr>
          <w:p w14:paraId="621D1713"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355 (97.5%)</w:t>
            </w:r>
          </w:p>
        </w:tc>
        <w:tc>
          <w:tcPr>
            <w:tcW w:w="990" w:type="dxa"/>
            <w:shd w:val="clear" w:color="auto" w:fill="auto"/>
            <w:vAlign w:val="bottom"/>
          </w:tcPr>
          <w:p w14:paraId="110B287E"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r w:rsidR="00F60BCB" w:rsidRPr="00F60BCB" w14:paraId="3033C447" w14:textId="77777777" w:rsidTr="00A35266">
        <w:trPr>
          <w:trHeight w:hRule="exact" w:val="259"/>
          <w:jc w:val="center"/>
        </w:trPr>
        <w:tc>
          <w:tcPr>
            <w:tcW w:w="2698" w:type="dxa"/>
          </w:tcPr>
          <w:p w14:paraId="1F9B4806" w14:textId="77777777" w:rsidR="00F60BCB" w:rsidRPr="00F60BCB" w:rsidRDefault="00F60BCB" w:rsidP="00F60BCB">
            <w:pPr>
              <w:rPr>
                <w:rFonts w:ascii="Times New Roman" w:hAnsi="Times New Roman" w:cs="Times New Roman"/>
              </w:rPr>
            </w:pPr>
            <w:r w:rsidRPr="00F60BCB">
              <w:rPr>
                <w:rFonts w:ascii="Times New Roman" w:hAnsi="Times New Roman" w:cs="Times New Roman"/>
              </w:rPr>
              <w:t>Yes</w:t>
            </w:r>
          </w:p>
        </w:tc>
        <w:tc>
          <w:tcPr>
            <w:tcW w:w="1892" w:type="dxa"/>
            <w:shd w:val="clear" w:color="auto" w:fill="auto"/>
            <w:vAlign w:val="bottom"/>
          </w:tcPr>
          <w:p w14:paraId="2326C8DA"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25 (3.7%)</w:t>
            </w:r>
          </w:p>
        </w:tc>
        <w:tc>
          <w:tcPr>
            <w:tcW w:w="1890" w:type="dxa"/>
            <w:shd w:val="clear" w:color="auto" w:fill="auto"/>
            <w:vAlign w:val="bottom"/>
          </w:tcPr>
          <w:p w14:paraId="21F40F4A"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27 (10.3%)</w:t>
            </w:r>
          </w:p>
        </w:tc>
        <w:tc>
          <w:tcPr>
            <w:tcW w:w="1890" w:type="dxa"/>
            <w:shd w:val="clear" w:color="auto" w:fill="auto"/>
            <w:vAlign w:val="bottom"/>
          </w:tcPr>
          <w:p w14:paraId="2AFB5749"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9 (2.5%)</w:t>
            </w:r>
          </w:p>
        </w:tc>
        <w:tc>
          <w:tcPr>
            <w:tcW w:w="990" w:type="dxa"/>
            <w:shd w:val="clear" w:color="auto" w:fill="auto"/>
            <w:vAlign w:val="bottom"/>
          </w:tcPr>
          <w:p w14:paraId="0750575A" w14:textId="77777777" w:rsidR="00F60BCB" w:rsidRPr="00F60BCB" w:rsidRDefault="00F60BCB" w:rsidP="00F60BCB">
            <w:pPr>
              <w:jc w:val="center"/>
              <w:rPr>
                <w:rFonts w:ascii="Times New Roman" w:hAnsi="Times New Roman" w:cs="Times New Roman"/>
                <w:color w:val="000000"/>
              </w:rPr>
            </w:pPr>
            <w:r w:rsidRPr="00F60BCB">
              <w:rPr>
                <w:rFonts w:ascii="Times New Roman" w:hAnsi="Times New Roman" w:cs="Times New Roman"/>
                <w:color w:val="000000"/>
              </w:rPr>
              <w:t>&lt;0.0001</w:t>
            </w:r>
          </w:p>
        </w:tc>
      </w:tr>
    </w:tbl>
    <w:p w14:paraId="4CFDB48E" w14:textId="77777777" w:rsidR="00F60BCB" w:rsidRPr="00F60BCB" w:rsidRDefault="00F60BCB" w:rsidP="00F60BCB">
      <w:pPr>
        <w:spacing w:after="0" w:line="240" w:lineRule="auto"/>
        <w:rPr>
          <w:rFonts w:ascii="Times New Roman" w:eastAsiaTheme="minorHAnsi" w:hAnsi="Times New Roman" w:cs="Times New Roman"/>
          <w:color w:val="000000"/>
          <w:sz w:val="18"/>
          <w:szCs w:val="18"/>
          <w:lang w:eastAsia="en-US"/>
        </w:rPr>
      </w:pPr>
      <w:r w:rsidRPr="00F60BCB">
        <w:rPr>
          <w:rFonts w:ascii="Times New Roman" w:eastAsiaTheme="minorHAnsi" w:hAnsi="Times New Roman" w:cs="Times New Roman"/>
          <w:color w:val="000000"/>
          <w:sz w:val="18"/>
          <w:szCs w:val="18"/>
          <w:vertAlign w:val="superscript"/>
          <w:lang w:eastAsia="en-US"/>
        </w:rPr>
        <w:t>1</w:t>
      </w:r>
      <w:r w:rsidRPr="00F60BCB">
        <w:rPr>
          <w:rFonts w:ascii="Times New Roman" w:eastAsiaTheme="minorHAnsi" w:hAnsi="Times New Roman" w:cs="Times New Roman"/>
          <w:color w:val="000000"/>
          <w:sz w:val="18"/>
          <w:szCs w:val="18"/>
          <w:lang w:eastAsia="en-US"/>
        </w:rPr>
        <w:t xml:space="preserve"> Data in this table </w:t>
      </w:r>
      <w:r w:rsidRPr="00F60BCB">
        <w:rPr>
          <w:rFonts w:ascii="Times New Roman" w:eastAsiaTheme="minorHAnsi" w:hAnsi="Times New Roman" w:cs="Times New Roman"/>
          <w:sz w:val="18"/>
          <w:szCs w:val="18"/>
          <w:lang w:eastAsia="en-US"/>
        </w:rPr>
        <w:t xml:space="preserve">were based on the 1293 women who had complete data in 1999/2000. </w:t>
      </w:r>
      <w:r w:rsidRPr="00F60BCB">
        <w:rPr>
          <w:rFonts w:ascii="Times New Roman" w:eastAsiaTheme="minorHAnsi" w:hAnsi="Times New Roman" w:cs="Times New Roman"/>
          <w:color w:val="000000"/>
          <w:sz w:val="18"/>
          <w:szCs w:val="18"/>
          <w:lang w:eastAsia="en-US"/>
        </w:rPr>
        <w:t xml:space="preserve">“Q1” means “1st quartile” and “Q3” means “3rd quartile”.  </w:t>
      </w:r>
    </w:p>
    <w:p w14:paraId="3C04807B" w14:textId="77777777" w:rsidR="00F60BCB" w:rsidRPr="00F60BCB" w:rsidRDefault="00F60BCB" w:rsidP="00F60BCB">
      <w:pPr>
        <w:spacing w:after="0" w:line="240" w:lineRule="auto"/>
        <w:rPr>
          <w:rFonts w:ascii="Times New Roman" w:eastAsiaTheme="minorHAnsi" w:hAnsi="Times New Roman" w:cs="Times New Roman"/>
          <w:color w:val="000000"/>
          <w:sz w:val="18"/>
          <w:szCs w:val="18"/>
          <w:lang w:eastAsia="en-US"/>
        </w:rPr>
      </w:pPr>
      <w:r w:rsidRPr="00F60BCB">
        <w:rPr>
          <w:rFonts w:ascii="Times New Roman" w:eastAsiaTheme="minorHAnsi" w:hAnsi="Times New Roman" w:cs="Times New Roman"/>
          <w:color w:val="000000"/>
          <w:sz w:val="18"/>
          <w:szCs w:val="18"/>
          <w:vertAlign w:val="superscript"/>
          <w:lang w:eastAsia="en-US"/>
        </w:rPr>
        <w:t>2</w:t>
      </w:r>
      <w:r w:rsidRPr="00F60BCB">
        <w:rPr>
          <w:rFonts w:ascii="Times New Roman" w:eastAsiaTheme="minorHAnsi" w:hAnsi="Times New Roman" w:cs="Times New Roman"/>
          <w:color w:val="000000"/>
          <w:sz w:val="18"/>
          <w:szCs w:val="18"/>
          <w:lang w:eastAsia="en-US"/>
        </w:rPr>
        <w:t xml:space="preserve"> P-values were obtained from Kruskal-Wallis tests for continuous variables and Chi-squared tests for categorical variables.</w:t>
      </w:r>
    </w:p>
    <w:p w14:paraId="13C1C0CF" w14:textId="77777777" w:rsidR="00F60BCB" w:rsidRPr="00F60BCB" w:rsidRDefault="00F60BCB" w:rsidP="00F60BCB">
      <w:pPr>
        <w:spacing w:after="0" w:line="240" w:lineRule="auto"/>
        <w:rPr>
          <w:rFonts w:ascii="Times New Roman" w:eastAsiaTheme="minorHAnsi" w:hAnsi="Times New Roman" w:cs="Times New Roman"/>
          <w:color w:val="000000"/>
          <w:sz w:val="24"/>
          <w:szCs w:val="24"/>
          <w:lang w:eastAsia="en-US"/>
        </w:rPr>
        <w:sectPr w:rsidR="00F60BCB" w:rsidRPr="00F60BCB" w:rsidSect="00B94144">
          <w:footerReference w:type="default" r:id="rId15"/>
          <w:pgSz w:w="12240" w:h="15840"/>
          <w:pgMar w:top="1440" w:right="1440" w:bottom="1440" w:left="1440" w:header="720" w:footer="720" w:gutter="0"/>
          <w:lnNumType w:countBy="1" w:restart="continuous"/>
          <w:cols w:space="720"/>
          <w:docGrid w:linePitch="360"/>
        </w:sectPr>
      </w:pPr>
      <w:r w:rsidRPr="00F60BCB">
        <w:rPr>
          <w:rFonts w:ascii="Times New Roman" w:eastAsiaTheme="minorHAnsi" w:hAnsi="Times New Roman" w:cs="Times New Roman"/>
          <w:color w:val="000000"/>
          <w:sz w:val="18"/>
          <w:szCs w:val="18"/>
          <w:vertAlign w:val="superscript"/>
          <w:lang w:eastAsia="en-US"/>
        </w:rPr>
        <w:t>3</w:t>
      </w:r>
      <w:r w:rsidRPr="00F60BCB">
        <w:rPr>
          <w:rFonts w:ascii="Times New Roman" w:eastAsiaTheme="minorHAnsi" w:hAnsi="Times New Roman" w:cs="Times New Roman"/>
          <w:color w:val="000000"/>
          <w:sz w:val="18"/>
          <w:szCs w:val="18"/>
          <w:lang w:eastAsia="en-US"/>
        </w:rPr>
        <w:t xml:space="preserve"> Obesity status was defined based on BMI from 1998/1999 for 1248 women, 1997/1998 for 36 women, and 1996/1997 for 9 women using race/ethnicity-specific cut points</w:t>
      </w:r>
      <w:bookmarkEnd w:id="549"/>
    </w:p>
    <w:p w14:paraId="0B0E7BAD" w14:textId="77777777" w:rsidR="00F60BCB" w:rsidRPr="00F60BCB" w:rsidRDefault="00F60BCB" w:rsidP="00F60BCB">
      <w:pPr>
        <w:spacing w:after="200" w:line="240" w:lineRule="auto"/>
        <w:rPr>
          <w:rFonts w:ascii="Times New Roman" w:eastAsiaTheme="minorHAnsi" w:hAnsi="Times New Roman"/>
          <w:iCs/>
          <w:sz w:val="24"/>
          <w:szCs w:val="18"/>
          <w:lang w:eastAsia="en-US"/>
        </w:rPr>
      </w:pPr>
      <w:bookmarkStart w:id="550" w:name="_Toc99372674"/>
      <w:r w:rsidRPr="00F60BCB">
        <w:rPr>
          <w:rFonts w:ascii="Times New Roman" w:eastAsiaTheme="minorHAnsi" w:hAnsi="Times New Roman"/>
          <w:iCs/>
          <w:sz w:val="24"/>
          <w:szCs w:val="18"/>
          <w:lang w:eastAsia="en-US"/>
        </w:rPr>
        <w:lastRenderedPageBreak/>
        <w:t>Supplemental Figure S</w:t>
      </w:r>
      <w:r w:rsidRPr="00F60BCB">
        <w:rPr>
          <w:rFonts w:ascii="Times New Roman" w:eastAsiaTheme="minorHAnsi" w:hAnsi="Times New Roman"/>
          <w:iCs/>
          <w:sz w:val="24"/>
          <w:szCs w:val="18"/>
          <w:lang w:eastAsia="en-US"/>
        </w:rPr>
        <w:fldChar w:fldCharType="begin"/>
      </w:r>
      <w:r w:rsidRPr="00F60BCB">
        <w:rPr>
          <w:rFonts w:ascii="Times New Roman" w:eastAsiaTheme="minorHAnsi" w:hAnsi="Times New Roman"/>
          <w:iCs/>
          <w:sz w:val="24"/>
          <w:szCs w:val="18"/>
          <w:lang w:eastAsia="en-US"/>
        </w:rPr>
        <w:instrText xml:space="preserve"> SEQ Supplemental_Figure_S \* ARABIC </w:instrText>
      </w:r>
      <w:r w:rsidRPr="00F60BCB">
        <w:rPr>
          <w:rFonts w:ascii="Times New Roman" w:eastAsiaTheme="minorHAnsi" w:hAnsi="Times New Roman"/>
          <w:iCs/>
          <w:sz w:val="24"/>
          <w:szCs w:val="18"/>
          <w:lang w:eastAsia="en-US"/>
        </w:rPr>
        <w:fldChar w:fldCharType="separate"/>
      </w:r>
      <w:r w:rsidRPr="00F60BCB">
        <w:rPr>
          <w:rFonts w:ascii="Times New Roman" w:eastAsiaTheme="minorHAnsi" w:hAnsi="Times New Roman"/>
          <w:iCs/>
          <w:noProof/>
          <w:sz w:val="24"/>
          <w:szCs w:val="18"/>
          <w:lang w:eastAsia="en-US"/>
        </w:rPr>
        <w:t>4</w:t>
      </w:r>
      <w:r w:rsidRPr="00F60BCB">
        <w:rPr>
          <w:rFonts w:ascii="Times New Roman" w:eastAsiaTheme="minorHAnsi" w:hAnsi="Times New Roman"/>
          <w:iCs/>
          <w:sz w:val="24"/>
          <w:szCs w:val="18"/>
          <w:lang w:eastAsia="en-US"/>
        </w:rPr>
        <w:fldChar w:fldCharType="end"/>
      </w:r>
      <w:r w:rsidRPr="00F60BCB">
        <w:rPr>
          <w:rFonts w:ascii="Times New Roman" w:eastAsiaTheme="minorHAnsi" w:hAnsi="Times New Roman"/>
          <w:iCs/>
          <w:sz w:val="24"/>
          <w:szCs w:val="18"/>
          <w:lang w:eastAsia="en-US"/>
        </w:rPr>
        <w:t xml:space="preserve"> Percent differences in fasting glucose per doubling of phthalate metabolite concentrations</w:t>
      </w:r>
      <w:bookmarkEnd w:id="550"/>
      <w:r w:rsidRPr="00F60BCB">
        <w:rPr>
          <w:rFonts w:ascii="Times New Roman" w:eastAsiaTheme="minorHAnsi" w:hAnsi="Times New Roman"/>
          <w:iCs/>
          <w:sz w:val="24"/>
          <w:szCs w:val="18"/>
          <w:lang w:eastAsia="en-US"/>
        </w:rPr>
        <w:t xml:space="preserve"> </w:t>
      </w:r>
    </w:p>
    <w:p w14:paraId="45AB5159" w14:textId="347AEF62" w:rsidR="00F60BCB" w:rsidRPr="00F60BCB" w:rsidRDefault="00CC6A14" w:rsidP="00815CFC">
      <w:pPr>
        <w:spacing w:after="0"/>
        <w:rPr>
          <w:rFonts w:eastAsiaTheme="minorHAnsi"/>
          <w:lang w:eastAsia="en-US"/>
        </w:rPr>
        <w:pPrChange w:id="551" w:author="Peng, Mia Qing" w:date="2022-11-26T00:03:00Z">
          <w:pPr/>
        </w:pPrChange>
      </w:pPr>
      <w:ins w:id="552" w:author="Peng, Mia Qing" w:date="2022-11-25T23:56:00Z">
        <w:r w:rsidRPr="00F60BCB" w:rsidDel="00CC6A14">
          <w:rPr>
            <w:rFonts w:eastAsiaTheme="minorHAnsi"/>
            <w:noProof/>
            <w:lang w:eastAsia="en-US"/>
          </w:rPr>
          <w:t xml:space="preserve"> </w:t>
        </w:r>
        <w:r>
          <w:rPr>
            <w:rFonts w:eastAsiaTheme="minorHAnsi"/>
            <w:noProof/>
            <w:lang w:eastAsia="en-US"/>
          </w:rPr>
          <w:drawing>
            <wp:inline distT="0" distB="0" distL="0" distR="0" wp14:anchorId="6FFBDD95" wp14:editId="3855D791">
              <wp:extent cx="5791200" cy="4659569"/>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9116" cy="4673984"/>
                      </a:xfrm>
                      <a:prstGeom prst="rect">
                        <a:avLst/>
                      </a:prstGeom>
                      <a:noFill/>
                    </pic:spPr>
                  </pic:pic>
                </a:graphicData>
              </a:graphic>
            </wp:inline>
          </w:drawing>
        </w:r>
      </w:ins>
      <w:del w:id="553" w:author="Peng, Mia Qing" w:date="2022-11-25T23:55:00Z">
        <w:r w:rsidR="00F60BCB" w:rsidRPr="00F60BCB" w:rsidDel="00CC6A14">
          <w:rPr>
            <w:rFonts w:eastAsiaTheme="minorHAnsi"/>
            <w:noProof/>
            <w:lang w:eastAsia="en-US"/>
          </w:rPr>
          <w:drawing>
            <wp:inline distT="0" distB="0" distL="0" distR="0" wp14:anchorId="7AB46A0D" wp14:editId="5CA5BBA8">
              <wp:extent cx="6629400" cy="4762000"/>
              <wp:effectExtent l="0" t="0" r="0" b="635"/>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6346" cy="4781356"/>
                      </a:xfrm>
                      <a:prstGeom prst="rect">
                        <a:avLst/>
                      </a:prstGeom>
                      <a:noFill/>
                    </pic:spPr>
                  </pic:pic>
                </a:graphicData>
              </a:graphic>
            </wp:inline>
          </w:drawing>
        </w:r>
      </w:del>
    </w:p>
    <w:p w14:paraId="585C9155" w14:textId="25F4FAAB" w:rsidR="00F60BCB" w:rsidRPr="00815CFC" w:rsidRDefault="00F60BCB" w:rsidP="00F60BCB">
      <w:pPr>
        <w:spacing w:after="0" w:line="240" w:lineRule="auto"/>
        <w:rPr>
          <w:ins w:id="554" w:author="Peng, Mia Qing" w:date="2022-11-26T00:03:00Z"/>
          <w:rFonts w:ascii="Times New Roman" w:eastAsiaTheme="minorHAnsi" w:hAnsi="Times New Roman"/>
          <w:iCs/>
          <w:sz w:val="20"/>
          <w:szCs w:val="20"/>
          <w:lang w:eastAsia="en-US"/>
          <w:rPrChange w:id="555" w:author="Peng, Mia Qing" w:date="2022-11-26T00:03:00Z">
            <w:rPr>
              <w:ins w:id="556" w:author="Peng, Mia Qing" w:date="2022-11-26T00:03:00Z"/>
              <w:rFonts w:ascii="Times New Roman" w:eastAsiaTheme="minorHAnsi" w:hAnsi="Times New Roman"/>
              <w:iCs/>
              <w:sz w:val="18"/>
              <w:szCs w:val="18"/>
              <w:lang w:eastAsia="en-US"/>
            </w:rPr>
          </w:rPrChange>
        </w:rPr>
      </w:pPr>
      <w:r w:rsidRPr="00815CFC">
        <w:rPr>
          <w:rFonts w:ascii="Times New Roman" w:eastAsiaTheme="minorHAnsi" w:hAnsi="Times New Roman"/>
          <w:iCs/>
          <w:sz w:val="20"/>
          <w:szCs w:val="20"/>
          <w:lang w:eastAsia="en-US"/>
        </w:rPr>
        <w:t xml:space="preserve">Percent differences were adjusted for age, site, race/ethnicity, education, dietary energy intake, smoking status, physical activity, menopausal status, and BMI in 1999/2000. Between Black and White women, the interaction term was statistically significant for MEHP, MEHHP, MEOHP, and </w:t>
      </w:r>
      <w:r w:rsidRPr="00815CFC">
        <w:rPr>
          <w:rFonts w:ascii="Times New Roman" w:eastAsiaTheme="minorHAnsi" w:hAnsi="Times New Roman" w:cs="Times New Roman"/>
          <w:iCs/>
          <w:sz w:val="20"/>
          <w:szCs w:val="20"/>
          <w:lang w:eastAsia="en-US"/>
        </w:rPr>
        <w:t>∑</w:t>
      </w:r>
      <w:r w:rsidRPr="00815CFC">
        <w:rPr>
          <w:rFonts w:ascii="Times New Roman" w:eastAsiaTheme="minorHAnsi" w:hAnsi="Times New Roman"/>
          <w:iCs/>
          <w:sz w:val="20"/>
          <w:szCs w:val="20"/>
          <w:lang w:eastAsia="en-US"/>
        </w:rPr>
        <w:t>DEHP (p-for-interaction ranged from 0.03 to 0.04) and borderline significant for MECPP</w:t>
      </w:r>
      <w:ins w:id="557" w:author="Peng, Mia Qing" w:date="2022-11-26T00:00:00Z">
        <w:r w:rsidR="005B40F1" w:rsidRPr="00815CFC">
          <w:rPr>
            <w:rFonts w:ascii="Times New Roman" w:eastAsiaTheme="minorHAnsi" w:hAnsi="Times New Roman"/>
            <w:iCs/>
            <w:sz w:val="20"/>
            <w:szCs w:val="20"/>
            <w:lang w:eastAsia="en-US"/>
          </w:rPr>
          <w:t xml:space="preserve">, </w:t>
        </w:r>
      </w:ins>
      <w:del w:id="558" w:author="Peng, Mia Qing" w:date="2022-11-26T00:00:00Z">
        <w:r w:rsidRPr="00815CFC" w:rsidDel="005B40F1">
          <w:rPr>
            <w:rFonts w:ascii="Times New Roman" w:eastAsiaTheme="minorHAnsi" w:hAnsi="Times New Roman"/>
            <w:iCs/>
            <w:sz w:val="20"/>
            <w:szCs w:val="20"/>
            <w:lang w:eastAsia="en-US"/>
          </w:rPr>
          <w:delText xml:space="preserve"> and </w:delText>
        </w:r>
      </w:del>
      <w:proofErr w:type="spellStart"/>
      <w:r w:rsidRPr="00815CFC">
        <w:rPr>
          <w:rFonts w:ascii="Times New Roman" w:eastAsiaTheme="minorHAnsi" w:hAnsi="Times New Roman"/>
          <w:iCs/>
          <w:sz w:val="20"/>
          <w:szCs w:val="20"/>
          <w:lang w:eastAsia="en-US"/>
        </w:rPr>
        <w:t>MBzP</w:t>
      </w:r>
      <w:proofErr w:type="spellEnd"/>
      <w:ins w:id="559" w:author="Peng, Mia Qing" w:date="2022-11-26T00:00:00Z">
        <w:r w:rsidR="005B40F1" w:rsidRPr="00815CFC">
          <w:rPr>
            <w:rFonts w:ascii="Times New Roman" w:eastAsiaTheme="minorHAnsi" w:hAnsi="Times New Roman"/>
            <w:iCs/>
            <w:sz w:val="20"/>
            <w:szCs w:val="20"/>
            <w:lang w:eastAsia="en-US"/>
          </w:rPr>
          <w:t xml:space="preserve">, and </w:t>
        </w:r>
        <w:r w:rsidR="005B40F1" w:rsidRPr="00815CFC">
          <w:rPr>
            <w:rFonts w:ascii="Times New Roman" w:eastAsiaTheme="minorHAnsi" w:hAnsi="Times New Roman" w:cs="Times New Roman"/>
            <w:iCs/>
            <w:sz w:val="20"/>
            <w:szCs w:val="20"/>
            <w:lang w:eastAsia="en-US"/>
          </w:rPr>
          <w:t>∑</w:t>
        </w:r>
        <w:r w:rsidR="005B40F1" w:rsidRPr="00815CFC">
          <w:rPr>
            <w:rFonts w:ascii="Times New Roman" w:eastAsiaTheme="minorHAnsi" w:hAnsi="Times New Roman" w:cs="Times New Roman"/>
            <w:iCs/>
            <w:sz w:val="20"/>
            <w:szCs w:val="20"/>
            <w:lang w:eastAsia="en-US"/>
          </w:rPr>
          <w:t xml:space="preserve">HMW phthalates </w:t>
        </w:r>
      </w:ins>
      <w:del w:id="560" w:author="Peng, Mia Qing" w:date="2022-11-26T00:00:00Z">
        <w:r w:rsidRPr="00815CFC" w:rsidDel="005B40F1">
          <w:rPr>
            <w:rFonts w:ascii="Times New Roman" w:eastAsiaTheme="minorHAnsi" w:hAnsi="Times New Roman"/>
            <w:iCs/>
            <w:sz w:val="20"/>
            <w:szCs w:val="20"/>
            <w:lang w:eastAsia="en-US"/>
          </w:rPr>
          <w:delText xml:space="preserve"> </w:delText>
        </w:r>
      </w:del>
      <w:r w:rsidRPr="00815CFC">
        <w:rPr>
          <w:rFonts w:ascii="Times New Roman" w:eastAsiaTheme="minorHAnsi" w:hAnsi="Times New Roman"/>
          <w:iCs/>
          <w:sz w:val="20"/>
          <w:szCs w:val="20"/>
          <w:lang w:eastAsia="en-US"/>
        </w:rPr>
        <w:t xml:space="preserve">(p-for-interaction </w:t>
      </w:r>
      <w:ins w:id="561" w:author="Peng, Mia Qing" w:date="2022-11-26T00:01:00Z">
        <w:r w:rsidR="005B40F1" w:rsidRPr="00815CFC">
          <w:rPr>
            <w:rFonts w:ascii="Times New Roman" w:eastAsiaTheme="minorHAnsi" w:hAnsi="Times New Roman"/>
            <w:iCs/>
            <w:sz w:val="20"/>
            <w:szCs w:val="20"/>
            <w:lang w:eastAsia="en-US"/>
          </w:rPr>
          <w:t xml:space="preserve">ranged from </w:t>
        </w:r>
      </w:ins>
      <w:del w:id="562" w:author="Peng, Mia Qing" w:date="2022-11-26T00:01:00Z">
        <w:r w:rsidRPr="00815CFC" w:rsidDel="005B40F1">
          <w:rPr>
            <w:rFonts w:ascii="Times New Roman" w:eastAsiaTheme="minorHAnsi" w:hAnsi="Times New Roman"/>
            <w:iCs/>
            <w:sz w:val="20"/>
            <w:szCs w:val="20"/>
            <w:lang w:eastAsia="en-US"/>
          </w:rPr>
          <w:delText xml:space="preserve">= </w:delText>
        </w:r>
      </w:del>
      <w:r w:rsidRPr="00815CFC">
        <w:rPr>
          <w:rFonts w:ascii="Times New Roman" w:eastAsiaTheme="minorHAnsi" w:hAnsi="Times New Roman"/>
          <w:iCs/>
          <w:sz w:val="20"/>
          <w:szCs w:val="20"/>
          <w:lang w:eastAsia="en-US"/>
        </w:rPr>
        <w:t xml:space="preserve">0.06 </w:t>
      </w:r>
      <w:ins w:id="563" w:author="Peng, Mia Qing" w:date="2022-11-26T00:01:00Z">
        <w:r w:rsidR="005B40F1" w:rsidRPr="00815CFC">
          <w:rPr>
            <w:rFonts w:ascii="Times New Roman" w:eastAsiaTheme="minorHAnsi" w:hAnsi="Times New Roman"/>
            <w:iCs/>
            <w:sz w:val="20"/>
            <w:szCs w:val="20"/>
            <w:lang w:eastAsia="en-US"/>
          </w:rPr>
          <w:t xml:space="preserve">to </w:t>
        </w:r>
      </w:ins>
      <w:del w:id="564" w:author="Peng, Mia Qing" w:date="2022-11-26T00:01:00Z">
        <w:r w:rsidRPr="00815CFC" w:rsidDel="005B40F1">
          <w:rPr>
            <w:rFonts w:ascii="Times New Roman" w:eastAsiaTheme="minorHAnsi" w:hAnsi="Times New Roman"/>
            <w:iCs/>
            <w:sz w:val="20"/>
            <w:szCs w:val="20"/>
            <w:lang w:eastAsia="en-US"/>
          </w:rPr>
          <w:delText xml:space="preserve">and </w:delText>
        </w:r>
      </w:del>
      <w:r w:rsidRPr="00815CFC">
        <w:rPr>
          <w:rFonts w:ascii="Times New Roman" w:eastAsiaTheme="minorHAnsi" w:hAnsi="Times New Roman"/>
          <w:iCs/>
          <w:sz w:val="20"/>
          <w:szCs w:val="20"/>
          <w:lang w:eastAsia="en-US"/>
        </w:rPr>
        <w:t>0.11</w:t>
      </w:r>
      <w:del w:id="565" w:author="Peng, Mia Qing" w:date="2022-11-26T00:01:00Z">
        <w:r w:rsidRPr="00815CFC" w:rsidDel="005B40F1">
          <w:rPr>
            <w:rFonts w:ascii="Times New Roman" w:eastAsiaTheme="minorHAnsi" w:hAnsi="Times New Roman"/>
            <w:iCs/>
            <w:sz w:val="20"/>
            <w:szCs w:val="20"/>
            <w:lang w:eastAsia="en-US"/>
          </w:rPr>
          <w:delText>, respectively</w:delText>
        </w:r>
      </w:del>
      <w:r w:rsidRPr="00815CFC">
        <w:rPr>
          <w:rFonts w:ascii="Times New Roman" w:eastAsiaTheme="minorHAnsi" w:hAnsi="Times New Roman"/>
          <w:iCs/>
          <w:sz w:val="20"/>
          <w:szCs w:val="20"/>
          <w:lang w:eastAsia="en-US"/>
        </w:rPr>
        <w:t xml:space="preserve">). Between Asian and White women, the interaction term for MEHP was borderline significant (p-for-interaction = 0.10). ∑LMW phthalates = molar sum of MEP, </w:t>
      </w:r>
      <w:proofErr w:type="spellStart"/>
      <w:r w:rsidRPr="00815CFC">
        <w:rPr>
          <w:rFonts w:ascii="Times New Roman" w:eastAsiaTheme="minorHAnsi" w:hAnsi="Times New Roman"/>
          <w:iCs/>
          <w:sz w:val="20"/>
          <w:szCs w:val="20"/>
          <w:lang w:eastAsia="en-US"/>
        </w:rPr>
        <w:t>MnBP</w:t>
      </w:r>
      <w:proofErr w:type="spellEnd"/>
      <w:r w:rsidRPr="00815CFC">
        <w:rPr>
          <w:rFonts w:ascii="Times New Roman" w:eastAsiaTheme="minorHAnsi" w:hAnsi="Times New Roman"/>
          <w:iCs/>
          <w:sz w:val="20"/>
          <w:szCs w:val="20"/>
          <w:lang w:eastAsia="en-US"/>
        </w:rPr>
        <w:t xml:space="preserve">, and </w:t>
      </w:r>
      <w:proofErr w:type="spellStart"/>
      <w:r w:rsidRPr="00815CFC">
        <w:rPr>
          <w:rFonts w:ascii="Times New Roman" w:eastAsiaTheme="minorHAnsi" w:hAnsi="Times New Roman"/>
          <w:iCs/>
          <w:sz w:val="20"/>
          <w:szCs w:val="20"/>
          <w:lang w:eastAsia="en-US"/>
        </w:rPr>
        <w:t>MiBP</w:t>
      </w:r>
      <w:proofErr w:type="spellEnd"/>
      <w:r w:rsidRPr="00815CFC">
        <w:rPr>
          <w:rFonts w:ascii="Times New Roman" w:eastAsiaTheme="minorHAnsi" w:hAnsi="Times New Roman"/>
          <w:iCs/>
          <w:sz w:val="20"/>
          <w:szCs w:val="20"/>
          <w:lang w:eastAsia="en-US"/>
        </w:rPr>
        <w:t xml:space="preserve">; ∑DEHP = molar sum of MEHP, MEHHP, MEOHP, and MECPP; ∑HMW phthalates = molar sum of </w:t>
      </w:r>
      <w:ins w:id="566" w:author="Peng, Mia Qing" w:date="2022-11-25T23:58:00Z">
        <w:r w:rsidR="005B40F1" w:rsidRPr="00815CFC">
          <w:rPr>
            <w:rFonts w:ascii="Times New Roman" w:eastAsiaTheme="minorHAnsi" w:hAnsi="Times New Roman"/>
            <w:iCs/>
            <w:sz w:val="20"/>
            <w:szCs w:val="20"/>
            <w:lang w:eastAsia="en-US"/>
          </w:rPr>
          <w:t>MEHP, MEHHP, MEOHP, MECPP</w:t>
        </w:r>
        <w:r w:rsidR="005B40F1" w:rsidRPr="00815CFC">
          <w:rPr>
            <w:rFonts w:ascii="Times New Roman" w:eastAsiaTheme="minorHAnsi" w:hAnsi="Times New Roman"/>
            <w:iCs/>
            <w:sz w:val="20"/>
            <w:szCs w:val="20"/>
            <w:lang w:eastAsia="en-US"/>
          </w:rPr>
          <w:t xml:space="preserve">, </w:t>
        </w:r>
      </w:ins>
      <w:proofErr w:type="spellStart"/>
      <w:r w:rsidRPr="00815CFC">
        <w:rPr>
          <w:rFonts w:ascii="Times New Roman" w:eastAsiaTheme="minorHAnsi" w:hAnsi="Times New Roman"/>
          <w:iCs/>
          <w:sz w:val="20"/>
          <w:szCs w:val="20"/>
          <w:lang w:eastAsia="en-US"/>
        </w:rPr>
        <w:t>MBzP</w:t>
      </w:r>
      <w:proofErr w:type="spellEnd"/>
      <w:r w:rsidRPr="00815CFC">
        <w:rPr>
          <w:rFonts w:ascii="Times New Roman" w:eastAsiaTheme="minorHAnsi" w:hAnsi="Times New Roman"/>
          <w:iCs/>
          <w:sz w:val="20"/>
          <w:szCs w:val="20"/>
          <w:lang w:eastAsia="en-US"/>
        </w:rPr>
        <w:t>, MCOP, MCNP, and MCPP.</w:t>
      </w:r>
    </w:p>
    <w:p w14:paraId="424129F1" w14:textId="536102D9" w:rsidR="00815CFC" w:rsidRPr="00815CFC" w:rsidDel="00815CFC" w:rsidRDefault="00815CFC" w:rsidP="00F60BCB">
      <w:pPr>
        <w:spacing w:after="0" w:line="240" w:lineRule="auto"/>
        <w:rPr>
          <w:del w:id="567" w:author="Peng, Mia Qing" w:date="2022-11-26T00:03:00Z"/>
          <w:rFonts w:ascii="Times New Roman" w:eastAsiaTheme="minorHAnsi" w:hAnsi="Times New Roman"/>
          <w:iCs/>
          <w:sz w:val="18"/>
          <w:szCs w:val="18"/>
          <w:lang w:eastAsia="en-US"/>
          <w:rPrChange w:id="568" w:author="Peng, Mia Qing" w:date="2022-11-26T00:03:00Z">
            <w:rPr>
              <w:del w:id="569" w:author="Peng, Mia Qing" w:date="2022-11-26T00:03:00Z"/>
              <w:rFonts w:ascii="Times New Roman" w:eastAsiaTheme="minorHAnsi" w:hAnsi="Times New Roman"/>
              <w:iCs/>
              <w:sz w:val="20"/>
              <w:szCs w:val="20"/>
              <w:lang w:eastAsia="en-US"/>
            </w:rPr>
          </w:rPrChange>
        </w:rPr>
      </w:pPr>
    </w:p>
    <w:p w14:paraId="72404716" w14:textId="77777777" w:rsidR="00F60BCB" w:rsidRPr="00F60BCB" w:rsidRDefault="00F60BCB" w:rsidP="00F60BCB">
      <w:pPr>
        <w:spacing w:after="200" w:line="240" w:lineRule="auto"/>
        <w:rPr>
          <w:rFonts w:ascii="Times New Roman" w:eastAsiaTheme="minorHAnsi" w:hAnsi="Times New Roman"/>
          <w:iCs/>
          <w:sz w:val="24"/>
          <w:szCs w:val="18"/>
          <w:lang w:eastAsia="en-US"/>
        </w:rPr>
      </w:pPr>
      <w:bookmarkStart w:id="570" w:name="_Toc99372675"/>
      <w:r w:rsidRPr="00F60BCB">
        <w:rPr>
          <w:rFonts w:ascii="Times New Roman" w:eastAsiaTheme="minorHAnsi" w:hAnsi="Times New Roman"/>
          <w:iCs/>
          <w:sz w:val="24"/>
          <w:szCs w:val="18"/>
          <w:lang w:eastAsia="en-US"/>
        </w:rPr>
        <w:lastRenderedPageBreak/>
        <w:t>Supplemental Figure S</w:t>
      </w:r>
      <w:r w:rsidRPr="00F60BCB">
        <w:rPr>
          <w:rFonts w:ascii="Times New Roman" w:eastAsiaTheme="minorHAnsi" w:hAnsi="Times New Roman"/>
          <w:iCs/>
          <w:sz w:val="24"/>
          <w:szCs w:val="18"/>
          <w:lang w:eastAsia="en-US"/>
        </w:rPr>
        <w:fldChar w:fldCharType="begin"/>
      </w:r>
      <w:r w:rsidRPr="00F60BCB">
        <w:rPr>
          <w:rFonts w:ascii="Times New Roman" w:eastAsiaTheme="minorHAnsi" w:hAnsi="Times New Roman"/>
          <w:iCs/>
          <w:sz w:val="24"/>
          <w:szCs w:val="18"/>
          <w:lang w:eastAsia="en-US"/>
        </w:rPr>
        <w:instrText xml:space="preserve"> SEQ Supplemental_Figure_S \* ARABIC </w:instrText>
      </w:r>
      <w:r w:rsidRPr="00F60BCB">
        <w:rPr>
          <w:rFonts w:ascii="Times New Roman" w:eastAsiaTheme="minorHAnsi" w:hAnsi="Times New Roman"/>
          <w:iCs/>
          <w:sz w:val="24"/>
          <w:szCs w:val="18"/>
          <w:lang w:eastAsia="en-US"/>
        </w:rPr>
        <w:fldChar w:fldCharType="separate"/>
      </w:r>
      <w:r w:rsidRPr="00F60BCB">
        <w:rPr>
          <w:rFonts w:ascii="Times New Roman" w:eastAsiaTheme="minorHAnsi" w:hAnsi="Times New Roman"/>
          <w:iCs/>
          <w:noProof/>
          <w:sz w:val="24"/>
          <w:szCs w:val="18"/>
          <w:lang w:eastAsia="en-US"/>
        </w:rPr>
        <w:t>5</w:t>
      </w:r>
      <w:r w:rsidRPr="00F60BCB">
        <w:rPr>
          <w:rFonts w:ascii="Times New Roman" w:eastAsiaTheme="minorHAnsi" w:hAnsi="Times New Roman"/>
          <w:iCs/>
          <w:sz w:val="24"/>
          <w:szCs w:val="18"/>
          <w:lang w:eastAsia="en-US"/>
        </w:rPr>
        <w:fldChar w:fldCharType="end"/>
      </w:r>
      <w:r w:rsidRPr="00F60BCB">
        <w:rPr>
          <w:rFonts w:ascii="Times New Roman" w:eastAsiaTheme="minorHAnsi" w:hAnsi="Times New Roman"/>
          <w:iCs/>
          <w:sz w:val="24"/>
          <w:szCs w:val="18"/>
          <w:lang w:eastAsia="en-US"/>
        </w:rPr>
        <w:t xml:space="preserve"> Percent differences in HOMA-IR per doubling of phthalate metabolite concentrations</w:t>
      </w:r>
      <w:bookmarkEnd w:id="570"/>
      <w:r w:rsidRPr="00F60BCB">
        <w:rPr>
          <w:rFonts w:ascii="Times New Roman" w:eastAsiaTheme="minorHAnsi" w:hAnsi="Times New Roman"/>
          <w:iCs/>
          <w:sz w:val="24"/>
          <w:szCs w:val="18"/>
          <w:lang w:eastAsia="en-US"/>
        </w:rPr>
        <w:t xml:space="preserve"> </w:t>
      </w:r>
    </w:p>
    <w:p w14:paraId="26F415B3" w14:textId="1365F618" w:rsidR="00F60BCB" w:rsidRPr="00F60BCB" w:rsidRDefault="00CC6A14" w:rsidP="00815CFC">
      <w:pPr>
        <w:spacing w:after="0"/>
        <w:rPr>
          <w:rFonts w:eastAsiaTheme="minorHAnsi"/>
          <w:lang w:eastAsia="en-US"/>
        </w:rPr>
        <w:pPrChange w:id="571" w:author="Peng, Mia Qing" w:date="2022-11-26T00:03:00Z">
          <w:pPr/>
        </w:pPrChange>
      </w:pPr>
      <w:ins w:id="572" w:author="Peng, Mia Qing" w:date="2022-11-25T23:57:00Z">
        <w:r>
          <w:rPr>
            <w:rFonts w:eastAsiaTheme="minorHAnsi"/>
            <w:noProof/>
            <w:lang w:eastAsia="en-US"/>
          </w:rPr>
          <w:drawing>
            <wp:inline distT="0" distB="0" distL="0" distR="0" wp14:anchorId="1D43B4F7" wp14:editId="0EB349D9">
              <wp:extent cx="5934075" cy="477889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578" cy="4792988"/>
                      </a:xfrm>
                      <a:prstGeom prst="rect">
                        <a:avLst/>
                      </a:prstGeom>
                      <a:noFill/>
                    </pic:spPr>
                  </pic:pic>
                </a:graphicData>
              </a:graphic>
            </wp:inline>
          </w:drawing>
        </w:r>
      </w:ins>
      <w:del w:id="573" w:author="Peng, Mia Qing" w:date="2022-11-25T23:57:00Z">
        <w:r w:rsidR="00F60BCB" w:rsidRPr="00F60BCB" w:rsidDel="00CC6A14">
          <w:rPr>
            <w:rFonts w:eastAsiaTheme="minorHAnsi"/>
            <w:noProof/>
            <w:lang w:eastAsia="en-US"/>
          </w:rPr>
          <w:drawing>
            <wp:inline distT="0" distB="0" distL="0" distR="0" wp14:anchorId="473A135C" wp14:editId="1F2C0E28">
              <wp:extent cx="6638925" cy="4763354"/>
              <wp:effectExtent l="0" t="0" r="0" b="0"/>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9394" cy="4785215"/>
                      </a:xfrm>
                      <a:prstGeom prst="rect">
                        <a:avLst/>
                      </a:prstGeom>
                      <a:noFill/>
                    </pic:spPr>
                  </pic:pic>
                </a:graphicData>
              </a:graphic>
            </wp:inline>
          </w:drawing>
        </w:r>
      </w:del>
    </w:p>
    <w:p w14:paraId="142FA968" w14:textId="2B85BB65" w:rsidR="00E9305A" w:rsidRDefault="00F60BCB" w:rsidP="00F60BCB">
      <w:pPr>
        <w:spacing w:after="0" w:line="240" w:lineRule="auto"/>
      </w:pPr>
      <w:r w:rsidRPr="00F60BCB">
        <w:rPr>
          <w:rFonts w:ascii="Times New Roman" w:eastAsiaTheme="minorHAnsi" w:hAnsi="Times New Roman"/>
          <w:iCs/>
          <w:sz w:val="20"/>
          <w:szCs w:val="20"/>
          <w:lang w:eastAsia="en-US"/>
        </w:rPr>
        <w:t xml:space="preserve">Percent differences were adjusted for age, site, race/ethnicity, education, dietary energy intake, smoking status, physical activity, menopausal status, and BMI in 1999/2000. Between Black and White women, the interaction term was borderline significant for </w:t>
      </w:r>
      <w:proofErr w:type="spellStart"/>
      <w:r w:rsidRPr="00F60BCB">
        <w:rPr>
          <w:rFonts w:ascii="Times New Roman" w:eastAsiaTheme="minorHAnsi" w:hAnsi="Times New Roman"/>
          <w:iCs/>
          <w:sz w:val="20"/>
          <w:szCs w:val="20"/>
          <w:lang w:eastAsia="en-US"/>
        </w:rPr>
        <w:t>MnBP</w:t>
      </w:r>
      <w:proofErr w:type="spellEnd"/>
      <w:r w:rsidRPr="00F60BCB">
        <w:rPr>
          <w:rFonts w:ascii="Times New Roman" w:eastAsiaTheme="minorHAnsi" w:hAnsi="Times New Roman"/>
          <w:iCs/>
          <w:sz w:val="20"/>
          <w:szCs w:val="20"/>
          <w:lang w:eastAsia="en-US"/>
        </w:rPr>
        <w:t xml:space="preserve"> (p-for-interaction = 0.11). Between Asian and White women, the interaction term was statistically significant for MEHP </w:t>
      </w:r>
      <w:ins w:id="574" w:author="Peng, Mia Qing" w:date="2022-11-26T00:02:00Z">
        <w:r w:rsidR="005B40F1">
          <w:rPr>
            <w:rFonts w:ascii="Times New Roman" w:eastAsiaTheme="minorHAnsi" w:hAnsi="Times New Roman"/>
            <w:iCs/>
            <w:sz w:val="20"/>
            <w:szCs w:val="20"/>
            <w:lang w:eastAsia="en-US"/>
          </w:rPr>
          <w:t xml:space="preserve">and </w:t>
        </w:r>
        <w:r w:rsidR="005B40F1" w:rsidRPr="00F60BCB">
          <w:rPr>
            <w:rFonts w:ascii="Times New Roman" w:eastAsiaTheme="minorHAnsi" w:hAnsi="Times New Roman" w:cs="Times New Roman"/>
            <w:iCs/>
            <w:sz w:val="20"/>
            <w:szCs w:val="20"/>
            <w:lang w:eastAsia="en-US"/>
          </w:rPr>
          <w:t>∑</w:t>
        </w:r>
        <w:r w:rsidR="005B40F1">
          <w:rPr>
            <w:rFonts w:ascii="Times New Roman" w:eastAsiaTheme="minorHAnsi" w:hAnsi="Times New Roman" w:cs="Times New Roman"/>
            <w:iCs/>
            <w:sz w:val="20"/>
            <w:szCs w:val="20"/>
            <w:lang w:eastAsia="en-US"/>
          </w:rPr>
          <w:t xml:space="preserve">HMW phthalates </w:t>
        </w:r>
      </w:ins>
      <w:r w:rsidRPr="00F60BCB">
        <w:rPr>
          <w:rFonts w:ascii="Times New Roman" w:eastAsiaTheme="minorHAnsi" w:hAnsi="Times New Roman"/>
          <w:iCs/>
          <w:sz w:val="20"/>
          <w:szCs w:val="20"/>
          <w:lang w:eastAsia="en-US"/>
        </w:rPr>
        <w:t>(p-for-interaction = 0.01</w:t>
      </w:r>
      <w:ins w:id="575" w:author="Peng, Mia Qing" w:date="2022-11-26T00:02:00Z">
        <w:r w:rsidR="005B40F1">
          <w:rPr>
            <w:rFonts w:ascii="Times New Roman" w:eastAsiaTheme="minorHAnsi" w:hAnsi="Times New Roman"/>
            <w:iCs/>
            <w:sz w:val="20"/>
            <w:szCs w:val="20"/>
            <w:lang w:eastAsia="en-US"/>
          </w:rPr>
          <w:t xml:space="preserve"> and 0.047, respectively</w:t>
        </w:r>
      </w:ins>
      <w:r w:rsidRPr="00F60BCB">
        <w:rPr>
          <w:rFonts w:ascii="Times New Roman" w:eastAsiaTheme="minorHAnsi" w:hAnsi="Times New Roman"/>
          <w:iCs/>
          <w:sz w:val="20"/>
          <w:szCs w:val="20"/>
          <w:lang w:eastAsia="en-US"/>
        </w:rPr>
        <w:t xml:space="preserve">) and borderline significant for MEOHP, MECPP, and </w:t>
      </w:r>
      <w:r w:rsidRPr="00F60BCB">
        <w:rPr>
          <w:rFonts w:ascii="Times New Roman" w:eastAsiaTheme="minorHAnsi" w:hAnsi="Times New Roman" w:cs="Times New Roman"/>
          <w:iCs/>
          <w:sz w:val="20"/>
          <w:szCs w:val="20"/>
          <w:lang w:eastAsia="en-US"/>
        </w:rPr>
        <w:t>∑</w:t>
      </w:r>
      <w:r w:rsidRPr="00F60BCB">
        <w:rPr>
          <w:rFonts w:ascii="Times New Roman" w:eastAsiaTheme="minorHAnsi" w:hAnsi="Times New Roman"/>
          <w:iCs/>
          <w:sz w:val="20"/>
          <w:szCs w:val="20"/>
          <w:lang w:eastAsia="en-US"/>
        </w:rPr>
        <w:t>DEHP (p-for-interaction all equaled 0.08).</w:t>
      </w:r>
      <w:r w:rsidRPr="00F60BCB">
        <w:rPr>
          <w:rFonts w:ascii="Times New Roman" w:eastAsia="Times New Roman" w:hAnsi="Times New Roman" w:cs="Times New Roman"/>
          <w:sz w:val="24"/>
          <w:szCs w:val="24"/>
        </w:rPr>
        <w:t xml:space="preserve"> </w:t>
      </w:r>
      <w:r w:rsidRPr="00F60BCB">
        <w:rPr>
          <w:rFonts w:ascii="Times New Roman" w:eastAsiaTheme="minorHAnsi" w:hAnsi="Times New Roman"/>
          <w:iCs/>
          <w:sz w:val="20"/>
          <w:szCs w:val="20"/>
          <w:lang w:eastAsia="en-US"/>
        </w:rPr>
        <w:t xml:space="preserve">∑LMW phthalates = molar sum of MEP, </w:t>
      </w:r>
      <w:proofErr w:type="spellStart"/>
      <w:r w:rsidRPr="00F60BCB">
        <w:rPr>
          <w:rFonts w:ascii="Times New Roman" w:eastAsiaTheme="minorHAnsi" w:hAnsi="Times New Roman"/>
          <w:iCs/>
          <w:sz w:val="20"/>
          <w:szCs w:val="20"/>
          <w:lang w:eastAsia="en-US"/>
        </w:rPr>
        <w:t>MnBP</w:t>
      </w:r>
      <w:proofErr w:type="spellEnd"/>
      <w:r w:rsidRPr="00F60BCB">
        <w:rPr>
          <w:rFonts w:ascii="Times New Roman" w:eastAsiaTheme="minorHAnsi" w:hAnsi="Times New Roman"/>
          <w:iCs/>
          <w:sz w:val="20"/>
          <w:szCs w:val="20"/>
          <w:lang w:eastAsia="en-US"/>
        </w:rPr>
        <w:t xml:space="preserve">, and </w:t>
      </w:r>
      <w:proofErr w:type="spellStart"/>
      <w:r w:rsidRPr="00F60BCB">
        <w:rPr>
          <w:rFonts w:ascii="Times New Roman" w:eastAsiaTheme="minorHAnsi" w:hAnsi="Times New Roman"/>
          <w:iCs/>
          <w:sz w:val="20"/>
          <w:szCs w:val="20"/>
          <w:lang w:eastAsia="en-US"/>
        </w:rPr>
        <w:t>MiBP</w:t>
      </w:r>
      <w:proofErr w:type="spellEnd"/>
      <w:r w:rsidRPr="00F60BCB">
        <w:rPr>
          <w:rFonts w:ascii="Times New Roman" w:eastAsiaTheme="minorHAnsi" w:hAnsi="Times New Roman"/>
          <w:iCs/>
          <w:sz w:val="20"/>
          <w:szCs w:val="20"/>
          <w:lang w:eastAsia="en-US"/>
        </w:rPr>
        <w:t xml:space="preserve">; ∑DEHP = molar sum of MEHP, MEHHP, MEOHP, and MECPP; ∑HMW phthalates = molar sum of </w:t>
      </w:r>
      <w:ins w:id="576" w:author="Peng, Mia Qing" w:date="2022-11-25T23:59:00Z">
        <w:r w:rsidR="005B40F1" w:rsidRPr="00F60BCB">
          <w:rPr>
            <w:rFonts w:ascii="Times New Roman" w:eastAsiaTheme="minorHAnsi" w:hAnsi="Times New Roman"/>
            <w:iCs/>
            <w:sz w:val="20"/>
            <w:szCs w:val="20"/>
            <w:lang w:eastAsia="en-US"/>
          </w:rPr>
          <w:t>MEHP, MEHHP, MEOHP, MECPP</w:t>
        </w:r>
        <w:r w:rsidR="005B40F1">
          <w:rPr>
            <w:rFonts w:ascii="Times New Roman" w:eastAsiaTheme="minorHAnsi" w:hAnsi="Times New Roman"/>
            <w:iCs/>
            <w:sz w:val="20"/>
            <w:szCs w:val="20"/>
            <w:lang w:eastAsia="en-US"/>
          </w:rPr>
          <w:t xml:space="preserve">, </w:t>
        </w:r>
      </w:ins>
      <w:proofErr w:type="spellStart"/>
      <w:r w:rsidRPr="00F60BCB">
        <w:rPr>
          <w:rFonts w:ascii="Times New Roman" w:eastAsiaTheme="minorHAnsi" w:hAnsi="Times New Roman"/>
          <w:iCs/>
          <w:sz w:val="20"/>
          <w:szCs w:val="20"/>
          <w:lang w:eastAsia="en-US"/>
        </w:rPr>
        <w:t>MBzP</w:t>
      </w:r>
      <w:proofErr w:type="spellEnd"/>
      <w:r w:rsidRPr="00F60BCB">
        <w:rPr>
          <w:rFonts w:ascii="Times New Roman" w:eastAsiaTheme="minorHAnsi" w:hAnsi="Times New Roman"/>
          <w:iCs/>
          <w:sz w:val="20"/>
          <w:szCs w:val="20"/>
          <w:lang w:eastAsia="en-US"/>
        </w:rPr>
        <w:t>, MCOP, MCNP, and MCPP.</w:t>
      </w:r>
    </w:p>
    <w:sectPr w:rsidR="00E9305A" w:rsidSect="00B94144">
      <w:pgSz w:w="15840" w:h="12240" w:orient="landscape"/>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6308D" w14:textId="77777777" w:rsidR="00C4651F" w:rsidRDefault="001A1E69">
      <w:pPr>
        <w:spacing w:after="0" w:line="240" w:lineRule="auto"/>
      </w:pPr>
      <w:r>
        <w:separator/>
      </w:r>
    </w:p>
  </w:endnote>
  <w:endnote w:type="continuationSeparator" w:id="0">
    <w:p w14:paraId="0B1AECB9" w14:textId="77777777" w:rsidR="00C4651F" w:rsidRDefault="001A1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14421"/>
      <w:docPartObj>
        <w:docPartGallery w:val="Page Numbers (Bottom of Page)"/>
        <w:docPartUnique/>
      </w:docPartObj>
    </w:sdtPr>
    <w:sdtEndPr>
      <w:rPr>
        <w:noProof/>
      </w:rPr>
    </w:sdtEndPr>
    <w:sdtContent>
      <w:p w14:paraId="6106447A" w14:textId="77777777" w:rsidR="009E488E" w:rsidRDefault="00B941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7DE3F2" w14:textId="77777777" w:rsidR="009E488E" w:rsidRDefault="00815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CB607" w14:textId="77777777" w:rsidR="00C4651F" w:rsidRDefault="001A1E69">
      <w:pPr>
        <w:spacing w:after="0" w:line="240" w:lineRule="auto"/>
      </w:pPr>
      <w:r>
        <w:separator/>
      </w:r>
    </w:p>
  </w:footnote>
  <w:footnote w:type="continuationSeparator" w:id="0">
    <w:p w14:paraId="395B162E" w14:textId="77777777" w:rsidR="00C4651F" w:rsidRDefault="001A1E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49B6"/>
    <w:multiLevelType w:val="hybridMultilevel"/>
    <w:tmpl w:val="3028B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677A10"/>
    <w:multiLevelType w:val="hybridMultilevel"/>
    <w:tmpl w:val="2634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C0F62"/>
    <w:multiLevelType w:val="hybridMultilevel"/>
    <w:tmpl w:val="2490EBF0"/>
    <w:lvl w:ilvl="0" w:tplc="D31ECAF8">
      <w:start w:val="1"/>
      <w:numFmt w:val="decimal"/>
      <w:lvlText w:val="%1."/>
      <w:lvlJc w:val="left"/>
      <w:pPr>
        <w:ind w:left="81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B552A"/>
    <w:multiLevelType w:val="hybridMultilevel"/>
    <w:tmpl w:val="CDA4A404"/>
    <w:lvl w:ilvl="0" w:tplc="3B4C40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40903E2"/>
    <w:multiLevelType w:val="hybridMultilevel"/>
    <w:tmpl w:val="56185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BB2FD1"/>
    <w:multiLevelType w:val="hybridMultilevel"/>
    <w:tmpl w:val="46185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C7514B"/>
    <w:multiLevelType w:val="hybridMultilevel"/>
    <w:tmpl w:val="00145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6459286">
    <w:abstractNumId w:val="4"/>
  </w:num>
  <w:num w:numId="2" w16cid:durableId="1702126974">
    <w:abstractNumId w:val="1"/>
  </w:num>
  <w:num w:numId="3" w16cid:durableId="1683241501">
    <w:abstractNumId w:val="0"/>
  </w:num>
  <w:num w:numId="4" w16cid:durableId="535168054">
    <w:abstractNumId w:val="6"/>
  </w:num>
  <w:num w:numId="5" w16cid:durableId="784888046">
    <w:abstractNumId w:val="5"/>
  </w:num>
  <w:num w:numId="6" w16cid:durableId="921766254">
    <w:abstractNumId w:val="2"/>
  </w:num>
  <w:num w:numId="7" w16cid:durableId="18041534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ng, Mia Qing">
    <w15:presenceInfo w15:providerId="None" w15:userId="Peng, Mia Q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CB"/>
    <w:rsid w:val="0003584F"/>
    <w:rsid w:val="00093301"/>
    <w:rsid w:val="0015397A"/>
    <w:rsid w:val="001A1E69"/>
    <w:rsid w:val="00215B5A"/>
    <w:rsid w:val="00216BCB"/>
    <w:rsid w:val="0028032D"/>
    <w:rsid w:val="00294B99"/>
    <w:rsid w:val="003C504A"/>
    <w:rsid w:val="004B4AB7"/>
    <w:rsid w:val="00507823"/>
    <w:rsid w:val="00544D71"/>
    <w:rsid w:val="005848FB"/>
    <w:rsid w:val="005B40F1"/>
    <w:rsid w:val="005C766F"/>
    <w:rsid w:val="00610238"/>
    <w:rsid w:val="006475AE"/>
    <w:rsid w:val="006874C1"/>
    <w:rsid w:val="0070080A"/>
    <w:rsid w:val="00700D8B"/>
    <w:rsid w:val="00710E3F"/>
    <w:rsid w:val="00721D81"/>
    <w:rsid w:val="007601EC"/>
    <w:rsid w:val="00782D1E"/>
    <w:rsid w:val="007B0379"/>
    <w:rsid w:val="007D03FD"/>
    <w:rsid w:val="007E7410"/>
    <w:rsid w:val="00815CFC"/>
    <w:rsid w:val="008D12AB"/>
    <w:rsid w:val="009935DD"/>
    <w:rsid w:val="00A812D1"/>
    <w:rsid w:val="00AE18B2"/>
    <w:rsid w:val="00B94144"/>
    <w:rsid w:val="00BE43B3"/>
    <w:rsid w:val="00BF0DC3"/>
    <w:rsid w:val="00C32EE3"/>
    <w:rsid w:val="00C4651F"/>
    <w:rsid w:val="00CC6A14"/>
    <w:rsid w:val="00D15A46"/>
    <w:rsid w:val="00D5647F"/>
    <w:rsid w:val="00D95499"/>
    <w:rsid w:val="00DB4E95"/>
    <w:rsid w:val="00E46D42"/>
    <w:rsid w:val="00E9305A"/>
    <w:rsid w:val="00EA0870"/>
    <w:rsid w:val="00F60B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A778836"/>
  <w15:chartTrackingRefBased/>
  <w15:docId w15:val="{D4EA15F5-5BCB-4A13-A77C-A035CA696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BCB"/>
    <w:pPr>
      <w:keepNext/>
      <w:keepLines/>
      <w:spacing w:before="240" w:after="0"/>
      <w:outlineLvl w:val="0"/>
    </w:pPr>
    <w:rPr>
      <w:rFonts w:ascii="Times New Roman" w:eastAsiaTheme="majorEastAsia" w:hAnsi="Times New Roman" w:cstheme="majorBidi"/>
      <w:b/>
      <w:sz w:val="24"/>
      <w:szCs w:val="32"/>
      <w:lang w:eastAsia="en-US"/>
    </w:rPr>
  </w:style>
  <w:style w:type="paragraph" w:styleId="Heading2">
    <w:name w:val="heading 2"/>
    <w:basedOn w:val="Normal"/>
    <w:next w:val="Normal"/>
    <w:link w:val="Heading2Char"/>
    <w:uiPriority w:val="9"/>
    <w:unhideWhenUsed/>
    <w:qFormat/>
    <w:rsid w:val="00F60BCB"/>
    <w:pPr>
      <w:keepNext/>
      <w:keepLines/>
      <w:spacing w:before="40" w:after="0"/>
      <w:outlineLvl w:val="1"/>
    </w:pPr>
    <w:rPr>
      <w:rFonts w:ascii="Times New Roman" w:eastAsiaTheme="majorEastAsia" w:hAnsi="Times New Roman" w:cstheme="majorBidi"/>
      <w:b/>
      <w:sz w:val="24"/>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BCB"/>
    <w:rPr>
      <w:rFonts w:ascii="Times New Roman" w:eastAsiaTheme="majorEastAsia" w:hAnsi="Times New Roman" w:cstheme="majorBidi"/>
      <w:b/>
      <w:sz w:val="24"/>
      <w:szCs w:val="32"/>
      <w:lang w:eastAsia="en-US"/>
    </w:rPr>
  </w:style>
  <w:style w:type="character" w:customStyle="1" w:styleId="Heading2Char">
    <w:name w:val="Heading 2 Char"/>
    <w:basedOn w:val="DefaultParagraphFont"/>
    <w:link w:val="Heading2"/>
    <w:uiPriority w:val="9"/>
    <w:rsid w:val="00F60BCB"/>
    <w:rPr>
      <w:rFonts w:ascii="Times New Roman" w:eastAsiaTheme="majorEastAsia" w:hAnsi="Times New Roman" w:cstheme="majorBidi"/>
      <w:b/>
      <w:sz w:val="24"/>
      <w:szCs w:val="26"/>
      <w:lang w:eastAsia="en-US"/>
    </w:rPr>
  </w:style>
  <w:style w:type="numbering" w:customStyle="1" w:styleId="NoList1">
    <w:name w:val="No List1"/>
    <w:next w:val="NoList"/>
    <w:uiPriority w:val="99"/>
    <w:semiHidden/>
    <w:unhideWhenUsed/>
    <w:rsid w:val="00F60BCB"/>
  </w:style>
  <w:style w:type="paragraph" w:styleId="Header">
    <w:name w:val="header"/>
    <w:basedOn w:val="Normal"/>
    <w:link w:val="HeaderChar"/>
    <w:uiPriority w:val="99"/>
    <w:unhideWhenUsed/>
    <w:rsid w:val="00F60BCB"/>
    <w:pPr>
      <w:tabs>
        <w:tab w:val="center" w:pos="4680"/>
        <w:tab w:val="right" w:pos="9360"/>
      </w:tabs>
      <w:spacing w:after="0" w:line="240" w:lineRule="auto"/>
    </w:pPr>
    <w:rPr>
      <w:rFonts w:ascii="Times New Roman" w:eastAsiaTheme="minorHAnsi" w:hAnsi="Times New Roman"/>
      <w:sz w:val="24"/>
      <w:lang w:eastAsia="en-US"/>
    </w:rPr>
  </w:style>
  <w:style w:type="character" w:customStyle="1" w:styleId="HeaderChar">
    <w:name w:val="Header Char"/>
    <w:basedOn w:val="DefaultParagraphFont"/>
    <w:link w:val="Header"/>
    <w:uiPriority w:val="99"/>
    <w:rsid w:val="00F60BCB"/>
    <w:rPr>
      <w:rFonts w:ascii="Times New Roman" w:eastAsiaTheme="minorHAnsi" w:hAnsi="Times New Roman"/>
      <w:sz w:val="24"/>
      <w:lang w:eastAsia="en-US"/>
    </w:rPr>
  </w:style>
  <w:style w:type="paragraph" w:styleId="Footer">
    <w:name w:val="footer"/>
    <w:basedOn w:val="Normal"/>
    <w:link w:val="FooterChar"/>
    <w:uiPriority w:val="99"/>
    <w:unhideWhenUsed/>
    <w:rsid w:val="00F60BCB"/>
    <w:pPr>
      <w:tabs>
        <w:tab w:val="center" w:pos="4680"/>
        <w:tab w:val="right" w:pos="9360"/>
      </w:tabs>
      <w:spacing w:after="0" w:line="240" w:lineRule="auto"/>
    </w:pPr>
    <w:rPr>
      <w:rFonts w:ascii="Times New Roman" w:eastAsiaTheme="minorHAnsi" w:hAnsi="Times New Roman"/>
      <w:sz w:val="24"/>
      <w:lang w:eastAsia="en-US"/>
    </w:rPr>
  </w:style>
  <w:style w:type="character" w:customStyle="1" w:styleId="FooterChar">
    <w:name w:val="Footer Char"/>
    <w:basedOn w:val="DefaultParagraphFont"/>
    <w:link w:val="Footer"/>
    <w:uiPriority w:val="99"/>
    <w:rsid w:val="00F60BCB"/>
    <w:rPr>
      <w:rFonts w:ascii="Times New Roman" w:eastAsiaTheme="minorHAnsi" w:hAnsi="Times New Roman"/>
      <w:sz w:val="24"/>
      <w:lang w:eastAsia="en-US"/>
    </w:rPr>
  </w:style>
  <w:style w:type="paragraph" w:styleId="ListParagraph">
    <w:name w:val="List Paragraph"/>
    <w:basedOn w:val="Normal"/>
    <w:uiPriority w:val="34"/>
    <w:qFormat/>
    <w:rsid w:val="00F60BCB"/>
    <w:pPr>
      <w:ind w:left="720"/>
      <w:contextualSpacing/>
    </w:pPr>
    <w:rPr>
      <w:rFonts w:ascii="Times New Roman" w:eastAsiaTheme="minorHAnsi" w:hAnsi="Times New Roman"/>
      <w:sz w:val="24"/>
      <w:lang w:eastAsia="en-US"/>
    </w:rPr>
  </w:style>
  <w:style w:type="character" w:styleId="CommentReference">
    <w:name w:val="annotation reference"/>
    <w:basedOn w:val="DefaultParagraphFont"/>
    <w:uiPriority w:val="99"/>
    <w:semiHidden/>
    <w:unhideWhenUsed/>
    <w:rsid w:val="00F60BCB"/>
    <w:rPr>
      <w:sz w:val="16"/>
      <w:szCs w:val="16"/>
    </w:rPr>
  </w:style>
  <w:style w:type="paragraph" w:styleId="CommentText">
    <w:name w:val="annotation text"/>
    <w:basedOn w:val="Normal"/>
    <w:link w:val="CommentTextChar"/>
    <w:uiPriority w:val="99"/>
    <w:unhideWhenUsed/>
    <w:rsid w:val="00F60BCB"/>
    <w:pPr>
      <w:spacing w:line="240" w:lineRule="auto"/>
    </w:pPr>
    <w:rPr>
      <w:rFonts w:ascii="Times New Roman" w:eastAsiaTheme="minorHAnsi" w:hAnsi="Times New Roman"/>
      <w:sz w:val="20"/>
      <w:szCs w:val="20"/>
      <w:lang w:eastAsia="en-US"/>
    </w:rPr>
  </w:style>
  <w:style w:type="character" w:customStyle="1" w:styleId="CommentTextChar">
    <w:name w:val="Comment Text Char"/>
    <w:basedOn w:val="DefaultParagraphFont"/>
    <w:link w:val="CommentText"/>
    <w:uiPriority w:val="99"/>
    <w:rsid w:val="00F60BCB"/>
    <w:rPr>
      <w:rFonts w:ascii="Times New Roman" w:eastAsiaTheme="minorHAnsi" w:hAnsi="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60BCB"/>
    <w:rPr>
      <w:b/>
      <w:bCs/>
    </w:rPr>
  </w:style>
  <w:style w:type="character" w:customStyle="1" w:styleId="CommentSubjectChar">
    <w:name w:val="Comment Subject Char"/>
    <w:basedOn w:val="CommentTextChar"/>
    <w:link w:val="CommentSubject"/>
    <w:uiPriority w:val="99"/>
    <w:semiHidden/>
    <w:rsid w:val="00F60BCB"/>
    <w:rPr>
      <w:rFonts w:ascii="Times New Roman" w:eastAsiaTheme="minorHAnsi" w:hAnsi="Times New Roman"/>
      <w:b/>
      <w:bCs/>
      <w:sz w:val="20"/>
      <w:szCs w:val="20"/>
      <w:lang w:eastAsia="en-US"/>
    </w:rPr>
  </w:style>
  <w:style w:type="character" w:styleId="PlaceholderText">
    <w:name w:val="Placeholder Text"/>
    <w:basedOn w:val="DefaultParagraphFont"/>
    <w:uiPriority w:val="99"/>
    <w:semiHidden/>
    <w:rsid w:val="00F60BCB"/>
    <w:rPr>
      <w:color w:val="808080"/>
    </w:rPr>
  </w:style>
  <w:style w:type="paragraph" w:styleId="Bibliography">
    <w:name w:val="Bibliography"/>
    <w:basedOn w:val="Normal"/>
    <w:next w:val="Normal"/>
    <w:uiPriority w:val="37"/>
    <w:unhideWhenUsed/>
    <w:rsid w:val="00F60BCB"/>
    <w:pPr>
      <w:tabs>
        <w:tab w:val="left" w:pos="504"/>
      </w:tabs>
      <w:spacing w:after="240" w:line="240" w:lineRule="auto"/>
      <w:ind w:left="504" w:hanging="504"/>
    </w:pPr>
    <w:rPr>
      <w:rFonts w:ascii="Times New Roman" w:eastAsiaTheme="minorHAnsi" w:hAnsi="Times New Roman"/>
      <w:sz w:val="24"/>
      <w:lang w:eastAsia="en-US"/>
    </w:rPr>
  </w:style>
  <w:style w:type="paragraph" w:styleId="Revision">
    <w:name w:val="Revision"/>
    <w:hidden/>
    <w:uiPriority w:val="99"/>
    <w:semiHidden/>
    <w:rsid w:val="00F60BCB"/>
    <w:pPr>
      <w:spacing w:after="0" w:line="240" w:lineRule="auto"/>
    </w:pPr>
    <w:rPr>
      <w:rFonts w:ascii="Times New Roman" w:eastAsiaTheme="minorHAnsi" w:hAnsi="Times New Roman"/>
      <w:sz w:val="24"/>
      <w:lang w:eastAsia="en-US"/>
    </w:rPr>
  </w:style>
  <w:style w:type="character" w:styleId="Hyperlink">
    <w:name w:val="Hyperlink"/>
    <w:basedOn w:val="DefaultParagraphFont"/>
    <w:uiPriority w:val="99"/>
    <w:unhideWhenUsed/>
    <w:rsid w:val="00F60BCB"/>
    <w:rPr>
      <w:color w:val="0563C1" w:themeColor="hyperlink"/>
      <w:u w:val="single"/>
    </w:rPr>
  </w:style>
  <w:style w:type="character" w:styleId="UnresolvedMention">
    <w:name w:val="Unresolved Mention"/>
    <w:basedOn w:val="DefaultParagraphFont"/>
    <w:uiPriority w:val="99"/>
    <w:semiHidden/>
    <w:unhideWhenUsed/>
    <w:rsid w:val="00F60BCB"/>
    <w:rPr>
      <w:color w:val="605E5C"/>
      <w:shd w:val="clear" w:color="auto" w:fill="E1DFDD"/>
    </w:rPr>
  </w:style>
  <w:style w:type="table" w:styleId="TableGrid">
    <w:name w:val="Table Grid"/>
    <w:basedOn w:val="TableNormal"/>
    <w:uiPriority w:val="39"/>
    <w:rsid w:val="00F60B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F60BCB"/>
  </w:style>
  <w:style w:type="table" w:customStyle="1" w:styleId="TableGrid1">
    <w:name w:val="Table Grid1"/>
    <w:basedOn w:val="TableNormal"/>
    <w:next w:val="TableGrid"/>
    <w:uiPriority w:val="39"/>
    <w:rsid w:val="00F60BC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60BCB"/>
    <w:pPr>
      <w:spacing w:after="200" w:line="240" w:lineRule="auto"/>
    </w:pPr>
    <w:rPr>
      <w:rFonts w:ascii="Times New Roman" w:eastAsiaTheme="minorHAnsi" w:hAnsi="Times New Roman"/>
      <w:iCs/>
      <w:sz w:val="24"/>
      <w:szCs w:val="18"/>
      <w:lang w:eastAsia="en-US"/>
    </w:rPr>
  </w:style>
  <w:style w:type="paragraph" w:styleId="TableofFigures">
    <w:name w:val="table of figures"/>
    <w:basedOn w:val="Normal"/>
    <w:next w:val="Normal"/>
    <w:uiPriority w:val="99"/>
    <w:unhideWhenUsed/>
    <w:rsid w:val="00F60BCB"/>
    <w:pPr>
      <w:spacing w:after="0"/>
    </w:pPr>
    <w:rPr>
      <w:rFonts w:eastAsiaTheme="minorHAnsi"/>
      <w:lang w:eastAsia="en-US"/>
    </w:rPr>
  </w:style>
  <w:style w:type="character" w:styleId="LineNumber">
    <w:name w:val="line number"/>
    <w:basedOn w:val="DefaultParagraphFont"/>
    <w:uiPriority w:val="99"/>
    <w:semiHidden/>
    <w:unhideWhenUsed/>
    <w:rsid w:val="00B94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21</Pages>
  <Words>5669</Words>
  <Characters>32319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Mia Qing</dc:creator>
  <cp:keywords/>
  <dc:description/>
  <cp:lastModifiedBy>Peng, Mia Qing</cp:lastModifiedBy>
  <cp:revision>18</cp:revision>
  <dcterms:created xsi:type="dcterms:W3CDTF">2022-10-30T20:47:00Z</dcterms:created>
  <dcterms:modified xsi:type="dcterms:W3CDTF">2022-11-26T07:03:00Z</dcterms:modified>
</cp:coreProperties>
</file>